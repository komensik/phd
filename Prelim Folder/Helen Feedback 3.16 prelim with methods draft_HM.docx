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092FE960" w14:textId="77777777" w:rsidR="00A2270B" w:rsidRDefault="00A2270B" w:rsidP="00A2270B">
      <w:pPr>
        <w:rPr>
          <w:rFonts w:ascii="Times New Roman" w:hAnsi="Times New Roman"/>
          <w:b/>
          <w:bCs/>
          <w:color w:val="212121"/>
        </w:rPr>
      </w:pPr>
    </w:p>
    <w:p w14:paraId="7C4A2EA8" w14:textId="77777777" w:rsidR="001A070E" w:rsidRDefault="001A070E" w:rsidP="00A2270B">
      <w:pPr>
        <w:rPr>
          <w:rFonts w:ascii="Times New Roman" w:hAnsi="Times New Roman"/>
          <w:color w:val="212121"/>
        </w:rPr>
      </w:pPr>
    </w:p>
    <w:p w14:paraId="05524A1A" w14:textId="072184BA" w:rsidR="001A070E" w:rsidRPr="008E183C" w:rsidRDefault="008E183C" w:rsidP="00600F90">
      <w:pPr>
        <w:spacing w:line="360" w:lineRule="auto"/>
        <w:rPr>
          <w:rFonts w:ascii="Times New Roman" w:hAnsi="Times New Roman"/>
          <w:color w:val="212121"/>
        </w:rPr>
      </w:pPr>
      <w:commentRangeStart w:id="0"/>
      <w:r>
        <w:rPr>
          <w:rFonts w:ascii="Times New Roman" w:hAnsi="Times New Roman"/>
          <w:color w:val="212121"/>
        </w:rPr>
        <w:t xml:space="preserve">Since Michelle Alexander’s </w:t>
      </w:r>
      <w:r>
        <w:rPr>
          <w:rFonts w:ascii="Times New Roman" w:hAnsi="Times New Roman"/>
          <w:i/>
          <w:iCs/>
          <w:color w:val="212121"/>
        </w:rPr>
        <w:t>The New Jim Crow</w:t>
      </w:r>
      <w:r>
        <w:rPr>
          <w:rFonts w:ascii="Times New Roman" w:hAnsi="Times New Roman"/>
          <w:color w:val="212121"/>
        </w:rPr>
        <w:t xml:space="preserve"> (2010) linked tough-on-crime policies and hyper-incarceration to racially-motivated social control, </w:t>
      </w:r>
      <w:commentRangeEnd w:id="0"/>
      <w:r>
        <w:rPr>
          <w:rStyle w:val="CommentReference"/>
        </w:rPr>
        <w:commentReference w:id="0"/>
      </w:r>
      <w:r w:rsidR="00922E75">
        <w:rPr>
          <w:rFonts w:ascii="Times New Roman" w:hAnsi="Times New Roman"/>
          <w:color w:val="212121"/>
        </w:rPr>
        <w:t>a policy feedback literature has established that contact with the criminal legal system can bolster or stymie political engagement, foment government distrust, and alter narratives about one’s own civic standing (</w:t>
      </w:r>
      <w:r w:rsidR="00C71FAA">
        <w:rPr>
          <w:rFonts w:ascii="Times New Roman" w:hAnsi="Times New Roman"/>
          <w:color w:val="212121"/>
        </w:rPr>
        <w:t>Lerman and Weaver 2010, Owens 2014, Burch 2011, 2014, White 2019, Walker 2020</w:t>
      </w:r>
      <w:r w:rsidR="00922E75">
        <w:rPr>
          <w:rFonts w:ascii="Times New Roman" w:hAnsi="Times New Roman"/>
          <w:color w:val="212121"/>
        </w:rPr>
        <w:t xml:space="preserve">). While </w:t>
      </w:r>
      <w:proofErr w:type="gramStart"/>
      <w:r w:rsidR="00922E75">
        <w:rPr>
          <w:rFonts w:ascii="Times New Roman" w:hAnsi="Times New Roman"/>
          <w:color w:val="212121"/>
        </w:rPr>
        <w:t>an interrelated</w:t>
      </w:r>
      <w:proofErr w:type="gramEnd"/>
      <w:r w:rsidR="00922E75">
        <w:rPr>
          <w:rFonts w:ascii="Times New Roman" w:hAnsi="Times New Roman"/>
          <w:color w:val="212121"/>
        </w:rPr>
        <w:t xml:space="preserve"> literature has established that institutions and policies shape perceptions of what targets of policy deserve (citations), both literatures leave open the question of </w:t>
      </w:r>
      <w:commentRangeStart w:id="1"/>
      <w:r w:rsidR="00922E75">
        <w:rPr>
          <w:rFonts w:ascii="Times New Roman" w:hAnsi="Times New Roman"/>
          <w:color w:val="212121"/>
        </w:rPr>
        <w:t xml:space="preserve">how </w:t>
      </w:r>
      <w:r w:rsidR="00C71FAA">
        <w:rPr>
          <w:rFonts w:ascii="Times New Roman" w:hAnsi="Times New Roman"/>
          <w:color w:val="212121"/>
        </w:rPr>
        <w:t xml:space="preserve">contact with the </w:t>
      </w:r>
      <w:r w:rsidR="00922E75">
        <w:rPr>
          <w:rFonts w:ascii="Times New Roman" w:hAnsi="Times New Roman"/>
          <w:color w:val="212121"/>
        </w:rPr>
        <w:t xml:space="preserve">criminal legal </w:t>
      </w:r>
      <w:commentRangeEnd w:id="1"/>
      <w:r w:rsidR="00CA0A87">
        <w:rPr>
          <w:rStyle w:val="CommentReference"/>
        </w:rPr>
        <w:commentReference w:id="1"/>
      </w:r>
      <w:r w:rsidR="00922E75">
        <w:rPr>
          <w:rFonts w:ascii="Times New Roman" w:hAnsi="Times New Roman"/>
          <w:color w:val="212121"/>
        </w:rPr>
        <w:t xml:space="preserve">shapes perceptions of what </w:t>
      </w:r>
      <w:r w:rsidR="00C71FAA">
        <w:rPr>
          <w:rFonts w:ascii="Times New Roman" w:hAnsi="Times New Roman"/>
          <w:color w:val="212121"/>
        </w:rPr>
        <w:t xml:space="preserve">its </w:t>
      </w:r>
      <w:r w:rsidR="00922E75" w:rsidRPr="00C71FAA">
        <w:rPr>
          <w:rFonts w:ascii="Times New Roman" w:hAnsi="Times New Roman"/>
          <w:color w:val="212121"/>
        </w:rPr>
        <w:t>targets</w:t>
      </w:r>
      <w:r w:rsidR="00922E75">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and incarceration – but leave open the question of </w:t>
      </w:r>
      <w:proofErr w:type="gramStart"/>
      <w:r w:rsidR="00E371A9">
        <w:rPr>
          <w:rFonts w:ascii="Times New Roman" w:hAnsi="Times New Roman"/>
          <w:color w:val="212121"/>
        </w:rPr>
        <w:t>feedbacks</w:t>
      </w:r>
      <w:proofErr w:type="gramEnd"/>
      <w:r w:rsidR="00E371A9">
        <w:rPr>
          <w:rFonts w:ascii="Times New Roman" w:hAnsi="Times New Roman"/>
          <w:color w:val="212121"/>
        </w:rPr>
        <w:t xml:space="preserve"> experienced and perceptions of target deservingness held by those who interact with the system as </w:t>
      </w:r>
      <w:commentRangeStart w:id="2"/>
      <w:r w:rsidR="00E371A9">
        <w:rPr>
          <w:rFonts w:ascii="Times New Roman" w:hAnsi="Times New Roman"/>
          <w:color w:val="212121"/>
        </w:rPr>
        <w:t>victims</w:t>
      </w:r>
      <w:commentRangeEnd w:id="2"/>
      <w:r w:rsidR="00CA0A87">
        <w:rPr>
          <w:rStyle w:val="CommentReference"/>
        </w:rPr>
        <w:commentReference w:id="2"/>
      </w:r>
      <w:r w:rsidR="00E371A9">
        <w:rPr>
          <w:rFonts w:ascii="Times New Roman" w:hAnsi="Times New Roman"/>
          <w:color w:val="212121"/>
        </w:rPr>
        <w:t>.</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025246FF" w:rsidR="00A2270B" w:rsidRDefault="00A2270B" w:rsidP="00600F90">
      <w:pPr>
        <w:spacing w:line="360" w:lineRule="auto"/>
        <w:rPr>
          <w:rFonts w:ascii="Times New Roman" w:hAnsi="Times New Roman"/>
          <w:color w:val="212121"/>
        </w:rPr>
      </w:pPr>
      <w:commentRangeStart w:id="3"/>
      <w:r>
        <w:rPr>
          <w:rFonts w:ascii="Times New Roman" w:hAnsi="Times New Roman"/>
          <w:color w:val="212121"/>
        </w:rPr>
        <w:t>In the criminal legal domain, perceptions of deservingness have myriad real-world consequences</w:t>
      </w:r>
      <w:commentRangeEnd w:id="3"/>
      <w:r>
        <w:rPr>
          <w:rStyle w:val="CommentReference"/>
        </w:rPr>
        <w:commentReference w:id="3"/>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 xml:space="preserve">capacity to </w:t>
      </w:r>
      <w:commentRangeStart w:id="4"/>
      <w:r w:rsidR="00D45B27">
        <w:rPr>
          <w:rFonts w:ascii="Times New Roman" w:hAnsi="Times New Roman"/>
          <w:color w:val="212121"/>
        </w:rPr>
        <w:t>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commentRangeEnd w:id="4"/>
      <w:r w:rsidR="00CA0A87">
        <w:rPr>
          <w:rStyle w:val="CommentReference"/>
        </w:rPr>
        <w:commentReference w:id="4"/>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However,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19C501DB" w:rsidR="00865EEC" w:rsidRDefault="00D45B27" w:rsidP="00600F90">
      <w:pPr>
        <w:spacing w:line="360" w:lineRule="auto"/>
        <w:rPr>
          <w:rFonts w:ascii="Times New Roman" w:hAnsi="Times New Roman"/>
          <w:color w:val="212121"/>
        </w:rPr>
      </w:pPr>
      <w:commentRangeStart w:id="5"/>
      <w:r>
        <w:rPr>
          <w:rFonts w:ascii="Times New Roman" w:hAnsi="Times New Roman"/>
          <w:color w:val="212121"/>
        </w:rPr>
        <w:t xml:space="preserve">In this paper, I ask how </w:t>
      </w:r>
      <w:r w:rsidR="00865EEC">
        <w:rPr>
          <w:rFonts w:ascii="Times New Roman" w:hAnsi="Times New Roman"/>
          <w:color w:val="212121"/>
        </w:rPr>
        <w:t>experiences of incarceration and victimization shape perceptions of what incarcerated people deserve</w:t>
      </w:r>
      <w:r>
        <w:rPr>
          <w:rFonts w:ascii="Times New Roman" w:hAnsi="Times New Roman"/>
          <w:color w:val="212121"/>
        </w:rPr>
        <w:t>, and whether</w:t>
      </w:r>
      <w:r w:rsidR="00865EEC">
        <w:rPr>
          <w:rFonts w:ascii="Times New Roman" w:hAnsi="Times New Roman"/>
          <w:color w:val="212121"/>
        </w:rPr>
        <w:t xml:space="preserve"> these perceptions translate to opinions on prison policy</w:t>
      </w:r>
      <w:r>
        <w:rPr>
          <w:rFonts w:ascii="Times New Roman" w:hAnsi="Times New Roman"/>
          <w:color w:val="212121"/>
        </w:rPr>
        <w:t>.</w:t>
      </w:r>
      <w:r w:rsidR="00865EEC">
        <w:rPr>
          <w:rFonts w:ascii="Times New Roman" w:hAnsi="Times New Roman"/>
          <w:color w:val="212121"/>
        </w:rPr>
        <w:t xml:space="preserve"> </w:t>
      </w:r>
      <w:commentRangeEnd w:id="5"/>
      <w:r w:rsidR="00CA0A87">
        <w:rPr>
          <w:rStyle w:val="CommentReference"/>
        </w:rPr>
        <w:commentReference w:id="5"/>
      </w:r>
      <w:r>
        <w:rPr>
          <w:rFonts w:ascii="Times New Roman" w:hAnsi="Times New Roman"/>
          <w:color w:val="212121"/>
        </w:rPr>
        <w:t xml:space="preserve">In doing so, I </w:t>
      </w:r>
      <w:r w:rsidR="00865EEC">
        <w:rPr>
          <w:rFonts w:ascii="Times New Roman" w:hAnsi="Times New Roman"/>
          <w:color w:val="212121"/>
        </w:rPr>
        <w:t xml:space="preserve">seek to connect </w:t>
      </w:r>
      <w:proofErr w:type="gramStart"/>
      <w:r w:rsidR="00865EEC">
        <w:rPr>
          <w:rFonts w:ascii="Times New Roman" w:hAnsi="Times New Roman"/>
          <w:color w:val="212121"/>
        </w:rPr>
        <w:t>literatures</w:t>
      </w:r>
      <w:proofErr w:type="gramEnd"/>
      <w:r w:rsidR="00865EEC">
        <w:rPr>
          <w:rFonts w:ascii="Times New Roman" w:hAnsi="Times New Roman"/>
          <w:color w:val="212121"/>
        </w:rPr>
        <w:t xml:space="preserve">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w:t>
      </w:r>
      <w:ins w:id="6" w:author="Helen Milojevich, Ph.D." w:date="2025-03-18T09:30:00Z" w16du:dateUtc="2025-03-18T13:30:00Z">
        <w:r w:rsidR="00CA0A87">
          <w:rPr>
            <w:rFonts w:ascii="Times New Roman" w:hAnsi="Times New Roman"/>
            <w:color w:val="212121"/>
          </w:rPr>
          <w:t>s</w:t>
        </w:r>
      </w:ins>
      <w:r w:rsidR="002B43E8" w:rsidRPr="00FE4CDE">
        <w:rPr>
          <w:rFonts w:ascii="Times New Roman" w:hAnsi="Times New Roman"/>
          <w:color w:val="212121"/>
        </w:rPr>
        <w:t xml:space="preserve">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579C292F" w:rsidR="00A2270B"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 xml:space="preserve">In forming opinions about policy and deciding what inequalities are </w:t>
      </w:r>
      <w:r w:rsidR="00802BC7">
        <w:rPr>
          <w:rFonts w:ascii="Times New Roman" w:hAnsi="Times New Roman"/>
          <w:color w:val="212121"/>
        </w:rPr>
        <w:lastRenderedPageBreak/>
        <w:t>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commentRangeStart w:id="7"/>
      <w:r w:rsidRPr="00BB73F5">
        <w:rPr>
          <w:rFonts w:ascii="Times New Roman" w:hAnsi="Times New Roman"/>
          <w:color w:val="212121"/>
        </w:rPr>
        <w:t>Theoretically</w:t>
      </w:r>
      <w:commentRangeEnd w:id="7"/>
      <w:r w:rsidR="000A5A4B" w:rsidRPr="00BB73F5">
        <w:rPr>
          <w:rStyle w:val="CommentReference"/>
        </w:rPr>
        <w:commentReference w:id="7"/>
      </w:r>
      <w:r w:rsidRPr="00BB73F5">
        <w:rPr>
          <w:rFonts w:ascii="Times New Roman" w:hAnsi="Times New Roman"/>
          <w:color w:val="212121"/>
        </w:rPr>
        <w:t>,</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w:t>
      </w:r>
      <w:ins w:id="8" w:author="Helen Milojevich, Ph.D." w:date="2025-03-18T09:31:00Z" w16du:dateUtc="2025-03-18T13:31:00Z">
        <w:r w:rsidR="00CA0A87">
          <w:rPr>
            <w:rFonts w:ascii="Times New Roman" w:hAnsi="Times New Roman"/>
            <w:color w:val="212121"/>
          </w:rPr>
          <w:t xml:space="preserve"> are</w:t>
        </w:r>
      </w:ins>
      <w:r w:rsidRPr="00BB73F5">
        <w:rPr>
          <w:rFonts w:ascii="Times New Roman" w:hAnsi="Times New Roman"/>
          <w:color w:val="212121"/>
        </w:rPr>
        <w:t xml:space="preserve">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739B9787" w:rsidR="00BB73F5" w:rsidRPr="00C14126" w:rsidRDefault="00C14126" w:rsidP="00600F90">
      <w:pPr>
        <w:spacing w:line="360" w:lineRule="auto"/>
        <w:rPr>
          <w:rFonts w:ascii="Times New Roman" w:hAnsi="Times New Roman"/>
          <w:color w:val="212121"/>
        </w:rPr>
      </w:pPr>
      <w:r>
        <w:rPr>
          <w:rFonts w:ascii="Times New Roman" w:hAnsi="Times New Roman"/>
          <w:color w:val="212121"/>
        </w:rPr>
        <w:t>Here, I suggest that this loop between policy design and the messages it transmits about what it’s targets deserve may be interrupted for some citizens due to their connections to those who are justice involved</w:t>
      </w:r>
      <w:ins w:id="9" w:author="Helen Milojevich, Ph.D." w:date="2025-03-18T09:31:00Z" w16du:dateUtc="2025-03-18T13:31:00Z">
        <w:r w:rsidR="00CA0A87">
          <w:rPr>
            <w:rFonts w:ascii="Times New Roman" w:hAnsi="Times New Roman"/>
            <w:color w:val="212121"/>
          </w:rPr>
          <w:t>.</w:t>
        </w:r>
      </w:ins>
      <w:del w:id="10" w:author="Helen Milojevich, Ph.D." w:date="2025-03-18T09:31:00Z" w16du:dateUtc="2025-03-18T13:31:00Z">
        <w:r w:rsidDel="00CA0A87">
          <w:rPr>
            <w:rFonts w:ascii="Times New Roman" w:hAnsi="Times New Roman"/>
            <w:color w:val="212121"/>
          </w:rPr>
          <w:delText>,</w:delText>
        </w:r>
      </w:del>
      <w:r>
        <w:rPr>
          <w:rFonts w:ascii="Times New Roman" w:hAnsi="Times New Roman"/>
          <w:color w:val="212121"/>
        </w:rPr>
        <w:t xml:space="preserve">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r>
        <w:rPr>
          <w:rFonts w:ascii="Times New Roman" w:hAnsi="Times New Roman"/>
          <w:b/>
          <w:bCs/>
        </w:rPr>
        <w:t>Policy Feedback &amp; Social Constructions</w:t>
      </w:r>
    </w:p>
    <w:p w14:paraId="57A3BCCE" w14:textId="77777777" w:rsidR="009A3326" w:rsidRDefault="009A3326" w:rsidP="00F72FAD">
      <w:pPr>
        <w:spacing w:line="360" w:lineRule="auto"/>
        <w:rPr>
          <w:rFonts w:ascii="Times New Roman" w:hAnsi="Times New Roman"/>
          <w:b/>
          <w:bCs/>
        </w:rPr>
      </w:pPr>
    </w:p>
    <w:p w14:paraId="19B40CE0" w14:textId="2A0E4B27" w:rsidR="00035BB7" w:rsidRDefault="00F72FAD" w:rsidP="00F72FAD">
      <w:pPr>
        <w:spacing w:line="360" w:lineRule="auto"/>
        <w:rPr>
          <w:rFonts w:ascii="Times New Roman" w:hAnsi="Times New Roman"/>
          <w:color w:val="212121"/>
        </w:rPr>
      </w:pPr>
      <w:r>
        <w:rPr>
          <w:rFonts w:ascii="Times New Roman" w:hAnsi="Times New Roman"/>
          <w:color w:val="212121"/>
        </w:rPr>
        <w:t xml:space="preserve">In the </w:t>
      </w:r>
      <w:del w:id="11" w:author="Helen Milojevich, Ph.D." w:date="2025-03-18T09:43:00Z" w16du:dateUtc="2025-03-18T13:43:00Z">
        <w:r w:rsidDel="001854E7">
          <w:rPr>
            <w:rFonts w:ascii="Times New Roman" w:hAnsi="Times New Roman"/>
            <w:color w:val="212121"/>
          </w:rPr>
          <w:delText>US</w:delText>
        </w:r>
      </w:del>
      <w:ins w:id="12" w:author="Helen Milojevich, Ph.D." w:date="2025-03-18T09:43:00Z" w16du:dateUtc="2025-03-18T13:43:00Z">
        <w:r w:rsidR="001854E7">
          <w:rPr>
            <w:rFonts w:ascii="Times New Roman" w:hAnsi="Times New Roman"/>
            <w:color w:val="212121"/>
          </w:rPr>
          <w:t>Uni</w:t>
        </w:r>
      </w:ins>
      <w:ins w:id="13" w:author="Helen Milojevich, Ph.D." w:date="2025-03-18T09:44:00Z" w16du:dateUtc="2025-03-18T13:44:00Z">
        <w:r w:rsidR="001854E7">
          <w:rPr>
            <w:rFonts w:ascii="Times New Roman" w:hAnsi="Times New Roman"/>
            <w:color w:val="212121"/>
          </w:rPr>
          <w:t>ted States</w:t>
        </w:r>
      </w:ins>
      <w:r>
        <w:rPr>
          <w:rFonts w:ascii="Times New Roman" w:hAnsi="Times New Roman"/>
          <w:color w:val="212121"/>
        </w:rPr>
        <w:t>,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w:t>
      </w:r>
      <w:commentRangeStart w:id="14"/>
      <w:r w:rsidR="00802BC7">
        <w:rPr>
          <w:rFonts w:ascii="Times New Roman" w:hAnsi="Times New Roman"/>
          <w:color w:val="212121"/>
        </w:rPr>
        <w:t>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commentRangeEnd w:id="14"/>
      <w:r w:rsidR="001854E7">
        <w:rPr>
          <w:rStyle w:val="CommentReference"/>
        </w:rPr>
        <w:commentReference w:id="14"/>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w:t>
      </w:r>
      <w:commentRangeStart w:id="15"/>
      <w:r w:rsidR="008F457C">
        <w:rPr>
          <w:rFonts w:ascii="Times New Roman" w:hAnsi="Times New Roman"/>
          <w:color w:val="212121"/>
        </w:rPr>
        <w:t xml:space="preserve">myriad </w:t>
      </w:r>
      <w:commentRangeEnd w:id="15"/>
      <w:r w:rsidR="001854E7">
        <w:rPr>
          <w:rStyle w:val="CommentReference"/>
        </w:rPr>
        <w:commentReference w:id="15"/>
      </w:r>
      <w:r w:rsidR="008F457C">
        <w:rPr>
          <w:rFonts w:ascii="Times New Roman" w:hAnsi="Times New Roman"/>
          <w:color w:val="212121"/>
        </w:rPr>
        <w:t xml:space="preserve">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w:t>
      </w:r>
      <w:del w:id="16" w:author="Helen Milojevich, Ph.D." w:date="2025-03-18T09:45:00Z" w16du:dateUtc="2025-03-18T13:45:00Z">
        <w:r w:rsidR="00ED743A" w:rsidDel="001854E7">
          <w:rPr>
            <w:rFonts w:ascii="Times New Roman" w:hAnsi="Times New Roman"/>
            <w:color w:val="212121"/>
          </w:rPr>
          <w:delText>’</w:delText>
        </w:r>
      </w:del>
      <w:r w:rsidR="00ED743A">
        <w:rPr>
          <w:rFonts w:ascii="Times New Roman" w:hAnsi="Times New Roman"/>
          <w:color w:val="212121"/>
        </w:rPr>
        <w:t xml:space="preserve">s before and since have </w:t>
      </w:r>
      <w:proofErr w:type="gramStart"/>
      <w:r w:rsidR="00ED743A">
        <w:rPr>
          <w:rFonts w:ascii="Times New Roman" w:hAnsi="Times New Roman"/>
          <w:color w:val="212121"/>
        </w:rPr>
        <w:t xml:space="preserve">found </w:t>
      </w:r>
      <w:r w:rsidR="0089777A">
        <w:rPr>
          <w:rFonts w:ascii="Times New Roman" w:hAnsi="Times New Roman"/>
          <w:color w:val="212121"/>
        </w:rPr>
        <w:t>that</w:t>
      </w:r>
      <w:proofErr w:type="gramEnd"/>
      <w:r w:rsidR="0089777A">
        <w:rPr>
          <w:rFonts w:ascii="Times New Roman" w:hAnsi="Times New Roman"/>
          <w:color w:val="212121"/>
        </w:rPr>
        <w:t xml:space="preserve">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w:t>
      </w:r>
      <w:ins w:id="17" w:author="Helen Milojevich, Ph.D." w:date="2025-03-18T09:45:00Z" w16du:dateUtc="2025-03-18T13:45:00Z">
        <w:r w:rsidR="001854E7">
          <w:rPr>
            <w:rFonts w:ascii="Times New Roman" w:hAnsi="Times New Roman"/>
            <w:color w:val="212121"/>
          </w:rPr>
          <w:t>,</w:t>
        </w:r>
      </w:ins>
      <w:r w:rsidR="003E66BA">
        <w:rPr>
          <w:rFonts w:ascii="Times New Roman" w:hAnsi="Times New Roman"/>
          <w:color w:val="212121"/>
        </w:rPr>
        <w:t xml:space="preserve">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18"/>
      <w:r w:rsidR="009A2F26">
        <w:rPr>
          <w:rFonts w:ascii="Times New Roman" w:hAnsi="Times New Roman"/>
          <w:color w:val="212121"/>
        </w:rPr>
        <w:t>2014</w:t>
      </w:r>
      <w:commentRangeEnd w:id="18"/>
      <w:r w:rsidR="003E66BA">
        <w:rPr>
          <w:rStyle w:val="CommentReference"/>
        </w:rPr>
        <w:commentReference w:id="18"/>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2EA215E9" w:rsidR="0078736A" w:rsidRDefault="001D4184" w:rsidP="00035BB7">
      <w:pPr>
        <w:spacing w:line="360" w:lineRule="auto"/>
        <w:rPr>
          <w:rFonts w:ascii="Times New Roman" w:hAnsi="Times New Roman"/>
          <w:color w:val="212121"/>
        </w:rPr>
      </w:pPr>
      <w:r>
        <w:rPr>
          <w:rFonts w:ascii="Times New Roman" w:hAnsi="Times New Roman"/>
          <w:color w:val="212121"/>
        </w:rPr>
        <w:t xml:space="preserve">Such demobilization is a </w:t>
      </w:r>
      <w:commentRangeStart w:id="19"/>
      <w:r>
        <w:rPr>
          <w:rFonts w:ascii="Times New Roman" w:hAnsi="Times New Roman"/>
          <w:color w:val="212121"/>
        </w:rPr>
        <w:t xml:space="preserve">result resource effects of carceral </w:t>
      </w:r>
      <w:commentRangeEnd w:id="19"/>
      <w:r w:rsidR="001854E7">
        <w:rPr>
          <w:rStyle w:val="CommentReference"/>
        </w:rPr>
        <w:commentReference w:id="19"/>
      </w:r>
      <w:r>
        <w:rPr>
          <w:rFonts w:ascii="Times New Roman" w:hAnsi="Times New Roman"/>
          <w:color w:val="212121"/>
        </w:rPr>
        <w:t xml:space="preserve">contact, like 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 xml:space="preserve">2019), and interpretive effects -- the messages that policy and institutional designs confer about a its target’s civic standing, the efficacy and responsiveness of government, and thus the merits of political participation. While to my </w:t>
      </w:r>
      <w:r>
        <w:rPr>
          <w:rFonts w:ascii="Times New Roman" w:hAnsi="Times New Roman"/>
          <w:color w:val="212121"/>
        </w:rPr>
        <w:lastRenderedPageBreak/>
        <w:t xml:space="preserve">knowledge, no literature argues these effects are experienced or interpreted </w:t>
      </w:r>
      <w:r w:rsidR="00035BB7">
        <w:rPr>
          <w:rFonts w:ascii="Times New Roman" w:hAnsi="Times New Roman"/>
          <w:color w:val="212121"/>
        </w:rPr>
        <w:t xml:space="preserve">differently, a growing literature finds that targets’ responses are not unidirectional: </w:t>
      </w:r>
      <w:r w:rsidR="00F77B98">
        <w:rPr>
          <w:rFonts w:ascii="Times New Roman" w:hAnsi="Times New Roman"/>
          <w:color w:val="212121"/>
        </w:rPr>
        <w:t>visible forms of policing can have mobilizing effects at the community level when it is perceived to be racially discriminatory (</w:t>
      </w:r>
      <w:proofErr w:type="spellStart"/>
      <w:r w:rsidR="00F77B98">
        <w:rPr>
          <w:rFonts w:ascii="Times New Roman" w:hAnsi="Times New Roman"/>
          <w:color w:val="212121"/>
        </w:rPr>
        <w:t>Anoll</w:t>
      </w:r>
      <w:proofErr w:type="spellEnd"/>
      <w:r w:rsidR="00F77B98">
        <w:rPr>
          <w:rFonts w:ascii="Times New Roman" w:hAnsi="Times New Roman"/>
          <w:color w:val="212121"/>
        </w:rPr>
        <w:t xml:space="preserve">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evidence </w:t>
      </w:r>
      <w:r w:rsidR="003A6F3C">
        <w:rPr>
          <w:rFonts w:ascii="Times New Roman" w:hAnsi="Times New Roman"/>
          <w:color w:val="212121"/>
        </w:rPr>
        <w:t xml:space="preserve">such proximate mobilization is a </w:t>
      </w:r>
      <w:del w:id="20" w:author="Helen Milojevich, Ph.D." w:date="2025-03-18T09:47:00Z" w16du:dateUtc="2025-03-18T13:47:00Z">
        <w:r w:rsidR="003A6F3C" w:rsidDel="000136FB">
          <w:rPr>
            <w:rFonts w:ascii="Times New Roman" w:hAnsi="Times New Roman"/>
            <w:color w:val="212121"/>
          </w:rPr>
          <w:delText xml:space="preserve">produce </w:delText>
        </w:r>
      </w:del>
      <w:ins w:id="21" w:author="Helen Milojevich, Ph.D." w:date="2025-03-18T09:47:00Z" w16du:dateUtc="2025-03-18T13:47:00Z">
        <w:r w:rsidR="000136FB">
          <w:rPr>
            <w:rFonts w:ascii="Times New Roman" w:hAnsi="Times New Roman"/>
            <w:color w:val="212121"/>
          </w:rPr>
          <w:t>produc</w:t>
        </w:r>
        <w:r w:rsidR="000136FB">
          <w:rPr>
            <w:rFonts w:ascii="Times New Roman" w:hAnsi="Times New Roman"/>
            <w:color w:val="212121"/>
          </w:rPr>
          <w:t>t</w:t>
        </w:r>
        <w:r w:rsidR="000136FB">
          <w:rPr>
            <w:rFonts w:ascii="Times New Roman" w:hAnsi="Times New Roman"/>
            <w:color w:val="212121"/>
          </w:rPr>
          <w:t xml:space="preserve"> </w:t>
        </w:r>
      </w:ins>
      <w:r w:rsidR="003A6F3C">
        <w:rPr>
          <w:rFonts w:ascii="Times New Roman" w:hAnsi="Times New Roman"/>
          <w:color w:val="212121"/>
        </w:rPr>
        <w:t>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w:t>
      </w:r>
      <w:commentRangeStart w:id="22"/>
      <w:r>
        <w:rPr>
          <w:rFonts w:ascii="Times New Roman" w:hAnsi="Times New Roman"/>
        </w:rPr>
        <w:t>how contact with the criminal legal system have</w:t>
      </w:r>
      <w:commentRangeEnd w:id="22"/>
      <w:r w:rsidR="000136FB">
        <w:rPr>
          <w:rStyle w:val="CommentReference"/>
        </w:rPr>
        <w:commentReference w:id="22"/>
      </w:r>
      <w:r>
        <w:rPr>
          <w:rFonts w:ascii="Times New Roman" w:hAnsi="Times New Roman"/>
        </w:rPr>
        <w:t xml:space="preser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397D5D2F" w14:textId="4264F7C9" w:rsidR="00BC1A9F" w:rsidRPr="00EF44D3" w:rsidRDefault="00F77B98" w:rsidP="00F72FAD">
      <w:pPr>
        <w:spacing w:line="360" w:lineRule="auto"/>
        <w:rPr>
          <w:rFonts w:ascii="Times New Roman" w:hAnsi="Times New Roman"/>
          <w:color w:val="212121"/>
        </w:rPr>
      </w:pPr>
      <w:r>
        <w:rPr>
          <w:rFonts w:ascii="Times New Roman" w:hAnsi="Times New Roman"/>
        </w:rPr>
        <w:t xml:space="preserve">In the wake of Schneider and Ingram’s (1993) theory of social constructions, a literature has coalesced around the idea that attitudes towards policy targets are </w:t>
      </w:r>
      <w:r w:rsidR="00BC1A9F">
        <w:rPr>
          <w:rFonts w:ascii="Times New Roman" w:hAnsi="Times New Roman"/>
        </w:rPr>
        <w:t>in dialectic with policy. That is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about </w:t>
      </w:r>
      <w:r w:rsidR="00BC1A9F">
        <w:rPr>
          <w:rFonts w:ascii="Times New Roman" w:hAnsi="Times New Roman"/>
        </w:rPr>
        <w:t>them, “telegraph[</w:t>
      </w:r>
      <w:proofErr w:type="spellStart"/>
      <w:r w:rsidR="00BC1A9F">
        <w:rPr>
          <w:rFonts w:ascii="Times New Roman" w:hAnsi="Times New Roman"/>
        </w:rPr>
        <w:t>ing</w:t>
      </w:r>
      <w:proofErr w:type="spellEnd"/>
      <w:r w:rsidR="00BC1A9F">
        <w:rPr>
          <w:rFonts w:ascii="Times New Roman" w:hAnsi="Times New Roman"/>
        </w:rPr>
        <w:t>] to the public how target groups should be treated,” and producing social constructions or “</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about groups (Smith and Kreitzer 2024, page). </w:t>
      </w:r>
      <w:r w:rsidR="00BC1A9F" w:rsidRPr="00BC1A9F">
        <w:rPr>
          <w:rFonts w:ascii="Times New Roman" w:hAnsi="Times New Roman"/>
          <w:color w:val="212121"/>
        </w:rPr>
        <w:t xml:space="preserve">As consequence, social constructions are contingent – for example, on local, state, and political and cultural contexts </w:t>
      </w:r>
      <w:proofErr w:type="gramStart"/>
      <w:r w:rsidR="00BC1A9F" w:rsidRPr="00BC1A9F">
        <w:rPr>
          <w:rFonts w:ascii="Times New Roman" w:hAnsi="Times New Roman"/>
          <w:color w:val="212121"/>
        </w:rPr>
        <w:t>and also</w:t>
      </w:r>
      <w:proofErr w:type="gramEnd"/>
      <w:r w:rsidR="00BC1A9F" w:rsidRPr="00BC1A9F">
        <w:rPr>
          <w:rFonts w:ascii="Times New Roman" w:hAnsi="Times New Roman"/>
          <w:color w:val="212121"/>
        </w:rPr>
        <w:t xml:space="preserve"> the identity and ideology held by the ‘perceiver’ (Smith and Kreitzer 2018).</w:t>
      </w:r>
      <w:r w:rsidR="00BC1A9F">
        <w:rPr>
          <w:rFonts w:ascii="Times New Roman" w:hAnsi="Times New Roman"/>
          <w:color w:val="212121"/>
        </w:rPr>
        <w:t xml:space="preserve"> </w:t>
      </w:r>
      <w:r w:rsidR="00BE7B8E">
        <w:rPr>
          <w:rFonts w:ascii="Times New Roman" w:hAnsi="Times New Roman"/>
          <w:color w:val="212121"/>
        </w:rPr>
        <w:t xml:space="preserve">A related stream of literature explains that </w:t>
      </w:r>
      <w:r w:rsidR="00EF44D3">
        <w:rPr>
          <w:rFonts w:ascii="Times New Roman" w:hAnsi="Times New Roman"/>
          <w:color w:val="212121"/>
        </w:rPr>
        <w:t xml:space="preserve">publics form quick judgements about policy targets’ deservingness by quickly evaluating constructions along five dimensions (“CARIN”) in an </w:t>
      </w:r>
      <w:proofErr w:type="gramStart"/>
      <w:r w:rsidR="00EF44D3">
        <w:rPr>
          <w:rFonts w:ascii="Times New Roman" w:hAnsi="Times New Roman"/>
          <w:color w:val="212121"/>
        </w:rPr>
        <w:t>evolutionarily-grounded</w:t>
      </w:r>
      <w:proofErr w:type="gramEnd"/>
      <w:r w:rsidR="00EF44D3">
        <w:rPr>
          <w:rFonts w:ascii="Times New Roman" w:hAnsi="Times New Roman"/>
          <w:color w:val="212121"/>
        </w:rPr>
        <w:t xml:space="preserve"> impulse to help</w:t>
      </w:r>
      <w:r w:rsidR="00BE7B8E" w:rsidRPr="00BE7B8E">
        <w:rPr>
          <w:rFonts w:ascii="Times New Roman" w:hAnsi="Times New Roman"/>
          <w:color w:val="212121"/>
        </w:rPr>
        <w:t xml:space="preserve"> “reciprocators” </w:t>
      </w:r>
      <w:r w:rsidR="00EF44D3">
        <w:rPr>
          <w:rFonts w:ascii="Times New Roman" w:hAnsi="Times New Roman"/>
          <w:color w:val="212121"/>
        </w:rPr>
        <w:t>and avoid</w:t>
      </w:r>
      <w:r w:rsidR="00BE7B8E" w:rsidRPr="00BE7B8E">
        <w:rPr>
          <w:rFonts w:ascii="Times New Roman" w:hAnsi="Times New Roman"/>
          <w:color w:val="212121"/>
        </w:rPr>
        <w:t xml:space="preserve"> “free-riders” </w:t>
      </w:r>
      <w:r w:rsidR="00EF44D3">
        <w:rPr>
          <w:rFonts w:ascii="Times New Roman" w:hAnsi="Times New Roman"/>
          <w:color w:val="212121"/>
        </w:rPr>
        <w:t>by</w:t>
      </w:r>
      <w:r w:rsidR="00BE7B8E" w:rsidRPr="00BE7B8E">
        <w:rPr>
          <w:rFonts w:ascii="Times New Roman" w:hAnsi="Times New Roman"/>
          <w:color w:val="212121"/>
        </w:rPr>
        <w:t xml:space="preserve"> “pay[</w:t>
      </w:r>
      <w:proofErr w:type="spellStart"/>
      <w:r w:rsidR="00BE7B8E" w:rsidRPr="00BE7B8E">
        <w:rPr>
          <w:rFonts w:ascii="Times New Roman" w:hAnsi="Times New Roman"/>
          <w:color w:val="212121"/>
        </w:rPr>
        <w:t>ing</w:t>
      </w:r>
      <w:proofErr w:type="spellEnd"/>
      <w:r w:rsidR="00BE7B8E" w:rsidRPr="00BE7B8E">
        <w:rPr>
          <w:rFonts w:ascii="Times New Roman" w:hAnsi="Times New Roman"/>
          <w:color w:val="212121"/>
        </w:rPr>
        <w:t xml:space="preserve">] attention to whether welfare recipients are lazy or making an effort” (Petersen 2012, </w:t>
      </w:r>
      <w:proofErr w:type="spellStart"/>
      <w:r w:rsidR="00BE7B8E" w:rsidRPr="00BE7B8E">
        <w:rPr>
          <w:rFonts w:ascii="Times New Roman" w:hAnsi="Times New Roman"/>
          <w:color w:val="212121"/>
        </w:rPr>
        <w:t>Aaroe</w:t>
      </w:r>
      <w:proofErr w:type="spellEnd"/>
      <w:r w:rsidR="00BE7B8E" w:rsidRPr="00BE7B8E">
        <w:rPr>
          <w:rFonts w:ascii="Times New Roman" w:hAnsi="Times New Roman"/>
          <w:color w:val="212121"/>
        </w:rPr>
        <w:t xml:space="preserve"> and Petersen 2014).</w:t>
      </w:r>
      <w:r w:rsidR="00BE7B8E">
        <w:rPr>
          <w:rFonts w:ascii="Times New Roman" w:hAnsi="Times New Roman"/>
          <w:color w:val="212121"/>
        </w:rPr>
        <w:t xml:space="preserve"> </w:t>
      </w:r>
      <w:r w:rsidR="00EF44D3">
        <w:rPr>
          <w:rFonts w:ascii="Times New Roman" w:hAnsi="Times New Roman"/>
          <w:color w:val="212121"/>
        </w:rPr>
        <w:t xml:space="preserve">These criteria refer to: </w:t>
      </w:r>
      <w:r w:rsidR="00BE7B8E" w:rsidRPr="00BE7B8E">
        <w:rPr>
          <w:rFonts w:ascii="Times New Roman" w:hAnsi="Times New Roman"/>
          <w:i/>
          <w:iCs/>
          <w:color w:val="212121"/>
        </w:rPr>
        <w:t>control,</w:t>
      </w:r>
      <w:r w:rsidR="00BE7B8E" w:rsidRPr="00BE7B8E">
        <w:rPr>
          <w:rFonts w:ascii="Times New Roman" w:hAnsi="Times New Roman"/>
          <w:color w:val="212121"/>
        </w:rPr>
        <w:t xml:space="preserve"> </w:t>
      </w:r>
      <w:r w:rsidR="00EF44D3">
        <w:rPr>
          <w:rFonts w:ascii="Times New Roman" w:hAnsi="Times New Roman"/>
          <w:color w:val="212121"/>
        </w:rPr>
        <w:t>which in its o</w:t>
      </w:r>
      <w:r w:rsidR="00BE7B8E"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00BE7B8E" w:rsidRPr="00BE7B8E">
        <w:rPr>
          <w:rFonts w:ascii="Times New Roman" w:hAnsi="Times New Roman"/>
          <w:i/>
          <w:iCs/>
          <w:color w:val="212121"/>
        </w:rPr>
        <w:t>need</w:t>
      </w:r>
      <w:r w:rsidR="00BE7B8E" w:rsidRPr="00BE7B8E">
        <w:rPr>
          <w:rFonts w:ascii="Times New Roman" w:hAnsi="Times New Roman"/>
          <w:color w:val="212121"/>
        </w:rPr>
        <w:t xml:space="preserve">, referring to whether someone is perceived as lazy or unlucky – a consideration Oorschot (2006) argues can override all others. More recently, perception of a group or individual’s </w:t>
      </w:r>
      <w:r w:rsidR="00BE7B8E" w:rsidRPr="00BE7B8E">
        <w:rPr>
          <w:rFonts w:ascii="Times New Roman" w:hAnsi="Times New Roman"/>
          <w:i/>
          <w:iCs/>
          <w:color w:val="212121"/>
        </w:rPr>
        <w:t>need</w:t>
      </w:r>
      <w:r w:rsidR="00BE7B8E" w:rsidRPr="00BE7B8E">
        <w:rPr>
          <w:rFonts w:ascii="Times New Roman" w:hAnsi="Times New Roman"/>
          <w:color w:val="212121"/>
        </w:rPr>
        <w:t xml:space="preserve"> for assistance has been considered the severity of their neediness and </w:t>
      </w:r>
      <w:r w:rsidR="00BE7B8E" w:rsidRPr="00BE7B8E">
        <w:rPr>
          <w:rFonts w:ascii="Times New Roman" w:hAnsi="Times New Roman"/>
          <w:i/>
          <w:iCs/>
          <w:color w:val="212121"/>
        </w:rPr>
        <w:t xml:space="preserve">control </w:t>
      </w:r>
      <w:r w:rsidR="00BE7B8E" w:rsidRPr="00BE7B8E">
        <w:rPr>
          <w:rFonts w:ascii="Times New Roman" w:hAnsi="Times New Roman"/>
          <w:color w:val="212121"/>
        </w:rPr>
        <w:t>the degree to which they are responsible (</w:t>
      </w:r>
      <w:proofErr w:type="spellStart"/>
      <w:r w:rsidR="00BE7B8E" w:rsidRPr="00BE7B8E">
        <w:rPr>
          <w:rFonts w:ascii="Times New Roman" w:hAnsi="Times New Roman"/>
          <w:color w:val="212121"/>
        </w:rPr>
        <w:t>SoRelle</w:t>
      </w:r>
      <w:proofErr w:type="spellEnd"/>
      <w:r w:rsidR="00BE7B8E" w:rsidRPr="00BE7B8E">
        <w:rPr>
          <w:rFonts w:ascii="Times New Roman" w:hAnsi="Times New Roman"/>
          <w:color w:val="212121"/>
        </w:rPr>
        <w:t xml:space="preserve"> and Laws 2024). Perceptions of the group’s </w:t>
      </w:r>
      <w:r w:rsidR="00BE7B8E" w:rsidRPr="00BE7B8E">
        <w:rPr>
          <w:rFonts w:ascii="Times New Roman" w:hAnsi="Times New Roman"/>
          <w:i/>
          <w:iCs/>
          <w:color w:val="212121"/>
        </w:rPr>
        <w:t>attitude</w:t>
      </w:r>
      <w:r w:rsidR="00BE7B8E" w:rsidRPr="00BE7B8E">
        <w:rPr>
          <w:rFonts w:ascii="Times New Roman" w:hAnsi="Times New Roman"/>
          <w:color w:val="212121"/>
        </w:rPr>
        <w:t xml:space="preserve"> refer to whether the beneficiary is grateful and likeable, and closely related perceptions of the group’s </w:t>
      </w:r>
      <w:r w:rsidR="00BE7B8E" w:rsidRPr="00BE7B8E">
        <w:rPr>
          <w:rFonts w:ascii="Times New Roman" w:hAnsi="Times New Roman"/>
          <w:i/>
          <w:iCs/>
          <w:color w:val="212121"/>
        </w:rPr>
        <w:t>reciprocity</w:t>
      </w:r>
      <w:r w:rsidR="00BE7B8E" w:rsidRPr="00BE7B8E">
        <w:rPr>
          <w:rFonts w:ascii="Times New Roman" w:hAnsi="Times New Roman"/>
          <w:color w:val="212121"/>
        </w:rPr>
        <w:t xml:space="preserve"> connote their history or apparent willingness to contribute to </w:t>
      </w:r>
      <w:r w:rsidR="00BE7B8E" w:rsidRPr="00BE7B8E">
        <w:rPr>
          <w:rFonts w:ascii="Times New Roman" w:hAnsi="Times New Roman"/>
          <w:color w:val="212121"/>
        </w:rPr>
        <w:lastRenderedPageBreak/>
        <w:t xml:space="preserve">society. Last, the </w:t>
      </w:r>
      <w:r w:rsidR="00BE7B8E" w:rsidRPr="00BE7B8E">
        <w:rPr>
          <w:rFonts w:ascii="Times New Roman" w:hAnsi="Times New Roman"/>
          <w:i/>
          <w:iCs/>
          <w:color w:val="212121"/>
        </w:rPr>
        <w:t>identity</w:t>
      </w:r>
      <w:r w:rsidR="00BE7B8E"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6DE5CC0F" w:rsidR="00F45324" w:rsidRDefault="00EF2FDE" w:rsidP="003F099D">
      <w:pPr>
        <w:spacing w:line="360" w:lineRule="auto"/>
        <w:rPr>
          <w:rFonts w:ascii="Times New Roman" w:hAnsi="Times New Roman"/>
        </w:rPr>
      </w:pPr>
      <w:r>
        <w:rPr>
          <w:rFonts w:ascii="Times New Roman" w:hAnsi="Times New Roman"/>
        </w:rPr>
        <w:t xml:space="preserve">Scholars have built on both social construction and CARIN theories of deservingness to find that experience with a policy can influence how targets of that policy are perceived. In the context of student debt relief, Sorelle and Laws (2023) find that </w:t>
      </w:r>
      <w:r w:rsidRPr="00FE4CDE">
        <w:rPr>
          <w:rFonts w:ascii="Times New Roman" w:hAnsi="Times New Roman"/>
          <w:color w:val="212121"/>
        </w:rPr>
        <w:t>“having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but that “</w:t>
      </w:r>
      <w:r w:rsidR="001E537C"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 xml:space="preserve">beneficiaries of others, reflecting either more closely aligned identities, in the CARIN framework, or the ‘stickiness’ of negative social constructions about welfare recipients. In a study of recipients of means-tested welfare (Aid to Families with Dependent Children, or AFDC) and Social Security Disability Insurance (SSDI), </w:t>
      </w:r>
      <w:proofErr w:type="spellStart"/>
      <w:r w:rsidR="00AC7E7D">
        <w:rPr>
          <w:rFonts w:ascii="Times New Roman" w:hAnsi="Times New Roman"/>
          <w:color w:val="212121"/>
        </w:rPr>
        <w:t>Soss</w:t>
      </w:r>
      <w:proofErr w:type="spellEnd"/>
      <w:r w:rsidR="00AC7E7D">
        <w:rPr>
          <w:rFonts w:ascii="Times New Roman" w:hAnsi="Times New Roman"/>
          <w:color w:val="212121"/>
        </w:rPr>
        <w:t xml:space="preserve">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w:t>
      </w:r>
      <w:del w:id="23" w:author="Helen Milojevich, Ph.D." w:date="2025-03-18T10:01:00Z" w16du:dateUtc="2025-03-18T14:01:00Z">
        <w:r w:rsidR="003F099D" w:rsidDel="00780CED">
          <w:rPr>
            <w:rFonts w:ascii="Times New Roman" w:hAnsi="Times New Roman"/>
            <w:color w:val="212121"/>
          </w:rPr>
          <w:delText xml:space="preserve"> </w:delText>
        </w:r>
      </w:del>
      <w:r w:rsidR="003F099D">
        <w:rPr>
          <w:rFonts w:ascii="Times New Roman" w:hAnsi="Times New Roman"/>
          <w:color w:val="212121"/>
        </w:rPr>
        <w:t xml:space="preserve"> internalize a more “undeserving” perception of AFDC beneficiaries, but do so to the point </w:t>
      </w:r>
      <w:ins w:id="24" w:author="Helen Milojevich, Ph.D." w:date="2025-03-18T10:02:00Z" w16du:dateUtc="2025-03-18T14:02:00Z">
        <w:r w:rsidR="00780CED">
          <w:rPr>
            <w:rFonts w:ascii="Times New Roman" w:hAnsi="Times New Roman"/>
            <w:color w:val="212121"/>
          </w:rPr>
          <w:t xml:space="preserve">that </w:t>
        </w:r>
      </w:ins>
      <w:r w:rsidR="003F099D">
        <w:rPr>
          <w:rFonts w:ascii="Times New Roman" w:hAnsi="Times New Roman"/>
          <w:color w:val="212121"/>
        </w:rPr>
        <w:t>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130FB61A"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ltimately, perceptions of incarcerated people’s deservingness matter because, the CARIN literature holds, they should explain policy preferences and, the social constructions literature holds, they should explain policy outcomes. 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However, Schneider and Ingram (</w:t>
      </w:r>
      <w:r w:rsidR="006322EB">
        <w:rPr>
          <w:rFonts w:ascii="Times New Roman" w:hAnsi="Times New Roman"/>
        </w:rPr>
        <w:t>2019</w:t>
      </w:r>
      <w:r w:rsidR="00F45324">
        <w:rPr>
          <w:rFonts w:ascii="Times New Roman" w:hAnsi="Times New Roman"/>
        </w:rPr>
        <w:t>) 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proofErr w:type="spellStart"/>
      <w:r w:rsidR="006322EB" w:rsidRPr="006322EB">
        <w:rPr>
          <w:rFonts w:ascii="Times New Roman" w:hAnsi="Times New Roman"/>
        </w:rPr>
        <w:t>Broockman</w:t>
      </w:r>
      <w:proofErr w:type="spellEnd"/>
      <w:r w:rsidR="006322EB" w:rsidRPr="006322EB">
        <w:rPr>
          <w:rFonts w:ascii="Times New Roman" w:hAnsi="Times New Roman"/>
        </w:rPr>
        <w:t xml:space="preserve"> and Skovron 2018, Krimmel, Lax and Phillips </w:t>
      </w:r>
      <w:r w:rsidR="006322EB" w:rsidRPr="006322EB">
        <w:rPr>
          <w:rFonts w:ascii="Times New Roman" w:hAnsi="Times New Roman"/>
        </w:rPr>
        <w:lastRenderedPageBreak/>
        <w:t>2016)</w:t>
      </w:r>
      <w:r w:rsidR="00F45324">
        <w:rPr>
          <w:rFonts w:ascii="Times New Roman" w:hAnsi="Times New Roman"/>
        </w:rPr>
        <w:t xml:space="preserve">. </w:t>
      </w:r>
      <w:r w:rsidR="006322EB">
        <w:rPr>
          <w:rFonts w:ascii="Times New Roman" w:hAnsi="Times New Roman"/>
        </w:rPr>
        <w:t xml:space="preserve">On the intermediate step, </w:t>
      </w:r>
      <w:proofErr w:type="spellStart"/>
      <w:r w:rsidR="006322EB">
        <w:rPr>
          <w:rFonts w:ascii="Times New Roman" w:hAnsi="Times New Roman"/>
        </w:rPr>
        <w:t>SoRelle</w:t>
      </w:r>
      <w:proofErr w:type="spellEnd"/>
      <w:r w:rsidR="006322EB">
        <w:rPr>
          <w:rFonts w:ascii="Times New Roman" w:hAnsi="Times New Roman"/>
        </w:rPr>
        <w:t xml:space="preserve"> and Laws (2013)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r w:rsidR="006322EB" w:rsidRPr="006322EB">
        <w:rPr>
          <w:rFonts w:ascii="Times New Roman" w:hAnsi="Times New Roman"/>
        </w:rPr>
        <w:t>policy (</w:t>
      </w:r>
      <w:proofErr w:type="spellStart"/>
      <w:r w:rsidR="006322EB" w:rsidRPr="006322EB">
        <w:rPr>
          <w:rFonts w:ascii="Times New Roman" w:hAnsi="Times New Roman"/>
        </w:rPr>
        <w:t>SoRelle</w:t>
      </w:r>
      <w:proofErr w:type="spellEnd"/>
      <w:r w:rsidR="006322EB" w:rsidRPr="006322EB">
        <w:rPr>
          <w:rFonts w:ascii="Times New Roman" w:hAnsi="Times New Roman"/>
        </w:rPr>
        <w:t xml:space="preserve"> and Laws 2023)</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commentRangeStart w:id="25"/>
      <w:r>
        <w:rPr>
          <w:rFonts w:ascii="Times New Roman" w:hAnsi="Times New Roman"/>
          <w:b/>
          <w:bCs/>
        </w:rPr>
        <w:t>Theory</w:t>
      </w:r>
      <w:commentRangeEnd w:id="25"/>
      <w:r w:rsidR="00780CED">
        <w:rPr>
          <w:rStyle w:val="CommentReference"/>
        </w:rPr>
        <w:commentReference w:id="25"/>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3135663"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t>P</w:t>
      </w:r>
      <w:r w:rsidR="002415CE">
        <w:rPr>
          <w:rFonts w:ascii="Times New Roman" w:hAnsi="Times New Roman"/>
          <w:color w:val="212121"/>
        </w:rPr>
        <w:t>roximal contact also generates political mobilization (</w:t>
      </w:r>
      <w:proofErr w:type="spellStart"/>
      <w:r w:rsidR="002415CE">
        <w:rPr>
          <w:rFonts w:ascii="Times New Roman" w:hAnsi="Times New Roman"/>
          <w:color w:val="212121"/>
        </w:rPr>
        <w:t>Anoll</w:t>
      </w:r>
      <w:proofErr w:type="spellEnd"/>
      <w:r w:rsidR="002415CE">
        <w:rPr>
          <w:rFonts w:ascii="Times New Roman" w:hAnsi="Times New Roman"/>
          <w:color w:val="212121"/>
        </w:rPr>
        <w:t xml:space="preserve"> et al 2022, White 2019b).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w:t>
      </w:r>
      <w:r w:rsidR="001234D2">
        <w:rPr>
          <w:rFonts w:ascii="Times New Roman" w:hAnsi="Times New Roman"/>
          <w:color w:val="212121"/>
        </w:rPr>
        <w:lastRenderedPageBreak/>
        <w:t xml:space="preserve">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4C6451E6" w:rsidR="00980A65"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26"/>
      <w:commentRangeStart w:id="27"/>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cheats.”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26"/>
      <w:r w:rsidR="00451E0D">
        <w:rPr>
          <w:rStyle w:val="CommentReference"/>
        </w:rPr>
        <w:commentReference w:id="26"/>
      </w:r>
      <w:commentRangeEnd w:id="27"/>
      <w:r w:rsidR="00780CED">
        <w:rPr>
          <w:rStyle w:val="CommentReference"/>
        </w:rPr>
        <w:commentReference w:id="27"/>
      </w:r>
      <w:r w:rsidR="00E1123B">
        <w:rPr>
          <w:rFonts w:ascii="Times New Roman" w:hAnsi="Times New Roman"/>
          <w:color w:val="212121"/>
        </w:rPr>
        <w:t xml:space="preserve">Arrest alone </w:t>
      </w:r>
      <w:r w:rsidR="00252985">
        <w:rPr>
          <w:rFonts w:ascii="Times New Roman" w:hAnsi="Times New Roman"/>
          <w:color w:val="212121"/>
        </w:rPr>
        <w:t xml:space="preserve">is distinct in its distribution of resources and political </w:t>
      </w:r>
      <w:proofErr w:type="gramStart"/>
      <w:r w:rsidR="00252985">
        <w:rPr>
          <w:rFonts w:ascii="Times New Roman" w:hAnsi="Times New Roman"/>
          <w:color w:val="212121"/>
        </w:rPr>
        <w:t>incentives</w:t>
      </w:r>
      <w:proofErr w:type="gramEnd"/>
      <w:r w:rsidR="00252985">
        <w:rPr>
          <w:rFonts w:ascii="Times New Roman" w:hAnsi="Times New Roman"/>
          <w:color w:val="212121"/>
        </w:rPr>
        <w:t xml:space="preserve"> as incarceration</w:t>
      </w:r>
      <w:r w:rsidR="00980A65">
        <w:rPr>
          <w:rFonts w:ascii="Times New Roman" w:hAnsi="Times New Roman"/>
          <w:color w:val="212121"/>
        </w:rPr>
        <w:t xml:space="preserve"> (CITATION)</w:t>
      </w:r>
      <w:r w:rsidR="00C375A2">
        <w:rPr>
          <w:rFonts w:ascii="Times New Roman" w:hAnsi="Times New Roman"/>
          <w:color w:val="212121"/>
        </w:rPr>
        <w:t>.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xml:space="preserve">. </w:t>
      </w:r>
      <w:proofErr w:type="spellStart"/>
      <w:r w:rsidR="00980A65">
        <w:rPr>
          <w:rFonts w:ascii="Times New Roman" w:hAnsi="Times New Roman"/>
          <w:color w:val="212121"/>
        </w:rPr>
        <w:t>Soss</w:t>
      </w:r>
      <w:proofErr w:type="spellEnd"/>
      <w:r w:rsidR="00980A65">
        <w:rPr>
          <w:rFonts w:ascii="Times New Roman" w:hAnsi="Times New Roman"/>
          <w:color w:val="212121"/>
        </w:rPr>
        <w:t xml:space="preserve">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w:t>
      </w:r>
      <w:commentRangeStart w:id="28"/>
      <w:r w:rsidR="00980A65">
        <w:rPr>
          <w:rFonts w:ascii="Times New Roman" w:hAnsi="Times New Roman"/>
          <w:color w:val="212121"/>
        </w:rPr>
        <w:t xml:space="preserve">non-means tested </w:t>
      </w:r>
      <w:commentRangeEnd w:id="28"/>
      <w:r w:rsidR="00780CED">
        <w:rPr>
          <w:rStyle w:val="CommentReference"/>
        </w:rPr>
        <w:commentReference w:id="28"/>
      </w:r>
      <w:r w:rsidR="00980A65">
        <w:rPr>
          <w:rFonts w:ascii="Times New Roman" w:hAnsi="Times New Roman"/>
          <w:color w:val="212121"/>
        </w:rPr>
        <w:t xml:space="preserve">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 xml:space="preserve">Thus, like affluent individuals for whom inequality motivates a belief in meritocracy (Newman et al 2014), individuals who are arrested and not found guilty, or are given alternative “lighter” sentences than incarceration,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commentRangeStart w:id="29"/>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policymakers. </w:t>
      </w:r>
      <w:commentRangeEnd w:id="29"/>
      <w:r w:rsidR="00780CED">
        <w:rPr>
          <w:rStyle w:val="CommentReference"/>
        </w:rPr>
        <w:commentReference w:id="29"/>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under-explored – namely, the overlap of “victims” and “perpetrators” and policy feedbacks resulting from contact with the criminal legal system </w:t>
      </w:r>
      <w:r>
        <w:rPr>
          <w:rFonts w:ascii="Times New Roman" w:hAnsi="Times New Roman"/>
          <w:color w:val="212121"/>
        </w:rPr>
        <w:lastRenderedPageBreak/>
        <w:t xml:space="preserve">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w:t>
      </w:r>
      <w:proofErr w:type="gramStart"/>
      <w:r w:rsidR="00325E48">
        <w:rPr>
          <w:rFonts w:ascii="Times New Roman" w:hAnsi="Times New Roman"/>
          <w:color w:val="212121"/>
        </w:rPr>
        <w:t>be in need of</w:t>
      </w:r>
      <w:proofErr w:type="gramEnd"/>
      <w:r w:rsidR="00325E48">
        <w:rPr>
          <w:rFonts w:ascii="Times New Roman" w:hAnsi="Times New Roman"/>
          <w:color w:val="212121"/>
        </w:rPr>
        <w:t xml:space="preserve">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w:t>
      </w:r>
      <w:proofErr w:type="spellStart"/>
      <w:r w:rsidR="00905ACF">
        <w:rPr>
          <w:rFonts w:ascii="Times New Roman" w:hAnsi="Times New Roman"/>
          <w:color w:val="212121"/>
        </w:rPr>
        <w:t>Rozowsky</w:t>
      </w:r>
      <w:proofErr w:type="spellEnd"/>
      <w:r w:rsidR="00905ACF">
        <w:rPr>
          <w:rFonts w:ascii="Times New Roman" w:hAnsi="Times New Roman"/>
          <w:color w:val="212121"/>
        </w:rPr>
        <w:t xml:space="preserve"> 2002, </w:t>
      </w:r>
      <w:proofErr w:type="spellStart"/>
      <w:r w:rsidR="00905ACF">
        <w:rPr>
          <w:rFonts w:ascii="Times New Roman" w:hAnsi="Times New Roman"/>
          <w:color w:val="212121"/>
        </w:rPr>
        <w:t>Walklate</w:t>
      </w:r>
      <w:proofErr w:type="spellEnd"/>
      <w:r w:rsidR="00905ACF">
        <w:rPr>
          <w:rFonts w:ascii="Times New Roman" w:hAnsi="Times New Roman"/>
          <w:color w:val="212121"/>
        </w:rPr>
        <w:t xml:space="preserv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 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0A596E40"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w:t>
      </w:r>
      <w:commentRangeStart w:id="30"/>
      <w:r>
        <w:rPr>
          <w:rFonts w:ascii="Times New Roman" w:hAnsi="Times New Roman"/>
          <w:color w:val="212121"/>
        </w:rPr>
        <w:t>Laken Riley Act</w:t>
      </w:r>
      <w:commentRangeEnd w:id="30"/>
      <w:r w:rsidR="00780CED">
        <w:rPr>
          <w:rStyle w:val="CommentReference"/>
        </w:rPr>
        <w:commentReference w:id="30"/>
      </w:r>
      <w:r>
        <w:rPr>
          <w:rFonts w:ascii="Times New Roman" w:hAnsi="Times New Roman"/>
          <w:color w:val="212121"/>
        </w:rPr>
        <w:t xml:space="preserve">, offers a clear example – </w:t>
      </w:r>
      <w:r w:rsidR="00A96430">
        <w:rPr>
          <w:rFonts w:ascii="Times New Roman" w:hAnsi="Times New Roman"/>
          <w:color w:val="212121"/>
        </w:rPr>
        <w:t xml:space="preserve">the relationship is far less clear. Instead, victimization does not appear to increase punitiveness (Kleck and Jackson 2016), and victims instead appear more concerned with improved </w:t>
      </w:r>
      <w:proofErr w:type="gramStart"/>
      <w:r w:rsidR="00A96430">
        <w:rPr>
          <w:rFonts w:ascii="Times New Roman" w:hAnsi="Times New Roman"/>
          <w:color w:val="212121"/>
        </w:rPr>
        <w:t>victims</w:t>
      </w:r>
      <w:proofErr w:type="gramEnd"/>
      <w:r w:rsidR="00A96430">
        <w:rPr>
          <w:rFonts w:ascii="Times New Roman" w:hAnsi="Times New Roman"/>
          <w:color w:val="212121"/>
        </w:rPr>
        <w:t xml:space="preserve"> compensation (Shapland 1984) and policies addressing “root causes” of crime (ASJ 2024).</w:t>
      </w:r>
      <w:r w:rsidR="00905ACF">
        <w:rPr>
          <w:rFonts w:ascii="Times New Roman" w:hAnsi="Times New Roman"/>
          <w:color w:val="212121"/>
        </w:rPr>
        <w:t xml:space="preserve"> Further, victims themselves may experience a wide </w:t>
      </w:r>
      <w:del w:id="31" w:author="Helen Milojevich, Ph.D." w:date="2025-03-18T10:09:00Z" w16du:dateUtc="2025-03-18T14:09:00Z">
        <w:r w:rsidR="00905ACF" w:rsidDel="00780CED">
          <w:rPr>
            <w:rFonts w:ascii="Times New Roman" w:hAnsi="Times New Roman"/>
            <w:color w:val="212121"/>
          </w:rPr>
          <w:delText>arrange</w:delText>
        </w:r>
      </w:del>
      <w:ins w:id="32" w:author="Helen Milojevich, Ph.D." w:date="2025-03-18T10:09:00Z" w16du:dateUtc="2025-03-18T14:09:00Z">
        <w:r w:rsidR="00780CED">
          <w:rPr>
            <w:rFonts w:ascii="Times New Roman" w:hAnsi="Times New Roman"/>
            <w:color w:val="212121"/>
          </w:rPr>
          <w:t>range</w:t>
        </w:r>
      </w:ins>
      <w:r w:rsidR="00905ACF">
        <w:rPr>
          <w:rFonts w:ascii="Times New Roman" w:hAnsi="Times New Roman"/>
          <w:color w:val="212121"/>
        </w:rPr>
        <w:t xml:space="preserve"> of policy </w:t>
      </w:r>
      <w:proofErr w:type="gramStart"/>
      <w:r w:rsidR="00905ACF">
        <w:rPr>
          <w:rFonts w:ascii="Times New Roman" w:hAnsi="Times New Roman"/>
          <w:color w:val="212121"/>
        </w:rPr>
        <w:t>feedbacks</w:t>
      </w:r>
      <w:proofErr w:type="gramEnd"/>
      <w:r w:rsidR="00905ACF">
        <w:rPr>
          <w:rFonts w:ascii="Times New Roman" w:hAnsi="Times New Roman"/>
          <w:color w:val="212121"/>
        </w:rPr>
        <w:t>,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 xml:space="preserve">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w:t>
      </w:r>
      <w:r>
        <w:rPr>
          <w:rFonts w:ascii="Times New Roman" w:hAnsi="Times New Roman"/>
          <w:color w:val="212121"/>
        </w:rPr>
        <w:lastRenderedPageBreak/>
        <w:t>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commentRangeStart w:id="33"/>
      <w:r>
        <w:rPr>
          <w:rFonts w:ascii="Times New Roman" w:hAnsi="Times New Roman"/>
          <w:color w:val="212121"/>
        </w:rPr>
        <w:t xml:space="preserve">To reiterate: </w:t>
      </w:r>
      <w:commentRangeEnd w:id="33"/>
      <w:r w:rsidR="00780CED">
        <w:rPr>
          <w:rStyle w:val="CommentReference"/>
        </w:rPr>
        <w:commentReference w:id="33"/>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34"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commentRangeStart w:id="35"/>
      <w:r>
        <w:rPr>
          <w:rFonts w:ascii="Times New Roman" w:hAnsi="Times New Roman"/>
          <w:color w:val="212121"/>
        </w:rPr>
        <w:t xml:space="preserve">*Relationship between deservingness and policy preferences may look different for those who are impacted than those who are not impacted. </w:t>
      </w:r>
      <w:commentRangeEnd w:id="35"/>
      <w:r w:rsidR="00780CED">
        <w:rPr>
          <w:rStyle w:val="CommentReference"/>
        </w:rPr>
        <w:commentReference w:id="35"/>
      </w:r>
    </w:p>
    <w:p w14:paraId="3CBDE43D" w14:textId="77777777" w:rsidR="00447999" w:rsidRDefault="00447999" w:rsidP="00447999">
      <w:pPr>
        <w:spacing w:line="360" w:lineRule="auto"/>
        <w:rPr>
          <w:rFonts w:ascii="Times New Roman" w:hAnsi="Times New Roman"/>
          <w:color w:val="212121"/>
        </w:rPr>
      </w:pPr>
    </w:p>
    <w:p w14:paraId="5BE9DEBC" w14:textId="77777777" w:rsidR="00447999" w:rsidRPr="00FE4CDE" w:rsidRDefault="00447999" w:rsidP="00447999">
      <w:pPr>
        <w:spacing w:line="360" w:lineRule="auto"/>
        <w:rPr>
          <w:rFonts w:ascii="Times New Roman" w:hAnsi="Times New Roman"/>
          <w:color w:val="212121"/>
        </w:rPr>
      </w:pPr>
      <w:commentRangeStart w:id="36"/>
      <w:r w:rsidRPr="00FE4CDE">
        <w:rPr>
          <w:rFonts w:ascii="Times New Roman" w:hAnsi="Times New Roman"/>
          <w:b/>
          <w:bCs/>
          <w:color w:val="212121"/>
        </w:rPr>
        <w:t>Analysis</w:t>
      </w:r>
      <w:commentRangeEnd w:id="36"/>
      <w:r w:rsidR="005F6E84">
        <w:rPr>
          <w:rStyle w:val="CommentReference"/>
        </w:rPr>
        <w:commentReference w:id="36"/>
      </w:r>
    </w:p>
    <w:p w14:paraId="3612C5B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w:t>
      </w:r>
      <w:proofErr w:type="gramStart"/>
      <w:r w:rsidRPr="00FE4CDE">
        <w:rPr>
          <w:rFonts w:ascii="Times New Roman" w:hAnsi="Times New Roman"/>
          <w:color w:val="212121"/>
        </w:rPr>
        <w:t>deservingness</w:t>
      </w:r>
      <w:proofErr w:type="gramEnd"/>
      <w:r w:rsidRPr="00FE4CDE">
        <w:rPr>
          <w:rFonts w:ascii="Times New Roman" w:hAnsi="Times New Roman"/>
          <w:color w:val="212121"/>
        </w:rPr>
        <w:t xml:space="preserve">, and views on policy. In this section, I describe these data and methods for analyses. </w:t>
      </w:r>
    </w:p>
    <w:p w14:paraId="0936C04A" w14:textId="77777777" w:rsidR="00447999" w:rsidRPr="00FE4CDE" w:rsidRDefault="00447999" w:rsidP="00447999">
      <w:pPr>
        <w:spacing w:line="360" w:lineRule="auto"/>
        <w:rPr>
          <w:rFonts w:ascii="Times New Roman" w:hAnsi="Times New Roman"/>
          <w:color w:val="212121"/>
        </w:rPr>
      </w:pPr>
    </w:p>
    <w:p w14:paraId="147B9813" w14:textId="77777777" w:rsidR="00447999" w:rsidRPr="00FE4CDE" w:rsidRDefault="00447999" w:rsidP="00447999">
      <w:pPr>
        <w:spacing w:line="360" w:lineRule="auto"/>
        <w:rPr>
          <w:rFonts w:ascii="Times New Roman" w:hAnsi="Times New Roman"/>
          <w:color w:val="212121"/>
        </w:rPr>
      </w:pPr>
    </w:p>
    <w:p w14:paraId="6485C56D" w14:textId="77777777" w:rsidR="00447999" w:rsidRPr="00FE4CDE" w:rsidRDefault="00447999" w:rsidP="00447999">
      <w:pPr>
        <w:spacing w:line="360" w:lineRule="auto"/>
        <w:rPr>
          <w:rFonts w:ascii="Times New Roman" w:hAnsi="Times New Roman"/>
          <w:b/>
          <w:bCs/>
          <w:color w:val="212121"/>
        </w:rPr>
      </w:pPr>
      <w:r w:rsidRPr="00FE4CDE">
        <w:rPr>
          <w:rFonts w:ascii="Times New Roman" w:hAnsi="Times New Roman"/>
          <w:b/>
          <w:bCs/>
          <w:color w:val="212121"/>
        </w:rPr>
        <w:t>Data</w:t>
      </w:r>
    </w:p>
    <w:p w14:paraId="7AF3CD19" w14:textId="77777777" w:rsidR="00447999" w:rsidRPr="00FE4CDE" w:rsidRDefault="00447999" w:rsidP="00447999">
      <w:pPr>
        <w:spacing w:line="360" w:lineRule="auto"/>
        <w:rPr>
          <w:rFonts w:ascii="Times New Roman" w:hAnsi="Times New Roman"/>
          <w:color w:val="212121"/>
        </w:rPr>
      </w:pPr>
      <w:commentRangeStart w:id="37"/>
      <w:r w:rsidRPr="00FE4CDE">
        <w:rPr>
          <w:rFonts w:ascii="Times New Roman" w:hAnsi="Times New Roman"/>
          <w:i/>
          <w:iCs/>
          <w:color w:val="212121"/>
        </w:rPr>
        <w:t>Survey</w:t>
      </w:r>
      <w:commentRangeEnd w:id="37"/>
      <w:r w:rsidR="005F6E84">
        <w:rPr>
          <w:rStyle w:val="CommentReference"/>
        </w:rPr>
        <w:commentReference w:id="37"/>
      </w:r>
    </w:p>
    <w:p w14:paraId="7610248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I explor</w:t>
      </w:r>
      <w:r>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w:t>
      </w:r>
      <w:commentRangeStart w:id="38"/>
      <w:r w:rsidRPr="00FE4CDE">
        <w:rPr>
          <w:rFonts w:ascii="Times New Roman" w:hAnsi="Times New Roman"/>
          <w:color w:val="212121"/>
        </w:rPr>
        <w:t xml:space="preserve">Kreitzer and Smith, previously empirically mapped 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relying on survey respondents recruited from Bovitz proprietary panel and reducing the number of groups individuals assess, to address issues of respondent fatigue.</w:t>
      </w:r>
      <w:commentRangeEnd w:id="38"/>
      <w:r w:rsidR="005F6E84">
        <w:rPr>
          <w:rStyle w:val="CommentReference"/>
        </w:rPr>
        <w:commentReference w:id="38"/>
      </w:r>
    </w:p>
    <w:p w14:paraId="64553C68" w14:textId="77777777" w:rsidR="00447999" w:rsidRPr="00FE4CDE" w:rsidRDefault="00447999" w:rsidP="00447999">
      <w:pPr>
        <w:spacing w:line="360" w:lineRule="auto"/>
        <w:rPr>
          <w:rFonts w:ascii="Times New Roman" w:hAnsi="Times New Roman"/>
          <w:color w:val="212121"/>
        </w:rPr>
      </w:pPr>
    </w:p>
    <w:p w14:paraId="34FB500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This survey targets the US adult general population</w:t>
      </w:r>
      <w:commentRangeStart w:id="39"/>
      <w:r w:rsidRPr="00FE4CDE">
        <w:rPr>
          <w:rFonts w:ascii="Times New Roman" w:hAnsi="Times New Roman"/>
          <w:color w:val="212121"/>
        </w:rPr>
        <w:t xml:space="preserve">. 2,716 </w:t>
      </w:r>
      <w:commentRangeEnd w:id="39"/>
      <w:r w:rsidR="005F6E84">
        <w:rPr>
          <w:rStyle w:val="CommentReference"/>
        </w:rPr>
        <w:commentReference w:id="39"/>
      </w:r>
      <w:r w:rsidRPr="00FE4CDE">
        <w:rPr>
          <w:rFonts w:ascii="Times New Roman" w:hAnsi="Times New Roman"/>
          <w:color w:val="212121"/>
        </w:rPr>
        <w:t xml:space="preserve">participants </w:t>
      </w:r>
      <w:proofErr w:type="gramStart"/>
      <w:r w:rsidRPr="00FE4CDE">
        <w:rPr>
          <w:rFonts w:ascii="Times New Roman" w:hAnsi="Times New Roman"/>
          <w:color w:val="212121"/>
        </w:rPr>
        <w:t>were on</w:t>
      </w:r>
      <w:proofErr w:type="gramEnd"/>
      <w:r w:rsidRPr="00FE4CDE">
        <w:rPr>
          <w:rFonts w:ascii="Times New Roman" w:hAnsi="Times New Roman"/>
          <w:color w:val="212121"/>
        </w:rPr>
        <w:t xml:space="preserve"> recruited to complete surveys on the platform Forthright. To be eligible for the study, participants were required to provide informed consent, be at least 18 years old, and be residents of the US. They were paid $10 for completing </w:t>
      </w:r>
      <w:r w:rsidRPr="00FE4CDE">
        <w:rPr>
          <w:rFonts w:ascii="Times New Roman" w:hAnsi="Times New Roman"/>
          <w:color w:val="212121"/>
        </w:rPr>
        <w:lastRenderedPageBreak/>
        <w:t xml:space="preserve">the 30-minute survey. </w:t>
      </w:r>
      <w:r>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40"/>
      <w:commentRangeStart w:id="41"/>
      <w:r w:rsidRPr="00FE4CDE">
        <w:rPr>
          <w:rFonts w:ascii="Times New Roman" w:hAnsi="Times New Roman"/>
          <w:color w:val="212121"/>
        </w:rPr>
        <w:t>times</w:t>
      </w:r>
      <w:commentRangeEnd w:id="40"/>
      <w:r w:rsidRPr="00FE4CDE">
        <w:rPr>
          <w:rStyle w:val="CommentReference"/>
          <w:rFonts w:ascii="Times New Roman" w:hAnsi="Times New Roman"/>
        </w:rPr>
        <w:commentReference w:id="40"/>
      </w:r>
      <w:commentRangeEnd w:id="41"/>
      <w:r w:rsidR="005F6E84">
        <w:rPr>
          <w:rStyle w:val="CommentReference"/>
        </w:rPr>
        <w:commentReference w:id="41"/>
      </w:r>
      <w:r w:rsidRPr="00FE4CDE">
        <w:rPr>
          <w:rFonts w:ascii="Times New Roman" w:hAnsi="Times New Roman"/>
          <w:color w:val="212121"/>
        </w:rPr>
        <w:t xml:space="preserve">. </w:t>
      </w:r>
    </w:p>
    <w:p w14:paraId="2838F142" w14:textId="77777777" w:rsidR="00447999" w:rsidRPr="00FE4CDE" w:rsidRDefault="00447999" w:rsidP="00447999">
      <w:pPr>
        <w:spacing w:line="360" w:lineRule="auto"/>
        <w:rPr>
          <w:rFonts w:ascii="Times New Roman" w:hAnsi="Times New Roman"/>
          <w:color w:val="212121"/>
        </w:rPr>
      </w:pPr>
    </w:p>
    <w:p w14:paraId="2B8C41FA" w14:textId="45E2AB92" w:rsidR="00447999" w:rsidRDefault="00447999" w:rsidP="00447999">
      <w:pPr>
        <w:spacing w:line="360" w:lineRule="auto"/>
        <w:rPr>
          <w:rFonts w:ascii="Times New Roman" w:hAnsi="Times New Roman"/>
          <w:i/>
          <w:iCs/>
          <w:color w:val="212121"/>
        </w:rPr>
      </w:pPr>
      <w:r>
        <w:rPr>
          <w:rFonts w:ascii="Times New Roman" w:hAnsi="Times New Roman"/>
          <w:i/>
          <w:iCs/>
          <w:color w:val="212121"/>
        </w:rPr>
        <w:t>Key Variables</w:t>
      </w:r>
    </w:p>
    <w:p w14:paraId="28A17CD5" w14:textId="77777777" w:rsidR="00FE016B" w:rsidRPr="00FE016B" w:rsidRDefault="00FE016B" w:rsidP="00447999">
      <w:pPr>
        <w:spacing w:line="360" w:lineRule="auto"/>
        <w:rPr>
          <w:rFonts w:ascii="Times New Roman" w:hAnsi="Times New Roman"/>
          <w:color w:val="212121"/>
        </w:rPr>
      </w:pPr>
    </w:p>
    <w:p w14:paraId="3ECBD4DC" w14:textId="57B1C85E" w:rsidR="00447999" w:rsidRPr="00FE4CDE" w:rsidRDefault="00FE016B" w:rsidP="00447999">
      <w:pPr>
        <w:spacing w:line="360" w:lineRule="auto"/>
        <w:rPr>
          <w:rFonts w:ascii="Times New Roman" w:hAnsi="Times New Roman"/>
          <w:color w:val="212121"/>
        </w:rPr>
      </w:pPr>
      <w:r>
        <w:rPr>
          <w:rFonts w:ascii="Times New Roman" w:hAnsi="Times New Roman"/>
          <w:color w:val="212121"/>
        </w:rPr>
        <w:t>My</w:t>
      </w:r>
      <w:r w:rsidR="00447999">
        <w:rPr>
          <w:rFonts w:ascii="Times New Roman" w:hAnsi="Times New Roman"/>
          <w:color w:val="212121"/>
        </w:rPr>
        <w:t xml:space="preserve"> first key variable is p</w:t>
      </w:r>
      <w:r w:rsidR="00447999" w:rsidRPr="00FE4CDE">
        <w:rPr>
          <w:rFonts w:ascii="Times New Roman" w:hAnsi="Times New Roman"/>
          <w:color w:val="212121"/>
        </w:rPr>
        <w:t xml:space="preserve">erceptions of </w:t>
      </w:r>
      <w:r w:rsidR="00447999">
        <w:rPr>
          <w:rFonts w:ascii="Times New Roman" w:hAnsi="Times New Roman"/>
          <w:color w:val="212121"/>
        </w:rPr>
        <w:t xml:space="preserve">target group </w:t>
      </w:r>
      <w:r w:rsidR="00447999" w:rsidRPr="00FE4CDE">
        <w:rPr>
          <w:rFonts w:ascii="Times New Roman" w:hAnsi="Times New Roman"/>
          <w:color w:val="212121"/>
        </w:rPr>
        <w:t>deservingness</w:t>
      </w:r>
      <w:r>
        <w:rPr>
          <w:rFonts w:ascii="Times New Roman" w:hAnsi="Times New Roman"/>
          <w:color w:val="212121"/>
        </w:rPr>
        <w:t xml:space="preserve"> as both an outcome and a mediator.</w:t>
      </w:r>
      <w:r w:rsidR="00447999">
        <w:rPr>
          <w:rFonts w:ascii="Times New Roman" w:hAnsi="Times New Roman"/>
          <w:color w:val="212121"/>
        </w:rPr>
        <w:t xml:space="preserve"> These</w:t>
      </w:r>
      <w:r w:rsidR="00447999" w:rsidRPr="00FE4CDE">
        <w:rPr>
          <w:rFonts w:ascii="Times New Roman" w:hAnsi="Times New Roman"/>
          <w:color w:val="212121"/>
        </w:rPr>
        <w:t xml:space="preserve"> </w:t>
      </w:r>
      <w:r>
        <w:rPr>
          <w:rFonts w:ascii="Times New Roman" w:hAnsi="Times New Roman"/>
          <w:color w:val="212121"/>
        </w:rPr>
        <w:t xml:space="preserve">perceptions </w:t>
      </w:r>
      <w:r w:rsidR="00447999" w:rsidRPr="00FE4CDE">
        <w:rPr>
          <w:rFonts w:ascii="Times New Roman" w:hAnsi="Times New Roman"/>
          <w:color w:val="212121"/>
        </w:rPr>
        <w:t xml:space="preserve">are measured as in Kreitzer and Smith’s </w:t>
      </w:r>
      <w:r>
        <w:rPr>
          <w:rFonts w:ascii="Times New Roman" w:hAnsi="Times New Roman"/>
          <w:color w:val="212121"/>
        </w:rPr>
        <w:t xml:space="preserve">(2018) </w:t>
      </w:r>
      <w:r w:rsidR="00447999" w:rsidRPr="00FE4CDE">
        <w:rPr>
          <w:rFonts w:ascii="Times New Roman" w:hAnsi="Times New Roman"/>
          <w:color w:val="212121"/>
        </w:rPr>
        <w:t xml:space="preserve">original empirical mapping. Participants are asked to consider </w:t>
      </w:r>
      <w:del w:id="42" w:author="Helen Milojevich, Ph.D." w:date="2025-03-18T10:17:00Z" w16du:dateUtc="2025-03-18T14:17:00Z">
        <w:r w:rsidR="00447999" w:rsidRPr="00FE4CDE" w:rsidDel="005F6E84">
          <w:rPr>
            <w:rFonts w:ascii="Times New Roman" w:hAnsi="Times New Roman"/>
            <w:color w:val="212121"/>
          </w:rPr>
          <w:delText xml:space="preserve">the </w:delText>
        </w:r>
      </w:del>
      <w:r>
        <w:rPr>
          <w:rFonts w:ascii="Times New Roman" w:hAnsi="Times New Roman"/>
          <w:color w:val="212121"/>
        </w:rPr>
        <w:t>a definitional deservingness</w:t>
      </w:r>
      <w:r w:rsidR="00447999" w:rsidRPr="00FE4CDE">
        <w:rPr>
          <w:rFonts w:ascii="Times New Roman" w:hAnsi="Times New Roman"/>
          <w:color w:val="212121"/>
        </w:rPr>
        <w:t xml:space="preserve"> </w:t>
      </w:r>
      <w:proofErr w:type="gramStart"/>
      <w:r w:rsidR="00447999" w:rsidRPr="00FE4CDE">
        <w:rPr>
          <w:rFonts w:ascii="Times New Roman" w:hAnsi="Times New Roman"/>
          <w:color w:val="212121"/>
        </w:rPr>
        <w:t>prompt, and</w:t>
      </w:r>
      <w:proofErr w:type="gramEnd"/>
      <w:r w:rsidR="00447999" w:rsidRPr="00FE4CDE">
        <w:rPr>
          <w:rFonts w:ascii="Times New Roman" w:hAnsi="Times New Roman"/>
          <w:color w:val="212121"/>
        </w:rPr>
        <w:t xml:space="preserve"> indicate their perception of group deservingness using a 0-100 slider scale set to 50</w:t>
      </w:r>
      <w:r>
        <w:rPr>
          <w:rFonts w:ascii="Times New Roman" w:hAnsi="Times New Roman"/>
          <w:color w:val="212121"/>
        </w:rPr>
        <w:t xml:space="preserve"> of a total of 65 groups, including “incarcerated people/prisoners.”</w:t>
      </w:r>
    </w:p>
    <w:p w14:paraId="1854946F" w14:textId="77777777" w:rsidR="00447999" w:rsidRDefault="00447999" w:rsidP="00447999">
      <w:pPr>
        <w:spacing w:line="360" w:lineRule="auto"/>
        <w:rPr>
          <w:rFonts w:ascii="Times New Roman" w:hAnsi="Times New Roman"/>
          <w:color w:val="212121"/>
        </w:rPr>
      </w:pPr>
    </w:p>
    <w:p w14:paraId="4CDD3B4F" w14:textId="77777777" w:rsidR="00FE016B" w:rsidRDefault="00447999" w:rsidP="00447999">
      <w:pPr>
        <w:spacing w:line="360" w:lineRule="auto"/>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w:t>
      </w:r>
    </w:p>
    <w:p w14:paraId="4F6AAF17" w14:textId="77777777" w:rsidR="00FE016B" w:rsidRDefault="00FE016B" w:rsidP="00447999">
      <w:pPr>
        <w:spacing w:line="360" w:lineRule="auto"/>
        <w:rPr>
          <w:rFonts w:ascii="Times New Roman" w:hAnsi="Times New Roman"/>
          <w:color w:val="212121"/>
        </w:rPr>
      </w:pPr>
      <w:commentRangeStart w:id="43"/>
    </w:p>
    <w:p w14:paraId="7FCF1A9F" w14:textId="7705EE0C" w:rsidR="00447999" w:rsidRDefault="00447999" w:rsidP="00FE016B">
      <w:pPr>
        <w:pStyle w:val="ListParagraph"/>
        <w:numPr>
          <w:ilvl w:val="0"/>
          <w:numId w:val="6"/>
        </w:numPr>
        <w:spacing w:line="360" w:lineRule="auto"/>
        <w:rPr>
          <w:rFonts w:ascii="Times New Roman" w:hAnsi="Times New Roman"/>
          <w:color w:val="212121"/>
        </w:rPr>
      </w:pPr>
      <w:r w:rsidRPr="00FE016B">
        <w:rPr>
          <w:rFonts w:ascii="Times New Roman" w:hAnsi="Times New Roman"/>
          <w:color w:val="212121"/>
        </w:rPr>
        <w:t xml:space="preserve">Following Kreitzer and Smith (2023), who point out some survey participants’ tendency to be “gracious in their evaluations of a range of groups while others…may be </w:t>
      </w:r>
      <w:proofErr w:type="spellStart"/>
      <w:r w:rsidRPr="00FE016B">
        <w:rPr>
          <w:rFonts w:ascii="Times New Roman" w:hAnsi="Times New Roman"/>
          <w:color w:val="212121"/>
        </w:rPr>
        <w:t>dispositionally</w:t>
      </w:r>
      <w:proofErr w:type="spellEnd"/>
      <w:r w:rsidRPr="00FE016B">
        <w:rPr>
          <w:rFonts w:ascii="Times New Roman" w:hAnsi="Times New Roman"/>
          <w:color w:val="212121"/>
        </w:rPr>
        <w:t xml:space="preserve"> </w:t>
      </w:r>
      <w:proofErr w:type="spellStart"/>
      <w:r w:rsidRPr="00FE016B">
        <w:rPr>
          <w:rFonts w:ascii="Times New Roman" w:hAnsi="Times New Roman"/>
          <w:color w:val="212121"/>
        </w:rPr>
        <w:t>judgemental</w:t>
      </w:r>
      <w:proofErr w:type="spellEnd"/>
      <w:r w:rsidRPr="00FE016B">
        <w:rPr>
          <w:rFonts w:ascii="Times New Roman" w:hAnsi="Times New Roman"/>
          <w:color w:val="212121"/>
        </w:rPr>
        <w:t xml:space="preserve">,” I standardize deservingness scores </w:t>
      </w:r>
      <w:r w:rsidR="007377B6" w:rsidRPr="00FE016B">
        <w:rPr>
          <w:rFonts w:ascii="Times New Roman" w:hAnsi="Times New Roman"/>
          <w:color w:val="212121"/>
        </w:rPr>
        <w:t>by</w:t>
      </w:r>
      <w:r w:rsidRPr="00FE016B">
        <w:rPr>
          <w:rFonts w:ascii="Times New Roman" w:hAnsi="Times New Roman"/>
          <w:color w:val="212121"/>
        </w:rPr>
        <w:t xml:space="preserve"> using the “difference between the score a respondent gives to a given group and the average score the respondent gave across all groups.”</w:t>
      </w:r>
    </w:p>
    <w:p w14:paraId="6016B684" w14:textId="3388F6D1" w:rsidR="00FE016B" w:rsidRPr="00FE016B" w:rsidRDefault="00FE016B" w:rsidP="00FE016B">
      <w:pPr>
        <w:pStyle w:val="ListParagraph"/>
        <w:numPr>
          <w:ilvl w:val="0"/>
          <w:numId w:val="6"/>
        </w:numPr>
        <w:spacing w:line="360" w:lineRule="auto"/>
        <w:rPr>
          <w:rFonts w:ascii="Times New Roman" w:hAnsi="Times New Roman"/>
          <w:color w:val="212121"/>
        </w:rPr>
      </w:pPr>
      <w:r>
        <w:rPr>
          <w:rFonts w:ascii="Times New Roman" w:hAnsi="Times New Roman"/>
          <w:color w:val="212121"/>
        </w:rPr>
        <w:t xml:space="preserve">Alternatively, I could calculate mean deservingness scores of incarcerated people for all respondents and subtract each respondent’s individual rating of incarcerated people from this mean to report whether incarcerated deservingness ratings are above or below average. </w:t>
      </w:r>
      <w:commentRangeEnd w:id="43"/>
      <w:r w:rsidR="00C6383A">
        <w:rPr>
          <w:rStyle w:val="CommentReference"/>
        </w:rPr>
        <w:commentReference w:id="43"/>
      </w:r>
    </w:p>
    <w:p w14:paraId="473D3DB9" w14:textId="77777777" w:rsidR="00447999" w:rsidRPr="00FE4CDE" w:rsidRDefault="00447999" w:rsidP="00447999">
      <w:pPr>
        <w:spacing w:line="360" w:lineRule="auto"/>
        <w:rPr>
          <w:rFonts w:ascii="Times New Roman" w:hAnsi="Times New Roman"/>
          <w:color w:val="212121"/>
        </w:rPr>
      </w:pPr>
    </w:p>
    <w:p w14:paraId="2D9218BA" w14:textId="1D45E4C6" w:rsidR="00FE016B" w:rsidRDefault="00EA50D4" w:rsidP="00FE016B">
      <w:pPr>
        <w:spacing w:line="360" w:lineRule="auto"/>
        <w:rPr>
          <w:rFonts w:ascii="Times New Roman" w:hAnsi="Times New Roman"/>
          <w:color w:val="212121"/>
        </w:rPr>
      </w:pPr>
      <w:commentRangeStart w:id="44"/>
      <w:r>
        <w:rPr>
          <w:rFonts w:ascii="Times New Roman" w:hAnsi="Times New Roman"/>
          <w:color w:val="212121"/>
        </w:rPr>
        <w:t xml:space="preserve">I expect that experiencing incarceration, or having close ties with someone who has, and experiences of victimization </w:t>
      </w:r>
      <w:r w:rsidR="00807BFE">
        <w:rPr>
          <w:rFonts w:ascii="Times New Roman" w:hAnsi="Times New Roman"/>
          <w:color w:val="212121"/>
        </w:rPr>
        <w:t xml:space="preserve">affect perceptions of target deservingness and policy preferences. </w:t>
      </w:r>
      <w:commentRangeEnd w:id="44"/>
      <w:r w:rsidR="005F6E84">
        <w:rPr>
          <w:rStyle w:val="CommentReference"/>
        </w:rPr>
        <w:commentReference w:id="44"/>
      </w:r>
      <w:r w:rsidR="00807BFE">
        <w:rPr>
          <w:rFonts w:ascii="Times New Roman" w:hAnsi="Times New Roman"/>
          <w:color w:val="212121"/>
        </w:rPr>
        <w:t>Here, r</w:t>
      </w:r>
      <w:r w:rsidR="00FE016B">
        <w:rPr>
          <w:rFonts w:ascii="Times New Roman" w:hAnsi="Times New Roman"/>
          <w:color w:val="212121"/>
        </w:rPr>
        <w:t>espondents respond to questions about whether they or “someone they know well” have been “</w:t>
      </w:r>
      <w:proofErr w:type="spellStart"/>
      <w:r w:rsidR="00FE016B">
        <w:rPr>
          <w:rFonts w:ascii="Times New Roman" w:hAnsi="Times New Roman"/>
          <w:color w:val="212121"/>
        </w:rPr>
        <w:t>incarcarcerated</w:t>
      </w:r>
      <w:proofErr w:type="spellEnd"/>
      <w:r w:rsidR="00FE016B">
        <w:rPr>
          <w:rFonts w:ascii="Times New Roman" w:hAnsi="Times New Roman"/>
          <w:color w:val="212121"/>
        </w:rPr>
        <w:t xml:space="preserve"> in jail or prison,” and/or “been a victim of violent crime.” </w:t>
      </w:r>
      <w:r w:rsidR="00807BFE">
        <w:rPr>
          <w:rFonts w:ascii="Times New Roman" w:hAnsi="Times New Roman"/>
          <w:color w:val="212121"/>
        </w:rPr>
        <w:t xml:space="preserve">I operationalize these measures with a dummy impact variable to reflect whether a respondent has been incarcerated, knows someone who has been, and/or has been victimized. </w:t>
      </w:r>
      <w:commentRangeStart w:id="45"/>
      <w:commentRangeStart w:id="46"/>
      <w:r w:rsidR="00807BFE">
        <w:rPr>
          <w:rFonts w:ascii="Times New Roman" w:hAnsi="Times New Roman"/>
          <w:color w:val="212121"/>
        </w:rPr>
        <w:t>Overlap</w:t>
      </w:r>
      <w:commentRangeEnd w:id="45"/>
      <w:r w:rsidR="00807BFE">
        <w:rPr>
          <w:rStyle w:val="CommentReference"/>
        </w:rPr>
        <w:commentReference w:id="45"/>
      </w:r>
      <w:commentRangeEnd w:id="46"/>
      <w:r w:rsidR="00807BFE">
        <w:rPr>
          <w:rStyle w:val="CommentReference"/>
        </w:rPr>
        <w:commentReference w:id="46"/>
      </w:r>
      <w:r w:rsidR="00807BFE">
        <w:rPr>
          <w:rFonts w:ascii="Times New Roman" w:hAnsi="Times New Roman"/>
          <w:color w:val="212121"/>
        </w:rPr>
        <w:t>?</w:t>
      </w:r>
    </w:p>
    <w:p w14:paraId="7C763F5B" w14:textId="77777777" w:rsidR="00447999" w:rsidRDefault="00447999" w:rsidP="00447999">
      <w:pPr>
        <w:rPr>
          <w:rFonts w:ascii="Times New Roman" w:hAnsi="Times New Roman"/>
          <w:color w:val="212121"/>
        </w:rPr>
      </w:pPr>
    </w:p>
    <w:p w14:paraId="5F697627" w14:textId="77777777" w:rsidR="00447999" w:rsidRPr="00206FF9" w:rsidRDefault="00447999" w:rsidP="00447999">
      <w:pPr>
        <w:rPr>
          <w:rFonts w:ascii="Times New Roman" w:hAnsi="Times New Roman"/>
          <w:i/>
          <w:iCs/>
          <w:color w:val="212121"/>
        </w:rPr>
      </w:pPr>
      <w:commentRangeStart w:id="47"/>
      <w:r w:rsidRPr="00206FF9">
        <w:rPr>
          <w:rFonts w:ascii="Times New Roman" w:hAnsi="Times New Roman"/>
          <w:i/>
          <w:iCs/>
          <w:color w:val="212121"/>
        </w:rPr>
        <w:t>Control Variables</w:t>
      </w:r>
      <w:commentRangeEnd w:id="47"/>
      <w:r w:rsidR="005F6E84">
        <w:rPr>
          <w:rStyle w:val="CommentReference"/>
        </w:rPr>
        <w:commentReference w:id="47"/>
      </w:r>
    </w:p>
    <w:p w14:paraId="7C21BAF6" w14:textId="77777777" w:rsidR="00807BFE" w:rsidRDefault="00807BFE" w:rsidP="00447999">
      <w:pPr>
        <w:rPr>
          <w:rFonts w:ascii="Times New Roman" w:hAnsi="Times New Roman"/>
          <w:color w:val="212121"/>
        </w:rPr>
      </w:pPr>
    </w:p>
    <w:p w14:paraId="04039B00" w14:textId="46B72429" w:rsidR="00807BFE" w:rsidRDefault="00807BFE" w:rsidP="00807BFE">
      <w:pPr>
        <w:spacing w:line="360" w:lineRule="auto"/>
        <w:rPr>
          <w:rFonts w:ascii="Times New Roman" w:hAnsi="Times New Roman"/>
          <w:color w:val="212121"/>
        </w:rPr>
      </w:pPr>
      <w:r>
        <w:rPr>
          <w:rFonts w:ascii="Times New Roman" w:hAnsi="Times New Roman"/>
          <w:color w:val="212121"/>
        </w:rPr>
        <w:t>I include variables to control for alternative explanations of both (a) how policy exposure might impact deservingness perceptions, (b) how deservingness perceptions might impact policy preferences, and (c) how exposure might impact policy preferences directly.</w:t>
      </w:r>
    </w:p>
    <w:p w14:paraId="45588217" w14:textId="77777777" w:rsidR="00807BFE" w:rsidRDefault="00807BFE" w:rsidP="00447999">
      <w:pPr>
        <w:rPr>
          <w:rFonts w:ascii="Times New Roman" w:hAnsi="Times New Roman"/>
          <w:color w:val="212121"/>
        </w:rPr>
      </w:pPr>
    </w:p>
    <w:p w14:paraId="4931EA6C" w14:textId="77777777" w:rsidR="00C6383A" w:rsidRPr="00C6383A" w:rsidRDefault="00C6383A" w:rsidP="00C6383A">
      <w:pPr>
        <w:rPr>
          <w:rFonts w:ascii="Times New Roman" w:hAnsi="Times New Roman"/>
          <w:i/>
          <w:iCs/>
          <w:color w:val="212121"/>
        </w:rPr>
      </w:pPr>
      <w:commentRangeStart w:id="48"/>
      <w:commentRangeStart w:id="49"/>
      <w:r w:rsidRPr="00C6383A">
        <w:rPr>
          <w:rFonts w:ascii="Times New Roman" w:hAnsi="Times New Roman"/>
          <w:i/>
          <w:iCs/>
          <w:color w:val="212121"/>
        </w:rPr>
        <w:lastRenderedPageBreak/>
        <w:t>Dispositional Control 1</w:t>
      </w:r>
      <w:commentRangeEnd w:id="48"/>
      <w:r w:rsidRPr="00C6383A">
        <w:rPr>
          <w:rStyle w:val="CommentReference"/>
          <w:i/>
          <w:iCs/>
        </w:rPr>
        <w:commentReference w:id="48"/>
      </w:r>
      <w:commentRangeEnd w:id="49"/>
      <w:r w:rsidR="005F6E84">
        <w:rPr>
          <w:rStyle w:val="CommentReference"/>
        </w:rPr>
        <w:commentReference w:id="49"/>
      </w:r>
    </w:p>
    <w:p w14:paraId="13D71B36" w14:textId="77777777" w:rsidR="007846A4" w:rsidRDefault="007846A4" w:rsidP="009854BB">
      <w:pPr>
        <w:spacing w:line="360" w:lineRule="auto"/>
        <w:rPr>
          <w:rFonts w:ascii="Times New Roman" w:hAnsi="Times New Roman"/>
          <w:i/>
          <w:iCs/>
          <w:color w:val="212121"/>
        </w:rPr>
      </w:pPr>
    </w:p>
    <w:p w14:paraId="0FA77B7D" w14:textId="7DB7686C" w:rsidR="007846A4" w:rsidRPr="007846A4" w:rsidRDefault="007846A4" w:rsidP="009854BB">
      <w:pPr>
        <w:spacing w:line="360" w:lineRule="auto"/>
        <w:rPr>
          <w:rFonts w:ascii="Times New Roman" w:hAnsi="Times New Roman"/>
          <w:color w:val="212121"/>
        </w:rPr>
      </w:pPr>
      <w:r>
        <w:rPr>
          <w:rFonts w:ascii="Times New Roman" w:hAnsi="Times New Roman"/>
          <w:color w:val="212121"/>
        </w:rPr>
        <w:t>Deserving target groups are defined as those “people, groups, and organizations . . .viewed as contributing to the general welfare of society and worthy, and thus … deserving of sympathy, pity, or help [and]… good, smart, hardworking, loyal, disciplined, generous, caring of others, respectful, and creative.” Undeserving targets are defined as those “that are viewed as a burden to the general welfare of society, and are believed to be undeserving of sympathy, pity, or help,” and described as “greedy, disrespectful, disloyal, immoral, disgusting, dangerous, lazy, and expect[</w:t>
      </w:r>
      <w:proofErr w:type="spellStart"/>
      <w:r>
        <w:rPr>
          <w:rFonts w:ascii="Times New Roman" w:hAnsi="Times New Roman"/>
          <w:color w:val="212121"/>
        </w:rPr>
        <w:t>ing</w:t>
      </w:r>
      <w:proofErr w:type="spellEnd"/>
      <w:r>
        <w:rPr>
          <w:rFonts w:ascii="Times New Roman" w:hAnsi="Times New Roman"/>
          <w:color w:val="212121"/>
        </w:rPr>
        <w:t xml:space="preserve">] others to care for them.” </w:t>
      </w:r>
    </w:p>
    <w:p w14:paraId="6A04E875" w14:textId="77777777" w:rsidR="00C6383A" w:rsidRDefault="00C6383A" w:rsidP="009854BB">
      <w:pPr>
        <w:spacing w:line="360" w:lineRule="auto"/>
        <w:rPr>
          <w:rFonts w:ascii="Times New Roman" w:hAnsi="Times New Roman"/>
          <w:color w:val="212121"/>
        </w:rPr>
      </w:pPr>
    </w:p>
    <w:p w14:paraId="4DB961D1" w14:textId="7588BAFE" w:rsidR="00964EDE" w:rsidRDefault="007846A4" w:rsidP="009854BB">
      <w:pPr>
        <w:spacing w:line="360" w:lineRule="auto"/>
        <w:rPr>
          <w:rFonts w:ascii="Times New Roman" w:hAnsi="Times New Roman"/>
          <w:color w:val="212121"/>
        </w:rPr>
      </w:pPr>
      <w:r>
        <w:rPr>
          <w:rFonts w:ascii="Times New Roman" w:hAnsi="Times New Roman"/>
          <w:color w:val="212121"/>
        </w:rPr>
        <w:t xml:space="preserve">Perceptions of incarcerated people’s deservingness may reflect broader attitudes towards groups who may be perceived as (a) socially transgressive or social deviators (“disgusting” and “immoral”), or (b) “expecting others to care for them” or </w:t>
      </w:r>
      <w:r w:rsidR="009854BB">
        <w:rPr>
          <w:rFonts w:ascii="Times New Roman" w:hAnsi="Times New Roman"/>
          <w:color w:val="212121"/>
        </w:rPr>
        <w:t>constructed as a target</w:t>
      </w:r>
      <w:r>
        <w:rPr>
          <w:rFonts w:ascii="Times New Roman" w:hAnsi="Times New Roman"/>
          <w:color w:val="212121"/>
        </w:rPr>
        <w:t xml:space="preserve"> needing </w:t>
      </w:r>
      <w:r w:rsidR="009854BB">
        <w:rPr>
          <w:rFonts w:ascii="Times New Roman" w:hAnsi="Times New Roman"/>
          <w:color w:val="212121"/>
        </w:rPr>
        <w:t xml:space="preserve">or seeking </w:t>
      </w:r>
      <w:r>
        <w:rPr>
          <w:rFonts w:ascii="Times New Roman" w:hAnsi="Times New Roman"/>
          <w:color w:val="212121"/>
        </w:rPr>
        <w:t>help</w:t>
      </w:r>
      <w:r w:rsidR="009854BB">
        <w:rPr>
          <w:rFonts w:ascii="Times New Roman" w:hAnsi="Times New Roman"/>
          <w:color w:val="212121"/>
        </w:rPr>
        <w:t xml:space="preserve"> (potentially, “free riders”)</w:t>
      </w:r>
      <w:r>
        <w:rPr>
          <w:rFonts w:ascii="Times New Roman" w:hAnsi="Times New Roman"/>
          <w:color w:val="212121"/>
        </w:rPr>
        <w:t xml:space="preserve">. I control for this </w:t>
      </w:r>
      <w:r w:rsidR="00964EDE">
        <w:rPr>
          <w:rFonts w:ascii="Times New Roman" w:hAnsi="Times New Roman"/>
          <w:color w:val="212121"/>
        </w:rPr>
        <w:t>potential general tendency</w:t>
      </w:r>
      <w:r>
        <w:rPr>
          <w:rFonts w:ascii="Times New Roman" w:hAnsi="Times New Roman"/>
          <w:color w:val="212121"/>
        </w:rPr>
        <w:t xml:space="preserve"> by compilin</w:t>
      </w:r>
      <w:r w:rsidR="00964EDE">
        <w:rPr>
          <w:rFonts w:ascii="Times New Roman" w:hAnsi="Times New Roman"/>
          <w:color w:val="212121"/>
        </w:rPr>
        <w:t>g deservingness scores of groups who fit these frames: Cash Welfare/TANF Recipient, Food Stamps/SNAP Recipient, Medicaid Recipient, Medicare/SSN Recipient, Unemployed, Poor Families, Homeless Individuals, Opioid Users(?), Asylum Seekers/Refugees.</w:t>
      </w:r>
    </w:p>
    <w:p w14:paraId="003DA10F" w14:textId="5BEA7E0B" w:rsidR="007846A4" w:rsidRDefault="007846A4" w:rsidP="009854BB">
      <w:pPr>
        <w:spacing w:line="360" w:lineRule="auto"/>
        <w:rPr>
          <w:rFonts w:ascii="Times New Roman" w:hAnsi="Times New Roman"/>
          <w:color w:val="212121"/>
        </w:rPr>
      </w:pPr>
    </w:p>
    <w:p w14:paraId="2D63C21E" w14:textId="556B8CC0" w:rsidR="00964EDE" w:rsidRDefault="00964EDE" w:rsidP="009854BB">
      <w:pPr>
        <w:spacing w:line="360" w:lineRule="auto"/>
        <w:rPr>
          <w:rFonts w:ascii="Times New Roman" w:hAnsi="Times New Roman"/>
          <w:color w:val="212121"/>
        </w:rPr>
      </w:pPr>
      <w:r>
        <w:rPr>
          <w:rFonts w:ascii="Times New Roman" w:hAnsi="Times New Roman"/>
          <w:color w:val="212121"/>
        </w:rPr>
        <w:t>Because this disposition may translate to related policy views, I also pull, recode, and standardize responses to related policy questions:</w:t>
      </w:r>
    </w:p>
    <w:p w14:paraId="1BF43699" w14:textId="08E83B20"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Q20: more/less assistance for Medicaid (5 point with 6 idk)</w:t>
      </w:r>
    </w:p>
    <w:p w14:paraId="7EC6BD26" w14:textId="3C9CD8FD"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Q19: more/less assistance for unemployment (</w:t>
      </w:r>
      <w:proofErr w:type="gramStart"/>
      <w:r>
        <w:rPr>
          <w:rFonts w:ascii="Times New Roman" w:hAnsi="Times New Roman"/>
          <w:color w:val="212121"/>
        </w:rPr>
        <w:t>5 point</w:t>
      </w:r>
      <w:proofErr w:type="gramEnd"/>
      <w:r>
        <w:rPr>
          <w:rFonts w:ascii="Times New Roman" w:hAnsi="Times New Roman"/>
          <w:color w:val="212121"/>
        </w:rPr>
        <w:t xml:space="preserve"> w 6 idk)</w:t>
      </w:r>
    </w:p>
    <w:p w14:paraId="0CA36F09" w14:textId="51E2A69A"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Q22: opinion on whether [increasing min wage, expanding gov benefits for the poor]</w:t>
      </w:r>
    </w:p>
    <w:p w14:paraId="4D554079" w14:textId="34F52001" w:rsidR="009854BB" w:rsidRPr="009854BB" w:rsidRDefault="009854BB" w:rsidP="009854BB">
      <w:pPr>
        <w:pStyle w:val="ListParagraph"/>
        <w:numPr>
          <w:ilvl w:val="0"/>
          <w:numId w:val="7"/>
        </w:numPr>
        <w:rPr>
          <w:rFonts w:ascii="Times New Roman" w:hAnsi="Times New Roman"/>
          <w:color w:val="212121"/>
        </w:rPr>
      </w:pPr>
      <w:r>
        <w:rPr>
          <w:rFonts w:ascii="Times New Roman" w:hAnsi="Times New Roman"/>
          <w:color w:val="212121"/>
        </w:rPr>
        <w:t>Q74: importance of</w:t>
      </w:r>
      <w:proofErr w:type="gramStart"/>
      <w:r>
        <w:rPr>
          <w:rFonts w:ascii="Times New Roman" w:hAnsi="Times New Roman"/>
          <w:color w:val="212121"/>
        </w:rPr>
        <w:t xml:space="preserve"> ..</w:t>
      </w:r>
      <w:proofErr w:type="gramEnd"/>
      <w:r>
        <w:rPr>
          <w:rFonts w:ascii="Times New Roman" w:hAnsi="Times New Roman"/>
          <w:color w:val="212121"/>
        </w:rPr>
        <w:t>taking in civilian refugees trying to escape violence and war (4 pt w 6 idk)</w:t>
      </w:r>
    </w:p>
    <w:p w14:paraId="704BC888" w14:textId="77777777" w:rsidR="00964EDE" w:rsidRDefault="00964EDE" w:rsidP="00C6383A">
      <w:pPr>
        <w:rPr>
          <w:rFonts w:ascii="Times New Roman" w:hAnsi="Times New Roman"/>
          <w:color w:val="212121"/>
        </w:rPr>
      </w:pPr>
    </w:p>
    <w:p w14:paraId="3FF24182" w14:textId="77777777" w:rsidR="00964EDE" w:rsidRDefault="00964EDE" w:rsidP="00C6383A">
      <w:pPr>
        <w:rPr>
          <w:rFonts w:ascii="Times New Roman" w:hAnsi="Times New Roman"/>
          <w:color w:val="212121"/>
        </w:rPr>
      </w:pPr>
    </w:p>
    <w:p w14:paraId="5979221C" w14:textId="45C3D25F" w:rsidR="00C30A76" w:rsidRDefault="00C30A76" w:rsidP="00C6383A">
      <w:pPr>
        <w:rPr>
          <w:rFonts w:ascii="Times New Roman" w:hAnsi="Times New Roman"/>
          <w:color w:val="212121"/>
        </w:rPr>
      </w:pPr>
      <w:r>
        <w:rPr>
          <w:rFonts w:ascii="Times New Roman" w:hAnsi="Times New Roman"/>
          <w:color w:val="212121"/>
        </w:rPr>
        <w:t>(Thinking about how to incorp punitiveness in CJ sense with this above general attitude).</w:t>
      </w:r>
    </w:p>
    <w:p w14:paraId="208CD2C0" w14:textId="77777777" w:rsidR="00C6383A" w:rsidRDefault="00C6383A" w:rsidP="00C6383A">
      <w:pPr>
        <w:rPr>
          <w:rFonts w:ascii="Times New Roman" w:hAnsi="Times New Roman"/>
          <w:color w:val="212121"/>
        </w:rPr>
      </w:pPr>
      <w:commentRangeStart w:id="50"/>
    </w:p>
    <w:p w14:paraId="30DA49A6" w14:textId="77777777" w:rsidR="00C6383A" w:rsidRDefault="00C6383A" w:rsidP="009854BB">
      <w:pPr>
        <w:spacing w:line="360" w:lineRule="auto"/>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w:t>
      </w:r>
      <w:r w:rsidRPr="00206FF9">
        <w:rPr>
          <w:rFonts w:ascii="Times New Roman" w:hAnsi="Times New Roman"/>
          <w:color w:val="212121"/>
        </w:rPr>
        <w:lastRenderedPageBreak/>
        <w:t xml:space="preserve">incarceration, or whether participants see the purpose being about “punishing incarcerated individuals for past actions” or rehabilitation. </w:t>
      </w:r>
      <w:commentRangeEnd w:id="50"/>
      <w:r w:rsidR="009854BB">
        <w:rPr>
          <w:rStyle w:val="CommentReference"/>
        </w:rPr>
        <w:commentReference w:id="50"/>
      </w:r>
    </w:p>
    <w:p w14:paraId="41482A9D" w14:textId="77777777" w:rsidR="00C6383A" w:rsidRDefault="00C6383A" w:rsidP="00C6383A">
      <w:pPr>
        <w:rPr>
          <w:rFonts w:ascii="Times New Roman" w:hAnsi="Times New Roman"/>
          <w:color w:val="212121"/>
        </w:rPr>
      </w:pPr>
    </w:p>
    <w:p w14:paraId="6629DCCC" w14:textId="77777777" w:rsidR="00C6383A" w:rsidRDefault="00C6383A" w:rsidP="00447999">
      <w:pPr>
        <w:rPr>
          <w:rFonts w:ascii="Times New Roman" w:hAnsi="Times New Roman"/>
          <w:color w:val="212121"/>
        </w:rPr>
      </w:pPr>
    </w:p>
    <w:p w14:paraId="5BD7744F" w14:textId="2153BA64" w:rsidR="00807BFE" w:rsidRDefault="00807BFE" w:rsidP="00447999">
      <w:pPr>
        <w:rPr>
          <w:rFonts w:ascii="Times New Roman" w:hAnsi="Times New Roman"/>
          <w:color w:val="212121"/>
        </w:rPr>
      </w:pPr>
      <w:r>
        <w:rPr>
          <w:rFonts w:ascii="Times New Roman" w:hAnsi="Times New Roman"/>
          <w:color w:val="212121"/>
        </w:rPr>
        <w:t xml:space="preserve"> (a) How policy exposure might impact deservingness perceptions</w:t>
      </w:r>
    </w:p>
    <w:p w14:paraId="59D31817" w14:textId="77777777" w:rsidR="00807BFE" w:rsidRDefault="00807BFE" w:rsidP="00447999">
      <w:pPr>
        <w:rPr>
          <w:rFonts w:ascii="Times New Roman" w:hAnsi="Times New Roman"/>
          <w:color w:val="212121"/>
        </w:rPr>
      </w:pPr>
    </w:p>
    <w:p w14:paraId="21957ABC" w14:textId="569A7E9F" w:rsidR="00C6383A" w:rsidRPr="00C6383A" w:rsidRDefault="00C6383A" w:rsidP="00447999">
      <w:pPr>
        <w:rPr>
          <w:rFonts w:ascii="Times New Roman" w:hAnsi="Times New Roman"/>
          <w:i/>
          <w:iCs/>
          <w:color w:val="212121"/>
        </w:rPr>
      </w:pPr>
      <w:r w:rsidRPr="00C6383A">
        <w:rPr>
          <w:rFonts w:ascii="Times New Roman" w:hAnsi="Times New Roman"/>
          <w:i/>
          <w:iCs/>
          <w:color w:val="212121"/>
        </w:rPr>
        <w:t>(Party/Ideology -- Both a and c)</w:t>
      </w:r>
    </w:p>
    <w:p w14:paraId="59334566" w14:textId="2996EE76" w:rsidR="00C6383A" w:rsidRPr="00206FF9" w:rsidRDefault="00807BFE" w:rsidP="00C6383A">
      <w:pPr>
        <w:rPr>
          <w:rFonts w:ascii="Times New Roman" w:hAnsi="Times New Roman"/>
          <w:color w:val="212121"/>
        </w:rPr>
      </w:pPr>
      <w:r>
        <w:rPr>
          <w:rFonts w:ascii="Times New Roman" w:hAnsi="Times New Roman"/>
          <w:color w:val="212121"/>
        </w:rPr>
        <w:t xml:space="preserve">Smith and Kreitzer (2024) show that </w:t>
      </w:r>
      <w:r w:rsidR="00C6383A">
        <w:rPr>
          <w:rFonts w:ascii="Times New Roman" w:hAnsi="Times New Roman"/>
          <w:color w:val="212121"/>
        </w:rPr>
        <w:t>while there are different levels of across and within partisan consensus around target group deservingness, partisanship is a clear explanatory variable of target social constructions. Further, views on criminal legal policy broadly reflect party affiliation and political ideology, a</w:t>
      </w:r>
      <w:r w:rsidR="00C6383A"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w:t>
      </w:r>
      <w:proofErr w:type="spellStart"/>
      <w:r w:rsidR="00C6383A" w:rsidRPr="00206FF9">
        <w:rPr>
          <w:rFonts w:ascii="Times New Roman" w:hAnsi="Times New Roman"/>
          <w:color w:val="212121"/>
        </w:rPr>
        <w:t>Chouhy</w:t>
      </w:r>
      <w:proofErr w:type="spellEnd"/>
      <w:r w:rsidR="00C6383A"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1EFA3638" w14:textId="77777777" w:rsidR="00C6383A" w:rsidRPr="00206FF9" w:rsidRDefault="00C6383A" w:rsidP="00C6383A">
      <w:pPr>
        <w:rPr>
          <w:rFonts w:ascii="Times New Roman" w:hAnsi="Times New Roman"/>
          <w:color w:val="212121"/>
        </w:rPr>
      </w:pPr>
    </w:p>
    <w:p w14:paraId="7FFEC5DA" w14:textId="77777777" w:rsidR="00C6383A" w:rsidRPr="00206FF9" w:rsidRDefault="00C6383A" w:rsidP="00C6383A">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463E258C" w14:textId="77777777" w:rsidR="00C6383A" w:rsidRDefault="00C6383A" w:rsidP="00447999">
      <w:pPr>
        <w:rPr>
          <w:rFonts w:ascii="Times New Roman" w:hAnsi="Times New Roman"/>
          <w:color w:val="212121"/>
        </w:rPr>
      </w:pPr>
    </w:p>
    <w:p w14:paraId="7FA21CA8" w14:textId="77777777" w:rsidR="00447999" w:rsidRPr="00206FF9" w:rsidRDefault="00447999" w:rsidP="00447999">
      <w:pPr>
        <w:rPr>
          <w:rFonts w:ascii="Times New Roman" w:hAnsi="Times New Roman"/>
          <w:color w:val="212121"/>
        </w:rPr>
      </w:pPr>
    </w:p>
    <w:p w14:paraId="093257E3" w14:textId="77777777" w:rsidR="00447999" w:rsidRDefault="00447999" w:rsidP="0044799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6B6266DF" w14:textId="77777777" w:rsidR="00447999" w:rsidRDefault="00447999" w:rsidP="00447999">
      <w:pPr>
        <w:rPr>
          <w:rFonts w:ascii="Times New Roman" w:hAnsi="Times New Roman"/>
          <w:color w:val="212121"/>
        </w:rPr>
      </w:pPr>
    </w:p>
    <w:p w14:paraId="72D0AB37" w14:textId="77777777" w:rsidR="00C30A76" w:rsidRDefault="00C30A76" w:rsidP="00447999">
      <w:pPr>
        <w:rPr>
          <w:rFonts w:ascii="Times New Roman" w:hAnsi="Times New Roman"/>
          <w:i/>
          <w:iCs/>
          <w:color w:val="212121"/>
        </w:rPr>
      </w:pPr>
    </w:p>
    <w:p w14:paraId="01CC1DEA" w14:textId="26D920EB" w:rsidR="00C30A76" w:rsidRPr="00C30A76" w:rsidRDefault="00C30A76" w:rsidP="00447999">
      <w:pPr>
        <w:rPr>
          <w:rFonts w:ascii="Times New Roman" w:hAnsi="Times New Roman"/>
          <w:i/>
          <w:iCs/>
          <w:color w:val="212121"/>
        </w:rPr>
      </w:pPr>
      <w:commentRangeStart w:id="51"/>
      <w:r>
        <w:rPr>
          <w:rFonts w:ascii="Times New Roman" w:hAnsi="Times New Roman"/>
          <w:i/>
          <w:iCs/>
          <w:color w:val="212121"/>
        </w:rPr>
        <w:t>Analysis</w:t>
      </w:r>
      <w:commentRangeEnd w:id="51"/>
      <w:r>
        <w:rPr>
          <w:rStyle w:val="CommentReference"/>
        </w:rPr>
        <w:commentReference w:id="51"/>
      </w:r>
    </w:p>
    <w:p w14:paraId="521A8A41" w14:textId="77777777" w:rsidR="00C30A76" w:rsidRDefault="00C30A76" w:rsidP="00447999">
      <w:pPr>
        <w:rPr>
          <w:rFonts w:ascii="Times New Roman" w:hAnsi="Times New Roman"/>
          <w:color w:val="212121"/>
        </w:rPr>
      </w:pPr>
    </w:p>
    <w:p w14:paraId="500E18FA" w14:textId="77777777" w:rsidR="00C30A76" w:rsidRDefault="00C30A76" w:rsidP="00447999">
      <w:pPr>
        <w:rPr>
          <w:rFonts w:ascii="Times New Roman" w:hAnsi="Times New Roman"/>
          <w:color w:val="212121"/>
        </w:rPr>
      </w:pPr>
    </w:p>
    <w:p w14:paraId="217A5186" w14:textId="77777777" w:rsidR="00C30A76" w:rsidRDefault="00C30A76" w:rsidP="00447999">
      <w:pPr>
        <w:rPr>
          <w:rFonts w:ascii="Times New Roman" w:hAnsi="Times New Roman"/>
          <w:color w:val="212121"/>
        </w:rPr>
      </w:pPr>
    </w:p>
    <w:p w14:paraId="5A202A17" w14:textId="77777777" w:rsidR="00C30A76" w:rsidRDefault="00C30A76" w:rsidP="00447999">
      <w:pPr>
        <w:rPr>
          <w:rFonts w:ascii="Times New Roman" w:hAnsi="Times New Roman"/>
          <w:color w:val="212121"/>
        </w:rPr>
      </w:pPr>
    </w:p>
    <w:p w14:paraId="391156D3" w14:textId="77777777" w:rsidR="00447999" w:rsidRPr="004F3990" w:rsidRDefault="00447999" w:rsidP="00447999">
      <w:pPr>
        <w:rPr>
          <w:rFonts w:ascii="Times New Roman" w:hAnsi="Times New Roman"/>
          <w:color w:val="212121"/>
          <w:u w:val="single"/>
        </w:rPr>
      </w:pPr>
      <w:commentRangeStart w:id="52"/>
      <w:r w:rsidRPr="004F3990">
        <w:rPr>
          <w:rFonts w:ascii="Times New Roman" w:hAnsi="Times New Roman"/>
          <w:color w:val="212121"/>
          <w:u w:val="single"/>
        </w:rPr>
        <w:t>Test 1</w:t>
      </w:r>
    </w:p>
    <w:p w14:paraId="693CA003" w14:textId="77777777" w:rsidR="00447999" w:rsidRDefault="00447999" w:rsidP="00447999">
      <w:pPr>
        <w:rPr>
          <w:rFonts w:ascii="Times New Roman" w:hAnsi="Times New Roman"/>
          <w:color w:val="212121"/>
        </w:rPr>
      </w:pPr>
      <w:r>
        <w:rPr>
          <w:rFonts w:ascii="Times New Roman" w:hAnsi="Times New Roman"/>
          <w:color w:val="212121"/>
        </w:rPr>
        <w:t xml:space="preserve">To test how having experienced or knowing someone well who has experienced incarceration, and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OLS model where Impact Types represents a dummy variable. </w:t>
      </w:r>
    </w:p>
    <w:p w14:paraId="55D3783E" w14:textId="77777777" w:rsidR="00447999" w:rsidRDefault="00447999" w:rsidP="00447999">
      <w:pPr>
        <w:rPr>
          <w:rFonts w:ascii="Times New Roman" w:hAnsi="Times New Roman"/>
          <w:color w:val="212121"/>
        </w:rPr>
      </w:pPr>
    </w:p>
    <w:p w14:paraId="2CB8C49B"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lastRenderedPageBreak/>
        <w:t xml:space="preserve">Incarcerated Person/Prisoner </w:t>
      </w:r>
      <w:proofErr w:type="gramStart"/>
      <w:r w:rsidRPr="00FD4654">
        <w:rPr>
          <w:rFonts w:ascii="Times New Roman" w:hAnsi="Times New Roman"/>
          <w:i/>
          <w:iCs/>
          <w:color w:val="212121"/>
        </w:rPr>
        <w:t>Deserving</w:t>
      </w:r>
      <w:r w:rsidRPr="004F3990">
        <w:rPr>
          <w:rFonts w:ascii="Times New Roman" w:hAnsi="Times New Roman"/>
          <w:i/>
          <w:iCs/>
          <w:color w:val="212121"/>
        </w:rPr>
        <w:t xml:space="preserve">ness </w:t>
      </w:r>
      <w:r w:rsidRPr="00FD4654">
        <w:rPr>
          <w:rFonts w:ascii="Times New Roman" w:hAnsi="Times New Roman"/>
          <w:i/>
          <w:iCs/>
          <w:color w:val="212121"/>
        </w:rPr>
        <w:t xml:space="preserve"> =</w:t>
      </w:r>
      <w:proofErr w:type="gramEnd"/>
      <w:r w:rsidRPr="00FD4654">
        <w:rPr>
          <w:rFonts w:ascii="Times New Roman" w:hAnsi="Times New Roman"/>
          <w:i/>
          <w:iCs/>
          <w:color w:val="212121"/>
        </w:rPr>
        <w:t xml:space="preserve"> </w:t>
      </w:r>
    </w:p>
    <w:p w14:paraId="475B3F3B" w14:textId="77777777" w:rsidR="00447999" w:rsidRPr="004F3990" w:rsidRDefault="00447999" w:rsidP="00447999">
      <w:pPr>
        <w:rPr>
          <w:rFonts w:ascii="Times New Roman" w:hAnsi="Times New Roman"/>
          <w:i/>
          <w:iCs/>
          <w:color w:val="212121"/>
        </w:rPr>
      </w:pPr>
    </w:p>
    <w:p w14:paraId="12959ADF" w14:textId="77777777" w:rsidR="00447999" w:rsidRPr="004F3990" w:rsidRDefault="00447999" w:rsidP="0044799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53"/>
      <w:r w:rsidRPr="004F3990">
        <w:rPr>
          <w:rFonts w:ascii="Times New Roman" w:hAnsi="Times New Roman"/>
          <w:i/>
          <w:iCs/>
          <w:color w:val="212121"/>
        </w:rPr>
        <w:t>error</w:t>
      </w:r>
      <w:commentRangeEnd w:id="53"/>
      <w:r w:rsidRPr="004F3990">
        <w:rPr>
          <w:rStyle w:val="CommentReference"/>
          <w:i/>
          <w:iCs/>
        </w:rPr>
        <w:commentReference w:id="53"/>
      </w:r>
    </w:p>
    <w:p w14:paraId="106307B9" w14:textId="77777777" w:rsidR="00447999" w:rsidRDefault="00447999" w:rsidP="00447999">
      <w:pPr>
        <w:rPr>
          <w:rFonts w:ascii="Times New Roman" w:hAnsi="Times New Roman"/>
          <w:color w:val="212121"/>
        </w:rPr>
      </w:pPr>
    </w:p>
    <w:p w14:paraId="422C0C37" w14:textId="77777777" w:rsidR="00447999" w:rsidRPr="00FD4654" w:rsidRDefault="00447999" w:rsidP="00447999">
      <w:pPr>
        <w:rPr>
          <w:rFonts w:ascii="Times New Roman" w:hAnsi="Times New Roman"/>
          <w:color w:val="212121"/>
          <w:u w:val="single"/>
        </w:rPr>
      </w:pPr>
      <w:r w:rsidRPr="004F3990">
        <w:rPr>
          <w:rFonts w:ascii="Times New Roman" w:hAnsi="Times New Roman"/>
          <w:color w:val="212121"/>
          <w:u w:val="single"/>
        </w:rPr>
        <w:t>Test 2</w:t>
      </w:r>
    </w:p>
    <w:p w14:paraId="2EDD62D0" w14:textId="77777777" w:rsidR="00447999" w:rsidRDefault="00447999" w:rsidP="00447999">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I </w:t>
      </w:r>
      <w:proofErr w:type="gramStart"/>
      <w:r>
        <w:rPr>
          <w:rFonts w:ascii="Times New Roman" w:hAnsi="Times New Roman"/>
          <w:color w:val="212121"/>
        </w:rPr>
        <w:t>am able to</w:t>
      </w:r>
      <w:proofErr w:type="gramEnd"/>
      <w:r>
        <w:rPr>
          <w:rFonts w:ascii="Times New Roman" w:hAnsi="Times New Roman"/>
          <w:color w:val="212121"/>
        </w:rPr>
        <w:t xml:space="preserve"> test this relationship with 7-point scale questions on criminal legal policy. </w:t>
      </w:r>
    </w:p>
    <w:p w14:paraId="7E248E50" w14:textId="77777777" w:rsidR="00447999" w:rsidRDefault="00447999" w:rsidP="00447999">
      <w:pPr>
        <w:rPr>
          <w:rFonts w:ascii="Times New Roman" w:hAnsi="Times New Roman"/>
          <w:color w:val="212121"/>
        </w:rPr>
      </w:pPr>
    </w:p>
    <w:p w14:paraId="5B74A193" w14:textId="77777777" w:rsidR="00447999" w:rsidRDefault="00447999" w:rsidP="00447999">
      <w:pPr>
        <w:rPr>
          <w:rFonts w:ascii="Times New Roman" w:hAnsi="Times New Roman"/>
          <w:color w:val="212121"/>
        </w:rPr>
      </w:pPr>
      <w:r>
        <w:rPr>
          <w:rFonts w:ascii="Times New Roman" w:hAnsi="Times New Roman"/>
          <w:color w:val="212121"/>
        </w:rPr>
        <w:t xml:space="preserve">First, I test the interaction between impact types and </w:t>
      </w:r>
    </w:p>
    <w:p w14:paraId="246770AD" w14:textId="77777777" w:rsidR="00447999" w:rsidRDefault="00447999" w:rsidP="00447999">
      <w:pPr>
        <w:rPr>
          <w:rFonts w:ascii="Times New Roman" w:hAnsi="Times New Roman"/>
          <w:color w:val="212121"/>
        </w:rPr>
      </w:pPr>
    </w:p>
    <w:p w14:paraId="2F5A6262"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54"/>
      <w:r w:rsidRPr="004F3990">
        <w:rPr>
          <w:rFonts w:ascii="Times New Roman" w:hAnsi="Times New Roman"/>
          <w:i/>
          <w:iCs/>
          <w:color w:val="212121"/>
        </w:rPr>
        <w:t>error</w:t>
      </w:r>
      <w:commentRangeEnd w:id="54"/>
      <w:r w:rsidRPr="004F3990">
        <w:rPr>
          <w:rStyle w:val="CommentReference"/>
          <w:i/>
          <w:iCs/>
        </w:rPr>
        <w:commentReference w:id="54"/>
      </w:r>
    </w:p>
    <w:p w14:paraId="397D12A8" w14:textId="77777777" w:rsidR="00447999" w:rsidRDefault="00447999" w:rsidP="00447999">
      <w:pPr>
        <w:rPr>
          <w:rFonts w:ascii="Times New Roman" w:hAnsi="Times New Roman"/>
          <w:color w:val="212121"/>
        </w:rPr>
      </w:pPr>
    </w:p>
    <w:p w14:paraId="0E4194B2" w14:textId="77777777" w:rsidR="00447999" w:rsidRDefault="00447999" w:rsidP="00447999">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If test 1 indicates that impact has a statistically significant effect on deservingness perceptions, and test 2 suggests that deservingness perceptions shape policy views for each policy, I will run a series of mediation analyses to test whether how deservingness perceptions serve as an explanatory mechanism. </w:t>
      </w:r>
    </w:p>
    <w:p w14:paraId="04F22618" w14:textId="77777777" w:rsidR="00447999" w:rsidRDefault="00447999" w:rsidP="00447999">
      <w:pPr>
        <w:rPr>
          <w:rFonts w:ascii="Times New Roman" w:hAnsi="Times New Roman"/>
          <w:color w:val="212121"/>
        </w:rPr>
      </w:pPr>
    </w:p>
    <w:p w14:paraId="58AC0763" w14:textId="77777777" w:rsidR="00447999" w:rsidRDefault="00447999" w:rsidP="00447999">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4767462D" w14:textId="77777777" w:rsidR="00447999" w:rsidRDefault="00447999" w:rsidP="00447999">
      <w:pPr>
        <w:spacing w:line="360" w:lineRule="auto"/>
        <w:rPr>
          <w:rFonts w:ascii="Times New Roman" w:hAnsi="Times New Roman"/>
          <w:color w:val="212121"/>
        </w:rPr>
      </w:pPr>
    </w:p>
    <w:p w14:paraId="5FFC01D7" w14:textId="77777777" w:rsidR="00447999" w:rsidRPr="005F6654" w:rsidRDefault="00447999" w:rsidP="00447999">
      <w:pPr>
        <w:spacing w:line="360" w:lineRule="auto"/>
        <w:rPr>
          <w:rFonts w:ascii="Times New Roman" w:hAnsi="Times New Roman"/>
          <w:color w:val="212121"/>
        </w:rPr>
      </w:pPr>
    </w:p>
    <w:p w14:paraId="61DF789C" w14:textId="197A9B23" w:rsidR="009854BB" w:rsidRDefault="009854BB">
      <w:pPr>
        <w:rPr>
          <w:rFonts w:ascii="Times New Roman" w:hAnsi="Times New Roman"/>
          <w:color w:val="212121"/>
        </w:rPr>
      </w:pPr>
      <w:r>
        <w:rPr>
          <w:rFonts w:ascii="Times New Roman" w:hAnsi="Times New Roman"/>
          <w:color w:val="212121"/>
        </w:rPr>
        <w:br w:type="page"/>
      </w:r>
      <w:commentRangeEnd w:id="52"/>
      <w:r w:rsidR="00C30A76">
        <w:rPr>
          <w:rStyle w:val="CommentReference"/>
        </w:rPr>
        <w:commentReference w:id="52"/>
      </w:r>
    </w:p>
    <w:p w14:paraId="0F9E40BF" w14:textId="77777777" w:rsidR="00447999" w:rsidRPr="005F6654" w:rsidRDefault="00447999" w:rsidP="00447999">
      <w:pPr>
        <w:spacing w:line="360" w:lineRule="auto"/>
        <w:rPr>
          <w:rFonts w:ascii="Times New Roman" w:hAnsi="Times New Roman"/>
          <w:color w:val="212121"/>
        </w:rPr>
      </w:pP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478A2A16" w:rsidR="002415CE" w:rsidRPr="00FE016B" w:rsidRDefault="00FE016B" w:rsidP="00F72FAD">
      <w:pPr>
        <w:spacing w:line="360" w:lineRule="auto"/>
        <w:rPr>
          <w:rFonts w:ascii="Times New Roman" w:hAnsi="Times New Roman"/>
          <w:b/>
          <w:bCs/>
        </w:rPr>
      </w:pPr>
      <w:r w:rsidRPr="00FE016B">
        <w:rPr>
          <w:rFonts w:ascii="Times New Roman" w:hAnsi="Times New Roman"/>
          <w:b/>
          <w:bCs/>
        </w:rPr>
        <w:t>Cut for “Supplementary Materials/Appendix”</w:t>
      </w:r>
    </w:p>
    <w:p w14:paraId="57DA09FD" w14:textId="77777777" w:rsidR="00FE016B" w:rsidRDefault="00FE016B" w:rsidP="00F72FAD">
      <w:pPr>
        <w:spacing w:line="360" w:lineRule="auto"/>
        <w:rPr>
          <w:rFonts w:ascii="Times New Roman" w:hAnsi="Times New Roman"/>
        </w:rPr>
      </w:pPr>
    </w:p>
    <w:p w14:paraId="2F30280F" w14:textId="0771033E" w:rsidR="00FE016B" w:rsidRPr="00FE4CDE" w:rsidRDefault="00FE016B" w:rsidP="00FE016B">
      <w:pPr>
        <w:spacing w:line="360" w:lineRule="auto"/>
        <w:rPr>
          <w:rFonts w:ascii="Times New Roman" w:hAnsi="Times New Roman"/>
          <w:color w:val="212121"/>
        </w:rPr>
      </w:pPr>
      <w:r>
        <w:rPr>
          <w:rFonts w:ascii="Times New Roman" w:hAnsi="Times New Roman"/>
          <w:color w:val="212121"/>
        </w:rPr>
        <w:t>Deservingness Measure</w:t>
      </w:r>
    </w:p>
    <w:p w14:paraId="657D9599" w14:textId="77777777" w:rsidR="00FE016B" w:rsidRPr="00FE4CDE" w:rsidRDefault="00FE016B" w:rsidP="00FE016B">
      <w:pPr>
        <w:spacing w:line="276" w:lineRule="auto"/>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1DE0F9BB" w14:textId="77777777" w:rsidR="00FE016B" w:rsidRPr="00FE4CDE" w:rsidRDefault="00FE016B" w:rsidP="00FE016B">
      <w:pPr>
        <w:spacing w:line="276" w:lineRule="auto"/>
        <w:rPr>
          <w:rFonts w:ascii="Times New Roman" w:hAnsi="Times New Roman"/>
          <w:color w:val="212121"/>
        </w:rPr>
      </w:pPr>
    </w:p>
    <w:p w14:paraId="5AD94B08" w14:textId="77777777" w:rsidR="00FE016B" w:rsidRPr="00FE4CDE" w:rsidRDefault="00FE016B" w:rsidP="00FE016B">
      <w:pPr>
        <w:spacing w:line="360" w:lineRule="auto"/>
        <w:rPr>
          <w:rFonts w:ascii="Times New Roman" w:hAnsi="Times New Roman"/>
          <w:color w:val="212121"/>
        </w:rPr>
      </w:pPr>
      <w:r w:rsidRPr="00FE4CDE">
        <w:rPr>
          <w:rFonts w:ascii="Times New Roman" w:hAnsi="Times New Roman"/>
          <w:color w:val="212121"/>
        </w:rPr>
        <w:t>In this survey, participants review a total of 65 groups. To include that many groups, participants are randomly assorted into three sections (A, B, and C).  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32D4F7B8" w14:textId="77777777" w:rsidR="00FE016B" w:rsidRPr="00EB406C" w:rsidRDefault="00FE016B" w:rsidP="00F72FAD">
      <w:pPr>
        <w:spacing w:line="360" w:lineRule="auto"/>
        <w:rPr>
          <w:rFonts w:ascii="Times New Roman" w:hAnsi="Times New Roman"/>
        </w:rPr>
      </w:pPr>
    </w:p>
    <w:sectPr w:rsidR="00FE016B" w:rsidRPr="00EB40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12T19:40:00Z" w:initials="KM">
    <w:p w14:paraId="6D9026F3" w14:textId="77777777" w:rsidR="008E183C" w:rsidRDefault="008E183C" w:rsidP="008E183C">
      <w:r>
        <w:rPr>
          <w:rStyle w:val="CommentReference"/>
        </w:rPr>
        <w:annotationRef/>
      </w:r>
      <w:r>
        <w:rPr>
          <w:color w:val="000000"/>
          <w:sz w:val="20"/>
          <w:szCs w:val="20"/>
        </w:rPr>
        <w:t>I know not the first, just trying to get a start going to say (1) policy feedback literature shows criminal legal contact shapes behavior, (2) less is known about how it shapes perceptions of targets, (3) social construction theory explains perceptions of targets</w:t>
      </w:r>
    </w:p>
    <w:p w14:paraId="315D3CE8" w14:textId="77777777" w:rsidR="008E183C" w:rsidRDefault="008E183C" w:rsidP="008E183C"/>
  </w:comment>
  <w:comment w:id="1" w:author="Helen Milojevich, Ph.D." w:date="2025-03-18T09:26:00Z" w:initials="HM">
    <w:p w14:paraId="76AA2611" w14:textId="77777777" w:rsidR="00CA0A87" w:rsidRDefault="00CA0A87" w:rsidP="00CA0A87">
      <w:pPr>
        <w:pStyle w:val="CommentText"/>
      </w:pPr>
      <w:r>
        <w:rPr>
          <w:rStyle w:val="CommentReference"/>
        </w:rPr>
        <w:annotationRef/>
      </w:r>
      <w:r>
        <w:t>Are you missing a word here?</w:t>
      </w:r>
    </w:p>
  </w:comment>
  <w:comment w:id="2" w:author="Helen Milojevich, Ph.D." w:date="2025-03-18T09:27:00Z" w:initials="HM">
    <w:p w14:paraId="289E15D0" w14:textId="77777777" w:rsidR="00CA0A87" w:rsidRDefault="00CA0A87" w:rsidP="00CA0A87">
      <w:pPr>
        <w:pStyle w:val="CommentText"/>
      </w:pPr>
      <w:r>
        <w:rPr>
          <w:rStyle w:val="CommentReference"/>
        </w:rPr>
        <w:annotationRef/>
      </w:r>
      <w:r>
        <w:t xml:space="preserve">I’m struggling with the opening paragraph. The language is repetitive at times, which makes it difficult to follow the logic, particularly in the last two sentences. </w:t>
      </w:r>
    </w:p>
  </w:comment>
  <w:comment w:id="3" w:author="Candis Watts Smith" w:date="2025-03-06T13:05:00Z" w:initials="CWS">
    <w:p w14:paraId="12598080" w14:textId="463EACBE" w:rsidR="00A2270B" w:rsidRDefault="00A2270B" w:rsidP="00A2270B">
      <w:r>
        <w:rPr>
          <w:rStyle w:val="CommentReference"/>
        </w:rPr>
        <w:annotationRef/>
      </w:r>
      <w:r>
        <w:rPr>
          <w:color w:val="000000"/>
          <w:sz w:val="20"/>
          <w:szCs w:val="20"/>
        </w:rPr>
        <w:t>This belongs in the introduction: Why is this question and its answer important?</w:t>
      </w:r>
    </w:p>
  </w:comment>
  <w:comment w:id="4" w:author="Helen Milojevich, Ph.D." w:date="2025-03-18T09:28:00Z" w:initials="HM">
    <w:p w14:paraId="6D75DF7E" w14:textId="77777777" w:rsidR="00CA0A87" w:rsidRDefault="00CA0A87" w:rsidP="00CA0A87">
      <w:pPr>
        <w:pStyle w:val="CommentText"/>
      </w:pPr>
      <w:r>
        <w:rPr>
          <w:rStyle w:val="CommentReference"/>
        </w:rPr>
        <w:annotationRef/>
      </w:r>
      <w:r>
        <w:t xml:space="preserve">Not entirely sure what you mean here. </w:t>
      </w:r>
    </w:p>
  </w:comment>
  <w:comment w:id="5" w:author="Helen Milojevich, Ph.D." w:date="2025-03-18T09:29:00Z" w:initials="HM">
    <w:p w14:paraId="3A0B3492" w14:textId="77777777" w:rsidR="00CA0A87" w:rsidRDefault="00CA0A87" w:rsidP="00CA0A87">
      <w:pPr>
        <w:pStyle w:val="CommentText"/>
      </w:pPr>
      <w:r>
        <w:rPr>
          <w:rStyle w:val="CommentReference"/>
        </w:rPr>
        <w:annotationRef/>
      </w:r>
      <w:r>
        <w:t>This is much clearer.</w:t>
      </w:r>
    </w:p>
  </w:comment>
  <w:comment w:id="7" w:author="Kristina Mensik" w:date="2025-03-14T14:28:00Z" w:initials="KM">
    <w:p w14:paraId="7978F503" w14:textId="416BBF4D"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14" w:author="Helen Milojevich, Ph.D." w:date="2025-03-18T09:44:00Z" w:initials="HM">
    <w:p w14:paraId="2EFA4CDA" w14:textId="77777777" w:rsidR="001854E7" w:rsidRDefault="001854E7" w:rsidP="001854E7">
      <w:pPr>
        <w:pStyle w:val="CommentText"/>
      </w:pPr>
      <w:r>
        <w:rPr>
          <w:rStyle w:val="CommentReference"/>
        </w:rPr>
        <w:annotationRef/>
      </w:r>
      <w:r>
        <w:t>Not sure what you mean here.</w:t>
      </w:r>
    </w:p>
  </w:comment>
  <w:comment w:id="15" w:author="Helen Milojevich, Ph.D." w:date="2025-03-18T09:44:00Z" w:initials="HM">
    <w:p w14:paraId="06FD6AF0" w14:textId="77777777" w:rsidR="001854E7" w:rsidRDefault="001854E7" w:rsidP="001854E7">
      <w:pPr>
        <w:pStyle w:val="CommentText"/>
      </w:pPr>
      <w:r>
        <w:rPr>
          <w:rStyle w:val="CommentReference"/>
        </w:rPr>
        <w:annotationRef/>
      </w:r>
      <w:r>
        <w:t xml:space="preserve">Used myriad twice in this sentence. </w:t>
      </w:r>
    </w:p>
  </w:comment>
  <w:comment w:id="18" w:author="Kristina Mensik" w:date="2025-03-14T15:30:00Z" w:initials="KM">
    <w:p w14:paraId="4DD952B2" w14:textId="56256019"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19" w:author="Helen Milojevich, Ph.D." w:date="2025-03-18T09:46:00Z" w:initials="HM">
    <w:p w14:paraId="0FA17B17" w14:textId="77777777" w:rsidR="001854E7" w:rsidRDefault="001854E7" w:rsidP="001854E7">
      <w:pPr>
        <w:pStyle w:val="CommentText"/>
      </w:pPr>
      <w:r>
        <w:rPr>
          <w:rStyle w:val="CommentReference"/>
        </w:rPr>
        <w:annotationRef/>
      </w:r>
      <w:r>
        <w:t>Missing something here?</w:t>
      </w:r>
    </w:p>
  </w:comment>
  <w:comment w:id="22" w:author="Helen Milojevich, Ph.D." w:date="2025-03-18T09:48:00Z" w:initials="HM">
    <w:p w14:paraId="7773521E" w14:textId="77777777" w:rsidR="000136FB" w:rsidRDefault="000136FB" w:rsidP="000136FB">
      <w:pPr>
        <w:pStyle w:val="CommentText"/>
      </w:pPr>
      <w:r>
        <w:rPr>
          <w:rStyle w:val="CommentReference"/>
        </w:rPr>
        <w:annotationRef/>
      </w:r>
      <w:r>
        <w:t xml:space="preserve">Grammatical error here. </w:t>
      </w:r>
    </w:p>
  </w:comment>
  <w:comment w:id="25" w:author="Helen Milojevich, Ph.D." w:date="2025-03-18T10:05:00Z" w:initials="HM">
    <w:p w14:paraId="5E0DD3E5" w14:textId="77777777" w:rsidR="00780CED" w:rsidRDefault="00780CED" w:rsidP="00780CED">
      <w:pPr>
        <w:pStyle w:val="CommentText"/>
      </w:pPr>
      <w:r>
        <w:rPr>
          <w:rStyle w:val="CommentReference"/>
        </w:rPr>
        <w:annotationRef/>
      </w:r>
      <w:r>
        <w:t xml:space="preserve">Not sure why this section is labeled “theory”. You presented theory and frameworks in the last section too. </w:t>
      </w:r>
    </w:p>
  </w:comment>
  <w:comment w:id="26" w:author="Kristina Mensik" w:date="2025-03-16T11:58:00Z" w:initials="KM">
    <w:p w14:paraId="3FA6CE0E" w14:textId="4E827F15"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 w:id="27" w:author="Helen Milojevich, Ph.D." w:date="2025-03-18T10:06:00Z" w:initials="HM">
    <w:p w14:paraId="401837C1" w14:textId="77777777" w:rsidR="00780CED" w:rsidRDefault="00780CED" w:rsidP="00780CED">
      <w:pPr>
        <w:pStyle w:val="CommentText"/>
      </w:pPr>
      <w:r>
        <w:rPr>
          <w:rStyle w:val="CommentReference"/>
        </w:rPr>
        <w:annotationRef/>
      </w:r>
      <w:r>
        <w:t xml:space="preserve">I would keep this here. You’re not talking about your methods, but rather the limitations of previous work. </w:t>
      </w:r>
    </w:p>
  </w:comment>
  <w:comment w:id="28" w:author="Helen Milojevich, Ph.D." w:date="2025-03-18T10:07:00Z" w:initials="HM">
    <w:p w14:paraId="141EFC8F" w14:textId="77777777" w:rsidR="00780CED" w:rsidRDefault="00780CED" w:rsidP="00780CED">
      <w:pPr>
        <w:pStyle w:val="CommentText"/>
      </w:pPr>
      <w:r>
        <w:rPr>
          <w:rStyle w:val="CommentReference"/>
        </w:rPr>
        <w:annotationRef/>
      </w:r>
      <w:r>
        <w:t>Not sure what this means</w:t>
      </w:r>
    </w:p>
  </w:comment>
  <w:comment w:id="29" w:author="Helen Milojevich, Ph.D." w:date="2025-03-18T10:08:00Z" w:initials="HM">
    <w:p w14:paraId="0A16788C" w14:textId="77777777" w:rsidR="00780CED" w:rsidRDefault="00780CED" w:rsidP="00780CED">
      <w:pPr>
        <w:pStyle w:val="CommentText"/>
      </w:pPr>
      <w:r>
        <w:rPr>
          <w:rStyle w:val="CommentReference"/>
        </w:rPr>
        <w:annotationRef/>
      </w:r>
      <w:r>
        <w:t>Why is this a separate paragraph?</w:t>
      </w:r>
    </w:p>
  </w:comment>
  <w:comment w:id="30" w:author="Helen Milojevich, Ph.D." w:date="2025-03-18T10:09:00Z" w:initials="HM">
    <w:p w14:paraId="710EE85D" w14:textId="77777777" w:rsidR="00780CED" w:rsidRDefault="00780CED" w:rsidP="00780CED">
      <w:pPr>
        <w:pStyle w:val="CommentText"/>
      </w:pPr>
      <w:r>
        <w:rPr>
          <w:rStyle w:val="CommentReference"/>
        </w:rPr>
        <w:annotationRef/>
      </w:r>
      <w:r>
        <w:t xml:space="preserve">Maybe add a footnote providing some details in case readers aren’t familiar. </w:t>
      </w:r>
    </w:p>
  </w:comment>
  <w:comment w:id="33" w:author="Helen Milojevich, Ph.D." w:date="2025-03-18T10:10:00Z" w:initials="HM">
    <w:p w14:paraId="104FAFCD" w14:textId="77777777" w:rsidR="00780CED" w:rsidRDefault="00780CED" w:rsidP="00780CED">
      <w:pPr>
        <w:pStyle w:val="CommentText"/>
      </w:pPr>
      <w:r>
        <w:rPr>
          <w:rStyle w:val="CommentReference"/>
        </w:rPr>
        <w:annotationRef/>
      </w:r>
      <w:r>
        <w:t xml:space="preserve">You only presented H1 above, so you aren’t reiterating H2, but instead, presenting it for the first time. </w:t>
      </w:r>
    </w:p>
  </w:comment>
  <w:comment w:id="35" w:author="Helen Milojevich, Ph.D." w:date="2025-03-18T10:11:00Z" w:initials="HM">
    <w:p w14:paraId="4FC3AAF1" w14:textId="77777777" w:rsidR="00780CED" w:rsidRDefault="00780CED" w:rsidP="00780CED">
      <w:pPr>
        <w:pStyle w:val="CommentText"/>
      </w:pPr>
      <w:r>
        <w:rPr>
          <w:rStyle w:val="CommentReference"/>
        </w:rPr>
        <w:annotationRef/>
      </w:r>
      <w:r>
        <w:t>Why include this here?</w:t>
      </w:r>
    </w:p>
  </w:comment>
  <w:comment w:id="36" w:author="Helen Milojevich, Ph.D." w:date="2025-03-18T10:12:00Z" w:initials="HM">
    <w:p w14:paraId="16E72178" w14:textId="77777777" w:rsidR="005F6E84" w:rsidRDefault="005F6E84" w:rsidP="005F6E84">
      <w:pPr>
        <w:pStyle w:val="CommentText"/>
      </w:pPr>
      <w:r>
        <w:rPr>
          <w:rStyle w:val="CommentReference"/>
        </w:rPr>
        <w:annotationRef/>
      </w:r>
      <w:r>
        <w:t xml:space="preserve">Not sure that this is a helpful section as currently written. Consider asking your committee. </w:t>
      </w:r>
    </w:p>
  </w:comment>
  <w:comment w:id="37" w:author="Helen Milojevich, Ph.D." w:date="2025-03-18T10:13:00Z" w:initials="HM">
    <w:p w14:paraId="779C54F4" w14:textId="77777777" w:rsidR="005F6E84" w:rsidRDefault="005F6E84" w:rsidP="005F6E84">
      <w:pPr>
        <w:pStyle w:val="CommentText"/>
      </w:pPr>
      <w:r>
        <w:rPr>
          <w:rStyle w:val="CommentReference"/>
        </w:rPr>
        <w:annotationRef/>
      </w:r>
      <w:r>
        <w:t xml:space="preserve">What about your sample? Typically the sample is described prior to the methods. </w:t>
      </w:r>
    </w:p>
  </w:comment>
  <w:comment w:id="38" w:author="Helen Milojevich, Ph.D." w:date="2025-03-18T10:15:00Z" w:initials="HM">
    <w:p w14:paraId="64CAC293" w14:textId="77777777" w:rsidR="005F6E84" w:rsidRDefault="005F6E84" w:rsidP="005F6E84">
      <w:pPr>
        <w:pStyle w:val="CommentText"/>
      </w:pPr>
      <w:r>
        <w:rPr>
          <w:rStyle w:val="CommentReference"/>
        </w:rPr>
        <w:annotationRef/>
      </w:r>
      <w:r>
        <w:t xml:space="preserve">I’m having a hard time following this explanation. Is it necessary to describe the old method if it’s not being used? Why not just describe what you did and perhaps cite the study you built off of? </w:t>
      </w:r>
    </w:p>
  </w:comment>
  <w:comment w:id="39" w:author="Helen Milojevich, Ph.D." w:date="2025-03-18T10:15:00Z" w:initials="HM">
    <w:p w14:paraId="48CB148F" w14:textId="77777777" w:rsidR="005F6E84" w:rsidRDefault="005F6E84" w:rsidP="005F6E84">
      <w:pPr>
        <w:pStyle w:val="CommentText"/>
      </w:pPr>
      <w:r>
        <w:rPr>
          <w:rStyle w:val="CommentReference"/>
        </w:rPr>
        <w:annotationRef/>
      </w:r>
      <w:r>
        <w:t xml:space="preserve">Perhaps include a demographic or descriptive table about the sample. </w:t>
      </w:r>
    </w:p>
  </w:comment>
  <w:comment w:id="40" w:author="Kristina Mensik" w:date="2025-03-05T11:19:00Z" w:initials="KM">
    <w:p w14:paraId="5522DAE7" w14:textId="4B523344" w:rsidR="00447999" w:rsidRDefault="00447999" w:rsidP="0044799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3534AEC7" w14:textId="77777777" w:rsidR="00447999" w:rsidRDefault="00447999" w:rsidP="00447999"/>
  </w:comment>
  <w:comment w:id="41" w:author="Helen Milojevich, Ph.D." w:date="2025-03-18T10:16:00Z" w:initials="HM">
    <w:p w14:paraId="0FC406A3" w14:textId="77777777" w:rsidR="005F6E84" w:rsidRDefault="005F6E84" w:rsidP="005F6E84">
      <w:pPr>
        <w:pStyle w:val="CommentText"/>
      </w:pPr>
      <w:r>
        <w:rPr>
          <w:rStyle w:val="CommentReference"/>
        </w:rPr>
        <w:annotationRef/>
      </w:r>
      <w:r>
        <w:t xml:space="preserve">You should report how many were excluded for each reason listed. </w:t>
      </w:r>
    </w:p>
  </w:comment>
  <w:comment w:id="43" w:author="Kristina Mensik" w:date="2025-03-16T13:06:00Z" w:initials="KM">
    <w:p w14:paraId="1ACA8E16" w14:textId="551E5405" w:rsidR="00C6383A" w:rsidRDefault="00C6383A" w:rsidP="00C6383A">
      <w:r>
        <w:rPr>
          <w:rStyle w:val="CommentReference"/>
        </w:rPr>
        <w:annotationRef/>
      </w:r>
      <w:r>
        <w:rPr>
          <w:color w:val="000000"/>
          <w:sz w:val="20"/>
          <w:szCs w:val="20"/>
        </w:rPr>
        <w:t>Not sure which standardization makes most sense given dispositional controls noted below</w:t>
      </w:r>
    </w:p>
  </w:comment>
  <w:comment w:id="44" w:author="Helen Milojevich, Ph.D." w:date="2025-03-18T10:18:00Z" w:initials="HM">
    <w:p w14:paraId="280C5921" w14:textId="77777777" w:rsidR="005F6E84" w:rsidRDefault="005F6E84" w:rsidP="005F6E84">
      <w:pPr>
        <w:pStyle w:val="CommentText"/>
      </w:pPr>
      <w:r>
        <w:rPr>
          <w:rStyle w:val="CommentReference"/>
        </w:rPr>
        <w:annotationRef/>
      </w:r>
      <w:r>
        <w:t xml:space="preserve">Already stated this. No need to repeat here. </w:t>
      </w:r>
    </w:p>
  </w:comment>
  <w:comment w:id="45" w:author="Kristina Mensik" w:date="2025-03-16T12:50:00Z" w:initials="KM">
    <w:p w14:paraId="1D663AD3" w14:textId="670AFE10" w:rsidR="00807BFE" w:rsidRDefault="00807BFE" w:rsidP="00807BFE">
      <w:r>
        <w:rPr>
          <w:rStyle w:val="CommentReference"/>
        </w:rPr>
        <w:annotationRef/>
      </w:r>
      <w:r>
        <w:rPr>
          <w:color w:val="000000"/>
          <w:sz w:val="20"/>
          <w:szCs w:val="20"/>
        </w:rPr>
        <w:t>Question/trying to think thru — what to do with overlap? Some of my argument hinges on the likelihood of overlap.</w:t>
      </w:r>
    </w:p>
  </w:comment>
  <w:comment w:id="46" w:author="Kristina Mensik" w:date="2025-03-16T12:51:00Z" w:initials="KM">
    <w:p w14:paraId="44D3C871" w14:textId="77777777" w:rsidR="00807BFE" w:rsidRDefault="00807BFE" w:rsidP="00807BFE">
      <w:r>
        <w:rPr>
          <w:rStyle w:val="CommentReference"/>
        </w:rPr>
        <w:annotationRef/>
      </w:r>
      <w:r>
        <w:rPr>
          <w:color w:val="000000"/>
          <w:sz w:val="20"/>
          <w:szCs w:val="20"/>
        </w:rPr>
        <w:t>This runs into the question of — were this prelim without data, I could not report on /design around counts. But I have those counts, so inclined?</w:t>
      </w:r>
    </w:p>
  </w:comment>
  <w:comment w:id="47" w:author="Helen Milojevich, Ph.D." w:date="2025-03-18T10:18:00Z" w:initials="HM">
    <w:p w14:paraId="778EEE5D" w14:textId="77777777" w:rsidR="005F6E84" w:rsidRDefault="005F6E84" w:rsidP="005F6E84">
      <w:pPr>
        <w:pStyle w:val="CommentText"/>
      </w:pPr>
      <w:r>
        <w:rPr>
          <w:rStyle w:val="CommentReference"/>
        </w:rPr>
        <w:annotationRef/>
      </w:r>
      <w:r>
        <w:t>Which control variables are included?</w:t>
      </w:r>
    </w:p>
  </w:comment>
  <w:comment w:id="48" w:author="Kristina Mensik" w:date="2025-03-16T12:02:00Z" w:initials="KM">
    <w:p w14:paraId="1AFB0289" w14:textId="16B27DAF" w:rsidR="00C6383A" w:rsidRDefault="00C6383A" w:rsidP="00C6383A">
      <w:r>
        <w:rPr>
          <w:rStyle w:val="CommentReference"/>
        </w:rPr>
        <w:annotationRef/>
      </w:r>
      <w:r>
        <w:rPr>
          <w:color w:val="000000"/>
          <w:sz w:val="20"/>
          <w:szCs w:val="20"/>
        </w:rPr>
        <w:t>This is new</w:t>
      </w:r>
    </w:p>
    <w:p w14:paraId="2A9CF852" w14:textId="77777777" w:rsidR="00C6383A" w:rsidRDefault="00C6383A" w:rsidP="00C6383A"/>
  </w:comment>
  <w:comment w:id="49" w:author="Helen Milojevich, Ph.D." w:date="2025-03-18T10:20:00Z" w:initials="HM">
    <w:p w14:paraId="63A581DA" w14:textId="77777777" w:rsidR="005F6E84" w:rsidRDefault="005F6E84" w:rsidP="005F6E84">
      <w:pPr>
        <w:pStyle w:val="CommentText"/>
      </w:pPr>
      <w:r>
        <w:rPr>
          <w:rStyle w:val="CommentReference"/>
        </w:rPr>
        <w:annotationRef/>
      </w:r>
      <w:r>
        <w:t xml:space="preserve">I’m struggling to follow your methods. It would be helpful to include a straightforward description of the survey (number of questions, example items, how each construct was measures). Then in a coding or analysis section you can discuss some of this other content. </w:t>
      </w:r>
    </w:p>
  </w:comment>
  <w:comment w:id="50" w:author="Kristina Mensik" w:date="2025-03-16T13:30:00Z" w:initials="KM">
    <w:p w14:paraId="686058CA" w14:textId="274E48E7" w:rsidR="009854BB" w:rsidRDefault="009854BB" w:rsidP="009854BB">
      <w:r>
        <w:rPr>
          <w:rStyle w:val="CommentReference"/>
        </w:rPr>
        <w:annotationRef/>
      </w:r>
      <w:r>
        <w:rPr>
          <w:color w:val="000000"/>
          <w:sz w:val="20"/>
          <w:szCs w:val="20"/>
        </w:rPr>
        <w:t>Thinking through how or whether to incorporate this in the above</w:t>
      </w:r>
    </w:p>
  </w:comment>
  <w:comment w:id="51" w:author="Kristina Mensik" w:date="2025-03-17T10:40:00Z" w:initials="KM">
    <w:p w14:paraId="4A4540A3" w14:textId="77777777" w:rsidR="00C30A76" w:rsidRDefault="00C30A76" w:rsidP="00C30A76">
      <w:r>
        <w:rPr>
          <w:rStyle w:val="CommentReference"/>
        </w:rPr>
        <w:annotationRef/>
      </w:r>
      <w:r>
        <w:rPr>
          <w:color w:val="000000"/>
          <w:sz w:val="20"/>
          <w:szCs w:val="20"/>
        </w:rPr>
        <w:t>New</w:t>
      </w:r>
    </w:p>
  </w:comment>
  <w:comment w:id="53" w:author="Kristina Mensik" w:date="2025-03-05T17:59:00Z" w:initials="KM">
    <w:p w14:paraId="64B319F9" w14:textId="71529E2F" w:rsidR="00447999" w:rsidRDefault="00447999" w:rsidP="00447999">
      <w:r>
        <w:rPr>
          <w:rStyle w:val="CommentReference"/>
        </w:rPr>
        <w:annotationRef/>
      </w:r>
      <w:r>
        <w:rPr>
          <w:color w:val="000000"/>
          <w:sz w:val="20"/>
          <w:szCs w:val="20"/>
        </w:rPr>
        <w:t>Add discussion of controls</w:t>
      </w:r>
    </w:p>
    <w:p w14:paraId="45F851CE" w14:textId="77777777" w:rsidR="00447999" w:rsidRDefault="00447999" w:rsidP="00447999"/>
  </w:comment>
  <w:comment w:id="54" w:author="Kristina Mensik" w:date="2025-03-05T17:59:00Z" w:initials="KM">
    <w:p w14:paraId="62671856" w14:textId="77777777" w:rsidR="00447999" w:rsidRDefault="00447999" w:rsidP="00447999">
      <w:r>
        <w:rPr>
          <w:rStyle w:val="CommentReference"/>
        </w:rPr>
        <w:annotationRef/>
      </w:r>
      <w:r>
        <w:rPr>
          <w:color w:val="000000"/>
          <w:sz w:val="20"/>
          <w:szCs w:val="20"/>
        </w:rPr>
        <w:t>Add discussion of controls</w:t>
      </w:r>
    </w:p>
    <w:p w14:paraId="281D868B" w14:textId="77777777" w:rsidR="00447999" w:rsidRDefault="00447999" w:rsidP="00447999"/>
  </w:comment>
  <w:comment w:id="52" w:author="Kristina Mensik" w:date="2025-03-17T10:39:00Z" w:initials="KM">
    <w:p w14:paraId="728FC986" w14:textId="77777777" w:rsidR="00C30A76" w:rsidRDefault="00C30A76" w:rsidP="00C30A76">
      <w:r>
        <w:rPr>
          <w:rStyle w:val="CommentReference"/>
        </w:rPr>
        <w:annotationRef/>
      </w:r>
      <w:r>
        <w:rPr>
          <w:color w:val="000000"/>
          <w:sz w:val="20"/>
          <w:szCs w:val="20"/>
        </w:rPr>
        <w:t>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3CE8" w15:done="0"/>
  <w15:commentEx w15:paraId="76AA2611" w15:done="0"/>
  <w15:commentEx w15:paraId="289E15D0" w15:done="0"/>
  <w15:commentEx w15:paraId="12598080" w15:done="1"/>
  <w15:commentEx w15:paraId="6D75DF7E" w15:done="0"/>
  <w15:commentEx w15:paraId="3A0B3492" w15:done="0"/>
  <w15:commentEx w15:paraId="7978F503" w15:done="0"/>
  <w15:commentEx w15:paraId="2EFA4CDA" w15:done="0"/>
  <w15:commentEx w15:paraId="06FD6AF0" w15:done="0"/>
  <w15:commentEx w15:paraId="4DD952B2" w15:done="0"/>
  <w15:commentEx w15:paraId="0FA17B17" w15:done="0"/>
  <w15:commentEx w15:paraId="7773521E" w15:done="0"/>
  <w15:commentEx w15:paraId="5E0DD3E5" w15:done="0"/>
  <w15:commentEx w15:paraId="3FA6CE0E" w15:done="0"/>
  <w15:commentEx w15:paraId="401837C1" w15:paraIdParent="3FA6CE0E" w15:done="0"/>
  <w15:commentEx w15:paraId="141EFC8F" w15:done="0"/>
  <w15:commentEx w15:paraId="0A16788C" w15:done="0"/>
  <w15:commentEx w15:paraId="710EE85D" w15:done="0"/>
  <w15:commentEx w15:paraId="104FAFCD" w15:done="0"/>
  <w15:commentEx w15:paraId="4FC3AAF1" w15:done="0"/>
  <w15:commentEx w15:paraId="16E72178" w15:done="0"/>
  <w15:commentEx w15:paraId="779C54F4" w15:done="0"/>
  <w15:commentEx w15:paraId="64CAC293" w15:done="0"/>
  <w15:commentEx w15:paraId="48CB148F" w15:done="0"/>
  <w15:commentEx w15:paraId="3534AEC7" w15:done="0"/>
  <w15:commentEx w15:paraId="0FC406A3" w15:paraIdParent="3534AEC7" w15:done="0"/>
  <w15:commentEx w15:paraId="1ACA8E16" w15:done="0"/>
  <w15:commentEx w15:paraId="280C5921" w15:done="0"/>
  <w15:commentEx w15:paraId="1D663AD3" w15:done="0"/>
  <w15:commentEx w15:paraId="44D3C871" w15:paraIdParent="1D663AD3" w15:done="0"/>
  <w15:commentEx w15:paraId="778EEE5D" w15:done="0"/>
  <w15:commentEx w15:paraId="2A9CF852" w15:done="0"/>
  <w15:commentEx w15:paraId="63A581DA" w15:paraIdParent="2A9CF852" w15:done="0"/>
  <w15:commentEx w15:paraId="686058CA" w15:done="0"/>
  <w15:commentEx w15:paraId="4A4540A3" w15:done="0"/>
  <w15:commentEx w15:paraId="45F851CE" w15:done="0"/>
  <w15:commentEx w15:paraId="281D868B" w15:done="0"/>
  <w15:commentEx w15:paraId="728FC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7D254" w16cex:dateUtc="2025-03-12T23:40:00Z"/>
  <w16cex:commentExtensible w16cex:durableId="7B747F9C" w16cex:dateUtc="2025-03-18T13:26:00Z"/>
  <w16cex:commentExtensible w16cex:durableId="62B52794" w16cex:dateUtc="2025-03-18T13:27:00Z"/>
  <w16cex:commentExtensible w16cex:durableId="3F453C19" w16cex:dateUtc="2025-03-06T18:05:00Z"/>
  <w16cex:commentExtensible w16cex:durableId="58D02D93" w16cex:dateUtc="2025-03-18T13:28:00Z"/>
  <w16cex:commentExtensible w16cex:durableId="6FB38650" w16cex:dateUtc="2025-03-18T13:29:00Z"/>
  <w16cex:commentExtensible w16cex:durableId="28A9DE76" w16cex:dateUtc="2025-03-14T18:28:00Z"/>
  <w16cex:commentExtensible w16cex:durableId="219C9F26" w16cex:dateUtc="2025-03-18T13:44:00Z"/>
  <w16cex:commentExtensible w16cex:durableId="20A92C65" w16cex:dateUtc="2025-03-18T13:44:00Z"/>
  <w16cex:commentExtensible w16cex:durableId="03543AE0" w16cex:dateUtc="2025-03-14T19:30:00Z"/>
  <w16cex:commentExtensible w16cex:durableId="5AE46750" w16cex:dateUtc="2025-03-18T13:46:00Z"/>
  <w16cex:commentExtensible w16cex:durableId="35B03584" w16cex:dateUtc="2025-03-18T13:48:00Z"/>
  <w16cex:commentExtensible w16cex:durableId="642241D3" w16cex:dateUtc="2025-03-18T14:05:00Z"/>
  <w16cex:commentExtensible w16cex:durableId="7F15D97B" w16cex:dateUtc="2025-03-16T15:58:00Z"/>
  <w16cex:commentExtensible w16cex:durableId="63ED16D8" w16cex:dateUtc="2025-03-18T14:06:00Z"/>
  <w16cex:commentExtensible w16cex:durableId="30D2D23C" w16cex:dateUtc="2025-03-18T14:07:00Z"/>
  <w16cex:commentExtensible w16cex:durableId="360819D7" w16cex:dateUtc="2025-03-18T14:08:00Z"/>
  <w16cex:commentExtensible w16cex:durableId="465EA8FA" w16cex:dateUtc="2025-03-18T14:09:00Z"/>
  <w16cex:commentExtensible w16cex:durableId="542F3FD2" w16cex:dateUtc="2025-03-18T14:10:00Z"/>
  <w16cex:commentExtensible w16cex:durableId="3679903E" w16cex:dateUtc="2025-03-18T14:11:00Z"/>
  <w16cex:commentExtensible w16cex:durableId="05308986" w16cex:dateUtc="2025-03-18T14:12:00Z"/>
  <w16cex:commentExtensible w16cex:durableId="0AC73DDC" w16cex:dateUtc="2025-03-18T14:13:00Z"/>
  <w16cex:commentExtensible w16cex:durableId="4A3FD596" w16cex:dateUtc="2025-03-18T14:15:00Z"/>
  <w16cex:commentExtensible w16cex:durableId="6EEB1091" w16cex:dateUtc="2025-03-18T14:15:00Z"/>
  <w16cex:commentExtensible w16cex:durableId="0D4FA098" w16cex:dateUtc="2025-03-05T16:19:00Z"/>
  <w16cex:commentExtensible w16cex:durableId="2B58BA40" w16cex:dateUtc="2025-03-18T14:16:00Z"/>
  <w16cex:commentExtensible w16cex:durableId="7019D24F" w16cex:dateUtc="2025-03-16T17:06:00Z"/>
  <w16cex:commentExtensible w16cex:durableId="6AA96F64" w16cex:dateUtc="2025-03-18T14:18:00Z"/>
  <w16cex:commentExtensible w16cex:durableId="5EBC0737" w16cex:dateUtc="2025-03-16T16:50:00Z"/>
  <w16cex:commentExtensible w16cex:durableId="1D35A892" w16cex:dateUtc="2025-03-16T16:51:00Z"/>
  <w16cex:commentExtensible w16cex:durableId="16549978" w16cex:dateUtc="2025-03-18T14:18:00Z"/>
  <w16cex:commentExtensible w16cex:durableId="7EB89A13" w16cex:dateUtc="2025-03-16T16:02:00Z"/>
  <w16cex:commentExtensible w16cex:durableId="74C65DD3" w16cex:dateUtc="2025-03-18T14:20:00Z"/>
  <w16cex:commentExtensible w16cex:durableId="2897070F" w16cex:dateUtc="2025-03-16T17:30:00Z"/>
  <w16cex:commentExtensible w16cex:durableId="45E384B7" w16cex:dateUtc="2025-03-17T14:40:00Z"/>
  <w16cex:commentExtensible w16cex:durableId="7CD9FF54" w16cex:dateUtc="2025-03-05T22:59:00Z"/>
  <w16cex:commentExtensible w16cex:durableId="7DFCE347" w16cex:dateUtc="2025-03-05T22:59:00Z"/>
  <w16cex:commentExtensible w16cex:durableId="65ECF22D" w16cex:dateUtc="2025-03-17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3CE8" w16cid:durableId="2337D254"/>
  <w16cid:commentId w16cid:paraId="76AA2611" w16cid:durableId="7B747F9C"/>
  <w16cid:commentId w16cid:paraId="289E15D0" w16cid:durableId="62B52794"/>
  <w16cid:commentId w16cid:paraId="12598080" w16cid:durableId="3F453C19"/>
  <w16cid:commentId w16cid:paraId="6D75DF7E" w16cid:durableId="58D02D93"/>
  <w16cid:commentId w16cid:paraId="3A0B3492" w16cid:durableId="6FB38650"/>
  <w16cid:commentId w16cid:paraId="7978F503" w16cid:durableId="28A9DE76"/>
  <w16cid:commentId w16cid:paraId="2EFA4CDA" w16cid:durableId="219C9F26"/>
  <w16cid:commentId w16cid:paraId="06FD6AF0" w16cid:durableId="20A92C65"/>
  <w16cid:commentId w16cid:paraId="4DD952B2" w16cid:durableId="03543AE0"/>
  <w16cid:commentId w16cid:paraId="0FA17B17" w16cid:durableId="5AE46750"/>
  <w16cid:commentId w16cid:paraId="7773521E" w16cid:durableId="35B03584"/>
  <w16cid:commentId w16cid:paraId="5E0DD3E5" w16cid:durableId="642241D3"/>
  <w16cid:commentId w16cid:paraId="3FA6CE0E" w16cid:durableId="7F15D97B"/>
  <w16cid:commentId w16cid:paraId="401837C1" w16cid:durableId="63ED16D8"/>
  <w16cid:commentId w16cid:paraId="141EFC8F" w16cid:durableId="30D2D23C"/>
  <w16cid:commentId w16cid:paraId="0A16788C" w16cid:durableId="360819D7"/>
  <w16cid:commentId w16cid:paraId="710EE85D" w16cid:durableId="465EA8FA"/>
  <w16cid:commentId w16cid:paraId="104FAFCD" w16cid:durableId="542F3FD2"/>
  <w16cid:commentId w16cid:paraId="4FC3AAF1" w16cid:durableId="3679903E"/>
  <w16cid:commentId w16cid:paraId="16E72178" w16cid:durableId="05308986"/>
  <w16cid:commentId w16cid:paraId="779C54F4" w16cid:durableId="0AC73DDC"/>
  <w16cid:commentId w16cid:paraId="64CAC293" w16cid:durableId="4A3FD596"/>
  <w16cid:commentId w16cid:paraId="48CB148F" w16cid:durableId="6EEB1091"/>
  <w16cid:commentId w16cid:paraId="3534AEC7" w16cid:durableId="0D4FA098"/>
  <w16cid:commentId w16cid:paraId="0FC406A3" w16cid:durableId="2B58BA40"/>
  <w16cid:commentId w16cid:paraId="1ACA8E16" w16cid:durableId="7019D24F"/>
  <w16cid:commentId w16cid:paraId="280C5921" w16cid:durableId="6AA96F64"/>
  <w16cid:commentId w16cid:paraId="1D663AD3" w16cid:durableId="5EBC0737"/>
  <w16cid:commentId w16cid:paraId="44D3C871" w16cid:durableId="1D35A892"/>
  <w16cid:commentId w16cid:paraId="778EEE5D" w16cid:durableId="16549978"/>
  <w16cid:commentId w16cid:paraId="2A9CF852" w16cid:durableId="7EB89A13"/>
  <w16cid:commentId w16cid:paraId="63A581DA" w16cid:durableId="74C65DD3"/>
  <w16cid:commentId w16cid:paraId="686058CA" w16cid:durableId="2897070F"/>
  <w16cid:commentId w16cid:paraId="4A4540A3" w16cid:durableId="45E384B7"/>
  <w16cid:commentId w16cid:paraId="45F851CE" w16cid:durableId="7CD9FF54"/>
  <w16cid:commentId w16cid:paraId="281D868B" w16cid:durableId="7DFCE347"/>
  <w16cid:commentId w16cid:paraId="728FC986" w16cid:durableId="65ECF2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
    <w:altName w:val="Cambria"/>
    <w:charset w:val="00"/>
    <w:family w:val="roman"/>
    <w:pitch w:val="default"/>
  </w:font>
  <w:font w:name="Aptos">
    <w:charset w:val="00"/>
    <w:family w:val="swiss"/>
    <w:pitch w:val="variable"/>
    <w:sig w:usb0="20000287" w:usb1="00000003" w:usb2="00000000" w:usb3="00000000" w:csb0="0000019F" w:csb1="00000000"/>
  </w:font>
  <w:font w:name="Open Sans">
    <w:altName w:val="﷽﷽﷽﷽﷽﷽﷽﷽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Montserrat">
    <w:altName w:val="﷽﷽﷽﷽﷽﷽﷽﷽"/>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8F8"/>
    <w:multiLevelType w:val="hybridMultilevel"/>
    <w:tmpl w:val="3B4C562A"/>
    <w:lvl w:ilvl="0" w:tplc="0B760B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3E31BF"/>
    <w:multiLevelType w:val="hybridMultilevel"/>
    <w:tmpl w:val="3FB804EC"/>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6"/>
  </w:num>
  <w:num w:numId="2" w16cid:durableId="1195114761">
    <w:abstractNumId w:val="1"/>
  </w:num>
  <w:num w:numId="3" w16cid:durableId="1902935609">
    <w:abstractNumId w:val="5"/>
  </w:num>
  <w:num w:numId="4" w16cid:durableId="692682186">
    <w:abstractNumId w:val="4"/>
  </w:num>
  <w:num w:numId="5" w16cid:durableId="1992713676">
    <w:abstractNumId w:val="3"/>
  </w:num>
  <w:num w:numId="6" w16cid:durableId="308903881">
    <w:abstractNumId w:val="0"/>
  </w:num>
  <w:num w:numId="7" w16cid:durableId="20671036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Helen Milojevich, Ph.D.">
    <w15:presenceInfo w15:providerId="AD" w15:userId="S::hmm62@duke.edu::fdb65b9a-24c0-4029-807c-3718ea70eff1"/>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36FB"/>
    <w:rsid w:val="000160A0"/>
    <w:rsid w:val="000165B8"/>
    <w:rsid w:val="00022097"/>
    <w:rsid w:val="0002297E"/>
    <w:rsid w:val="000306ED"/>
    <w:rsid w:val="00030A8C"/>
    <w:rsid w:val="00035BB7"/>
    <w:rsid w:val="00037BF8"/>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24E8"/>
    <w:rsid w:val="00115043"/>
    <w:rsid w:val="00116A55"/>
    <w:rsid w:val="0012128D"/>
    <w:rsid w:val="00122E89"/>
    <w:rsid w:val="001234D2"/>
    <w:rsid w:val="00124849"/>
    <w:rsid w:val="00125217"/>
    <w:rsid w:val="00134804"/>
    <w:rsid w:val="001348D5"/>
    <w:rsid w:val="001510CF"/>
    <w:rsid w:val="00154191"/>
    <w:rsid w:val="001548D9"/>
    <w:rsid w:val="001549A9"/>
    <w:rsid w:val="001610D3"/>
    <w:rsid w:val="001632D4"/>
    <w:rsid w:val="00166993"/>
    <w:rsid w:val="0016729F"/>
    <w:rsid w:val="00184E14"/>
    <w:rsid w:val="001854E7"/>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2985"/>
    <w:rsid w:val="00256025"/>
    <w:rsid w:val="00264DA6"/>
    <w:rsid w:val="002679E9"/>
    <w:rsid w:val="002827B2"/>
    <w:rsid w:val="00283586"/>
    <w:rsid w:val="00291F8D"/>
    <w:rsid w:val="002A12FD"/>
    <w:rsid w:val="002A3E5C"/>
    <w:rsid w:val="002A76C0"/>
    <w:rsid w:val="002B43E8"/>
    <w:rsid w:val="002B74DB"/>
    <w:rsid w:val="002C3D1D"/>
    <w:rsid w:val="002C64FC"/>
    <w:rsid w:val="002D71A9"/>
    <w:rsid w:val="002E2EE7"/>
    <w:rsid w:val="002E3D74"/>
    <w:rsid w:val="002E5A77"/>
    <w:rsid w:val="002F4102"/>
    <w:rsid w:val="002F6609"/>
    <w:rsid w:val="002F75ED"/>
    <w:rsid w:val="003118B9"/>
    <w:rsid w:val="003128F1"/>
    <w:rsid w:val="00313CF8"/>
    <w:rsid w:val="00324D4D"/>
    <w:rsid w:val="00325E48"/>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585B"/>
    <w:rsid w:val="003D6392"/>
    <w:rsid w:val="003E66BA"/>
    <w:rsid w:val="003F099D"/>
    <w:rsid w:val="003F3987"/>
    <w:rsid w:val="004013E8"/>
    <w:rsid w:val="00416A5B"/>
    <w:rsid w:val="00417921"/>
    <w:rsid w:val="0042383C"/>
    <w:rsid w:val="0043020F"/>
    <w:rsid w:val="00441258"/>
    <w:rsid w:val="0044237B"/>
    <w:rsid w:val="0044568F"/>
    <w:rsid w:val="00446237"/>
    <w:rsid w:val="00447999"/>
    <w:rsid w:val="00451E0D"/>
    <w:rsid w:val="004608B6"/>
    <w:rsid w:val="00466402"/>
    <w:rsid w:val="004667D5"/>
    <w:rsid w:val="0047276A"/>
    <w:rsid w:val="0047469F"/>
    <w:rsid w:val="004764FC"/>
    <w:rsid w:val="004822CA"/>
    <w:rsid w:val="00485BD3"/>
    <w:rsid w:val="00485EAB"/>
    <w:rsid w:val="00490C4B"/>
    <w:rsid w:val="00491D89"/>
    <w:rsid w:val="004944DC"/>
    <w:rsid w:val="00495B2D"/>
    <w:rsid w:val="00497078"/>
    <w:rsid w:val="004D030E"/>
    <w:rsid w:val="004D3AE3"/>
    <w:rsid w:val="004E4D8D"/>
    <w:rsid w:val="004E610C"/>
    <w:rsid w:val="004F3657"/>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9321D"/>
    <w:rsid w:val="00593A0A"/>
    <w:rsid w:val="00595AE1"/>
    <w:rsid w:val="005A3876"/>
    <w:rsid w:val="005A7BFA"/>
    <w:rsid w:val="005B2708"/>
    <w:rsid w:val="005B672F"/>
    <w:rsid w:val="005B76A6"/>
    <w:rsid w:val="005C2C44"/>
    <w:rsid w:val="005C5DBE"/>
    <w:rsid w:val="005C602E"/>
    <w:rsid w:val="005D0B2A"/>
    <w:rsid w:val="005D6429"/>
    <w:rsid w:val="005E47DA"/>
    <w:rsid w:val="005F119E"/>
    <w:rsid w:val="005F1525"/>
    <w:rsid w:val="005F6654"/>
    <w:rsid w:val="005F6E84"/>
    <w:rsid w:val="00600F90"/>
    <w:rsid w:val="00605073"/>
    <w:rsid w:val="00606737"/>
    <w:rsid w:val="00621765"/>
    <w:rsid w:val="0062203C"/>
    <w:rsid w:val="00624BCB"/>
    <w:rsid w:val="00624EA2"/>
    <w:rsid w:val="00625D0B"/>
    <w:rsid w:val="006322E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377B6"/>
    <w:rsid w:val="0074211B"/>
    <w:rsid w:val="00743F83"/>
    <w:rsid w:val="00747497"/>
    <w:rsid w:val="00760C6C"/>
    <w:rsid w:val="007612F8"/>
    <w:rsid w:val="00766142"/>
    <w:rsid w:val="007702B6"/>
    <w:rsid w:val="00780CED"/>
    <w:rsid w:val="007844CF"/>
    <w:rsid w:val="0078459D"/>
    <w:rsid w:val="007846A4"/>
    <w:rsid w:val="0078736A"/>
    <w:rsid w:val="00790555"/>
    <w:rsid w:val="0079105D"/>
    <w:rsid w:val="007916A0"/>
    <w:rsid w:val="00794768"/>
    <w:rsid w:val="00795A90"/>
    <w:rsid w:val="007A25B7"/>
    <w:rsid w:val="007A2BF8"/>
    <w:rsid w:val="007B5797"/>
    <w:rsid w:val="007C0F09"/>
    <w:rsid w:val="007C6B43"/>
    <w:rsid w:val="007C7BBD"/>
    <w:rsid w:val="007D03D6"/>
    <w:rsid w:val="007D343E"/>
    <w:rsid w:val="007D7B02"/>
    <w:rsid w:val="007E5AEA"/>
    <w:rsid w:val="007E7635"/>
    <w:rsid w:val="007F2C93"/>
    <w:rsid w:val="007F6D44"/>
    <w:rsid w:val="0080273C"/>
    <w:rsid w:val="00802BC7"/>
    <w:rsid w:val="0080771F"/>
    <w:rsid w:val="00807BFE"/>
    <w:rsid w:val="0082285D"/>
    <w:rsid w:val="00827039"/>
    <w:rsid w:val="00841DEA"/>
    <w:rsid w:val="00845239"/>
    <w:rsid w:val="00857AE8"/>
    <w:rsid w:val="00865B41"/>
    <w:rsid w:val="00865EEC"/>
    <w:rsid w:val="008769A3"/>
    <w:rsid w:val="00880953"/>
    <w:rsid w:val="00881069"/>
    <w:rsid w:val="00881DD9"/>
    <w:rsid w:val="00891166"/>
    <w:rsid w:val="00893E8C"/>
    <w:rsid w:val="0089777A"/>
    <w:rsid w:val="008A58E6"/>
    <w:rsid w:val="008A5B66"/>
    <w:rsid w:val="008A5D61"/>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DCD"/>
    <w:rsid w:val="0093302D"/>
    <w:rsid w:val="009339C4"/>
    <w:rsid w:val="009410B8"/>
    <w:rsid w:val="00947B45"/>
    <w:rsid w:val="0095054A"/>
    <w:rsid w:val="00960ABD"/>
    <w:rsid w:val="009626F4"/>
    <w:rsid w:val="00964EDE"/>
    <w:rsid w:val="00967766"/>
    <w:rsid w:val="009804F0"/>
    <w:rsid w:val="00980A65"/>
    <w:rsid w:val="009812A5"/>
    <w:rsid w:val="009854BB"/>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55BE7"/>
    <w:rsid w:val="00B64CBC"/>
    <w:rsid w:val="00B67599"/>
    <w:rsid w:val="00B71E10"/>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4126"/>
    <w:rsid w:val="00C209B7"/>
    <w:rsid w:val="00C23633"/>
    <w:rsid w:val="00C25278"/>
    <w:rsid w:val="00C30A76"/>
    <w:rsid w:val="00C375A2"/>
    <w:rsid w:val="00C458C1"/>
    <w:rsid w:val="00C45E8C"/>
    <w:rsid w:val="00C46E84"/>
    <w:rsid w:val="00C56164"/>
    <w:rsid w:val="00C56288"/>
    <w:rsid w:val="00C6383A"/>
    <w:rsid w:val="00C712D3"/>
    <w:rsid w:val="00C71FAA"/>
    <w:rsid w:val="00C76C02"/>
    <w:rsid w:val="00C7756E"/>
    <w:rsid w:val="00C81515"/>
    <w:rsid w:val="00C87FF7"/>
    <w:rsid w:val="00C91C2D"/>
    <w:rsid w:val="00CA0A87"/>
    <w:rsid w:val="00CA77B8"/>
    <w:rsid w:val="00CB2607"/>
    <w:rsid w:val="00CB7AB1"/>
    <w:rsid w:val="00CD0A25"/>
    <w:rsid w:val="00CD10D5"/>
    <w:rsid w:val="00CD1D4A"/>
    <w:rsid w:val="00CD6FC1"/>
    <w:rsid w:val="00CE024C"/>
    <w:rsid w:val="00CE64D5"/>
    <w:rsid w:val="00CE6F7C"/>
    <w:rsid w:val="00CF4DC5"/>
    <w:rsid w:val="00CF7A60"/>
    <w:rsid w:val="00D0117F"/>
    <w:rsid w:val="00D03511"/>
    <w:rsid w:val="00D16AE2"/>
    <w:rsid w:val="00D17BDB"/>
    <w:rsid w:val="00D25166"/>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0D4"/>
    <w:rsid w:val="00EA535F"/>
    <w:rsid w:val="00EA7C26"/>
    <w:rsid w:val="00EB3A30"/>
    <w:rsid w:val="00EB406C"/>
    <w:rsid w:val="00EB4C75"/>
    <w:rsid w:val="00ED2CCB"/>
    <w:rsid w:val="00ED743A"/>
    <w:rsid w:val="00ED7F81"/>
    <w:rsid w:val="00EE10DB"/>
    <w:rsid w:val="00EE5879"/>
    <w:rsid w:val="00EF17CA"/>
    <w:rsid w:val="00EF2FDE"/>
    <w:rsid w:val="00EF44D3"/>
    <w:rsid w:val="00EF618E"/>
    <w:rsid w:val="00F03858"/>
    <w:rsid w:val="00F046C6"/>
    <w:rsid w:val="00F104E9"/>
    <w:rsid w:val="00F1054A"/>
    <w:rsid w:val="00F2058F"/>
    <w:rsid w:val="00F249B8"/>
    <w:rsid w:val="00F31C7A"/>
    <w:rsid w:val="00F34DAD"/>
    <w:rsid w:val="00F35243"/>
    <w:rsid w:val="00F40FCB"/>
    <w:rsid w:val="00F43D32"/>
    <w:rsid w:val="00F44820"/>
    <w:rsid w:val="00F45324"/>
    <w:rsid w:val="00F46C73"/>
    <w:rsid w:val="00F51C6D"/>
    <w:rsid w:val="00F55614"/>
    <w:rsid w:val="00F6438C"/>
    <w:rsid w:val="00F72FAD"/>
    <w:rsid w:val="00F7358B"/>
    <w:rsid w:val="00F76B37"/>
    <w:rsid w:val="00F77B98"/>
    <w:rsid w:val="00F80189"/>
    <w:rsid w:val="00F801FA"/>
    <w:rsid w:val="00F866D0"/>
    <w:rsid w:val="00F87D07"/>
    <w:rsid w:val="00F90406"/>
    <w:rsid w:val="00F92E6A"/>
    <w:rsid w:val="00F9429C"/>
    <w:rsid w:val="00F9666E"/>
    <w:rsid w:val="00FA468C"/>
    <w:rsid w:val="00FB02C3"/>
    <w:rsid w:val="00FB0FA2"/>
    <w:rsid w:val="00FB76C6"/>
    <w:rsid w:val="00FC39A2"/>
    <w:rsid w:val="00FC3F08"/>
    <w:rsid w:val="00FD0E63"/>
    <w:rsid w:val="00FD72E4"/>
    <w:rsid w:val="00FE016B"/>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unhideWhenUsed/>
    <w:rsid w:val="00BC6E1B"/>
    <w:rPr>
      <w:sz w:val="20"/>
      <w:szCs w:val="20"/>
    </w:rPr>
  </w:style>
  <w:style w:type="character" w:customStyle="1" w:styleId="CommentTextChar">
    <w:name w:val="Comment Text Char"/>
    <w:basedOn w:val="DefaultParagraphFont"/>
    <w:link w:val="CommentText"/>
    <w:uiPriority w:val="99"/>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 w:type="paragraph" w:styleId="Revision">
    <w:name w:val="Revision"/>
    <w:hidden/>
    <w:uiPriority w:val="99"/>
    <w:semiHidden/>
    <w:rsid w:val="00CA0A87"/>
    <w:rPr>
      <w:rFonts w:ascii="Open Sans" w:hAnsi="Open San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5150</Words>
  <Characters>29359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Helen Milojevich, Ph.D.</cp:lastModifiedBy>
  <cp:revision>3</cp:revision>
  <cp:lastPrinted>2025-03-15T21:08:00Z</cp:lastPrinted>
  <dcterms:created xsi:type="dcterms:W3CDTF">2025-03-18T13:49:00Z</dcterms:created>
  <dcterms:modified xsi:type="dcterms:W3CDTF">2025-03-18T14:20:00Z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