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0EEE5E25" w:rsidR="003E1D99" w:rsidRPr="00DE0628" w:rsidRDefault="003E1D99" w:rsidP="003E1D99">
      <w:pPr>
        <w:spacing w:line="360" w:lineRule="auto"/>
        <w:rPr>
          <w:color w:val="000000"/>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w:t>
      </w:r>
      <w:r w:rsidR="00DE0628">
        <w:rPr>
          <w:color w:val="000000"/>
          <w:sz w:val="23"/>
          <w:szCs w:val="23"/>
        </w:rPr>
        <w:t xml:space="preserve">With no meaningful and systematized way to cast a counted ballot from jail, these Californians made up the largest share of an estimated 500,000 people nationally were unconstitutionally kept from participating in the subsequent 2024 elections </w:t>
      </w:r>
      <w:r w:rsidR="00DE0628" w:rsidRPr="008010B8">
        <w:rPr>
          <w:color w:val="000000"/>
          <w:sz w:val="23"/>
          <w:szCs w:val="23"/>
        </w:rPr>
        <w:t>(Wang 2024)</w:t>
      </w:r>
      <w:r w:rsidR="00DE0628">
        <w:rPr>
          <w:color w:val="000000"/>
          <w:sz w:val="23"/>
          <w:szCs w:val="23"/>
        </w:rPr>
        <w:t xml:space="preserve">. In California, a majority of those who could participate chose </w:t>
      </w:r>
      <w:r w:rsidRPr="008010B8">
        <w:rPr>
          <w:color w:val="000000"/>
          <w:sz w:val="23"/>
          <w:szCs w:val="23"/>
        </w:rPr>
        <w:t>to maintain “involuntary servitude” – slavery – in prisons</w:t>
      </w:r>
      <w:r>
        <w:rPr>
          <w:color w:val="000000"/>
          <w:sz w:val="23"/>
          <w:szCs w:val="23"/>
        </w:rPr>
        <w:t>.</w:t>
      </w:r>
      <w:r w:rsidR="00DE0628">
        <w:rPr>
          <w:color w:val="000000"/>
          <w:sz w:val="23"/>
          <w:szCs w:val="23"/>
        </w:rPr>
        <w:t xml:space="preserve"> </w:t>
      </w:r>
      <w:r w:rsidRPr="008010B8">
        <w:rPr>
          <w:color w:val="000000"/>
          <w:sz w:val="23"/>
          <w:szCs w:val="23"/>
        </w:rPr>
        <w:t xml:space="preserve">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w:t>
      </w:r>
      <w:r w:rsidR="00DE0628">
        <w:rPr>
          <w:sz w:val="23"/>
          <w:szCs w:val="23"/>
        </w:rPr>
        <w:t xml:space="preserve">– a figure that does not include people who fear or mistakenly believe they have been permanently disenfranchised </w:t>
      </w:r>
      <w:r w:rsidRPr="008010B8">
        <w:rPr>
          <w:sz w:val="23"/>
          <w:szCs w:val="23"/>
        </w:rPr>
        <w:t>(</w:t>
      </w:r>
      <w:proofErr w:type="spellStart"/>
      <w:r w:rsidRPr="008010B8">
        <w:rPr>
          <w:sz w:val="23"/>
          <w:szCs w:val="23"/>
        </w:rPr>
        <w:t>Uggen</w:t>
      </w:r>
      <w:proofErr w:type="spellEnd"/>
      <w:r w:rsidRPr="008010B8">
        <w:rPr>
          <w:sz w:val="23"/>
          <w:szCs w:val="23"/>
        </w:rPr>
        <w:t xml:space="preserve">,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1CC6C3CD" w14:textId="5F7E8958" w:rsidR="00A47F74" w:rsidRDefault="001C3B60" w:rsidP="00A47F74">
      <w:pPr>
        <w:spacing w:line="360" w:lineRule="auto"/>
        <w:rPr>
          <w:sz w:val="23"/>
          <w:szCs w:val="23"/>
        </w:rPr>
      </w:pPr>
      <w:r>
        <w:rPr>
          <w:sz w:val="23"/>
          <w:szCs w:val="23"/>
        </w:rPr>
        <w:t>In contrast, some</w:t>
      </w:r>
      <w:r w:rsidR="003E1D99" w:rsidRPr="008010B8">
        <w:rPr>
          <w:sz w:val="23"/>
          <w:szCs w:val="23"/>
        </w:rPr>
        <w:t xml:space="preserve"> particularly punitive, conservative states like Tennessee and Texas </w:t>
      </w:r>
      <w:r>
        <w:rPr>
          <w:sz w:val="23"/>
          <w:szCs w:val="23"/>
        </w:rPr>
        <w:t xml:space="preserve">are </w:t>
      </w:r>
      <w:r w:rsidRPr="008010B8">
        <w:rPr>
          <w:sz w:val="23"/>
          <w:szCs w:val="23"/>
        </w:rPr>
        <w:t>implementation of jail voting programs</w:t>
      </w:r>
      <w:r>
        <w:rPr>
          <w:sz w:val="23"/>
          <w:szCs w:val="23"/>
        </w:rPr>
        <w:t xml:space="preserve">, </w:t>
      </w:r>
      <w:r w:rsidR="0075684A">
        <w:rPr>
          <w:sz w:val="23"/>
          <w:szCs w:val="23"/>
        </w:rPr>
        <w:t xml:space="preserve">which </w:t>
      </w:r>
      <w:r w:rsidR="00406F1B">
        <w:rPr>
          <w:sz w:val="23"/>
          <w:szCs w:val="23"/>
        </w:rPr>
        <w:t xml:space="preserve">manage the distribution and return of registration materials and mail or absentee applications and </w:t>
      </w:r>
      <w:proofErr w:type="gramStart"/>
      <w:r w:rsidR="00406F1B">
        <w:rPr>
          <w:sz w:val="23"/>
          <w:szCs w:val="23"/>
        </w:rPr>
        <w:t>ballots, or</w:t>
      </w:r>
      <w:proofErr w:type="gramEnd"/>
      <w:r w:rsidR="00406F1B">
        <w:rPr>
          <w:sz w:val="23"/>
          <w:szCs w:val="23"/>
        </w:rPr>
        <w:t xml:space="preserve"> establish polling locations in jails. </w:t>
      </w:r>
      <w:r w:rsidR="00A47F74">
        <w:rPr>
          <w:sz w:val="23"/>
          <w:szCs w:val="23"/>
        </w:rPr>
        <w:t>Still there are other voices in the debate. W</w:t>
      </w:r>
      <w:r w:rsidR="00A47F74" w:rsidRPr="00300942">
        <w:rPr>
          <w:sz w:val="23"/>
          <w:szCs w:val="23"/>
        </w:rPr>
        <w:t xml:space="preserve">hile introducing federal legislation to end </w:t>
      </w:r>
      <w:r w:rsidR="00A47F74" w:rsidRPr="00300942">
        <w:rPr>
          <w:i/>
          <w:iCs/>
          <w:sz w:val="23"/>
          <w:szCs w:val="23"/>
        </w:rPr>
        <w:t>de facto</w:t>
      </w:r>
      <w:r w:rsidR="00A47F74" w:rsidRPr="00300942">
        <w:rPr>
          <w:sz w:val="23"/>
          <w:szCs w:val="23"/>
        </w:rPr>
        <w:t xml:space="preserve"> and </w:t>
      </w:r>
      <w:r w:rsidR="00A47F74" w:rsidRPr="00300942">
        <w:rPr>
          <w:i/>
          <w:iCs/>
          <w:sz w:val="23"/>
          <w:szCs w:val="23"/>
        </w:rPr>
        <w:t>de jure</w:t>
      </w:r>
      <w:r w:rsidR="00A47F74"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00A47F74" w:rsidRPr="00A44806">
        <w:rPr>
          <w:rStyle w:val="FootnoteReference"/>
          <w:sz w:val="23"/>
          <w:szCs w:val="23"/>
        </w:rPr>
        <w:t xml:space="preserve"> </w:t>
      </w:r>
      <w:r w:rsidR="00A47F74" w:rsidRPr="00300942">
        <w:rPr>
          <w:rStyle w:val="FootnoteReference"/>
          <w:sz w:val="23"/>
          <w:szCs w:val="23"/>
        </w:rPr>
        <w:footnoteReference w:id="1"/>
      </w:r>
      <w:r w:rsidR="00A47F74" w:rsidRPr="00300942">
        <w:rPr>
          <w:sz w:val="23"/>
          <w:szCs w:val="23"/>
        </w:rPr>
        <w:t xml:space="preserve"> Her motto that "the people closest to the pain should be closest to the power" directly invokes this epistemic gap between policymakers and affected communities. </w:t>
      </w:r>
      <w:r w:rsidR="00A47F74">
        <w:rPr>
          <w:sz w:val="23"/>
          <w:szCs w:val="23"/>
        </w:rPr>
        <w:t>It also</w:t>
      </w:r>
      <w:r w:rsidR="00A47F74"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1"/>
      <w:r w:rsidR="00A47F74" w:rsidRPr="00300942">
        <w:rPr>
          <w:sz w:val="23"/>
          <w:szCs w:val="23"/>
        </w:rPr>
        <w:t>2019</w:t>
      </w:r>
      <w:r w:rsidR="00A47F74">
        <w:rPr>
          <w:sz w:val="23"/>
          <w:szCs w:val="23"/>
        </w:rPr>
        <w:t>, 229</w:t>
      </w:r>
      <w:r w:rsidR="00A47F74" w:rsidRPr="00300942">
        <w:rPr>
          <w:sz w:val="23"/>
          <w:szCs w:val="23"/>
        </w:rPr>
        <w:t xml:space="preserve">). </w:t>
      </w:r>
      <w:commentRangeEnd w:id="1"/>
      <w:r w:rsidR="00A47F74">
        <w:rPr>
          <w:rStyle w:val="CommentReference"/>
        </w:rPr>
        <w:commentReference w:id="1"/>
      </w:r>
    </w:p>
    <w:p w14:paraId="57C68EB8" w14:textId="7AA30BFB" w:rsidR="003E1D99" w:rsidRPr="00300942" w:rsidRDefault="001C3B60" w:rsidP="003E1D99">
      <w:pPr>
        <w:spacing w:line="360" w:lineRule="auto"/>
        <w:rPr>
          <w:sz w:val="23"/>
          <w:szCs w:val="23"/>
        </w:rPr>
      </w:pPr>
      <w:r>
        <w:rPr>
          <w:sz w:val="23"/>
          <w:szCs w:val="23"/>
        </w:rPr>
        <w:lastRenderedPageBreak/>
        <w:t>T</w:t>
      </w:r>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2"/>
      </w:r>
      <w:r w:rsidR="003E1D99" w:rsidRPr="00300942">
        <w:rPr>
          <w:sz w:val="23"/>
          <w:szCs w:val="23"/>
        </w:rPr>
        <w:t>.</w:t>
      </w:r>
    </w:p>
    <w:p w14:paraId="6DFB5556" w14:textId="7148C8BE"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2"/>
      <w:r w:rsidRPr="00300942">
        <w:rPr>
          <w:sz w:val="23"/>
          <w:szCs w:val="23"/>
        </w:rPr>
        <w:t>Scholars have</w:t>
      </w:r>
      <w:commentRangeEnd w:id="2"/>
      <w:r w:rsidR="001C3B60">
        <w:rPr>
          <w:rStyle w:val="CommentReference"/>
        </w:rPr>
        <w:commentReference w:id="2"/>
      </w:r>
      <w:r w:rsidRPr="00300942">
        <w:rPr>
          <w:sz w:val="23"/>
          <w:szCs w:val="23"/>
        </w:rPr>
        <w:t xml:space="preser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w:t>
      </w:r>
      <w:r w:rsidR="00F23450">
        <w:rPr>
          <w:sz w:val="23"/>
          <w:szCs w:val="23"/>
        </w:rPr>
        <w:t xml:space="preserve"> (</w:t>
      </w:r>
      <w:r w:rsidR="00F23450" w:rsidRPr="008010B8">
        <w:rPr>
          <w:sz w:val="23"/>
          <w:szCs w:val="23"/>
        </w:rPr>
        <w:t>Schneider and Ingram</w:t>
      </w:r>
      <w:r w:rsidR="00F23450">
        <w:rPr>
          <w:sz w:val="23"/>
          <w:szCs w:val="23"/>
        </w:rPr>
        <w:t xml:space="preserve"> 1993, </w:t>
      </w:r>
      <w:r w:rsidR="00F23450" w:rsidRPr="008010B8">
        <w:rPr>
          <w:sz w:val="23"/>
          <w:szCs w:val="23"/>
        </w:rPr>
        <w:t xml:space="preserve">Petersen 2012, </w:t>
      </w:r>
      <w:proofErr w:type="spellStart"/>
      <w:r w:rsidR="00F23450" w:rsidRPr="008010B8">
        <w:rPr>
          <w:sz w:val="23"/>
          <w:szCs w:val="23"/>
        </w:rPr>
        <w:t>Aaroe</w:t>
      </w:r>
      <w:proofErr w:type="spellEnd"/>
      <w:r w:rsidR="00F23450" w:rsidRPr="008010B8">
        <w:rPr>
          <w:sz w:val="23"/>
          <w:szCs w:val="23"/>
        </w:rPr>
        <w:t xml:space="preserve"> and Petersen 2014</w:t>
      </w:r>
      <w:r w:rsidR="00F23450">
        <w:rPr>
          <w:sz w:val="23"/>
          <w:szCs w:val="23"/>
        </w:rPr>
        <w:t>)</w:t>
      </w:r>
      <w:r w:rsidRPr="00300942">
        <w:rPr>
          <w:sz w:val="23"/>
          <w:szCs w:val="23"/>
        </w:rPr>
        <w:t>.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w:t>
      </w:r>
      <w:r w:rsidR="00A47F74">
        <w:rPr>
          <w:sz w:val="23"/>
          <w:szCs w:val="23"/>
        </w:rPr>
        <w:t xml:space="preserve"> </w:t>
      </w:r>
      <w:r w:rsidRPr="00300942">
        <w:rPr>
          <w:sz w:val="23"/>
          <w:szCs w:val="23"/>
        </w:rPr>
        <w:t xml:space="preserve">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w:t>
      </w:r>
      <w:r w:rsidR="00A47F74">
        <w:rPr>
          <w:sz w:val="23"/>
          <w:szCs w:val="23"/>
        </w:rPr>
        <w:t xml:space="preserve">that are </w:t>
      </w:r>
      <w:r w:rsidRPr="004B6AF3">
        <w:rPr>
          <w:sz w:val="23"/>
          <w:szCs w:val="23"/>
        </w:rPr>
        <w:t xml:space="preserve">distinct from other policy domains. I argue that </w:t>
      </w:r>
      <w:r w:rsidRPr="00E815CE">
        <w:rPr>
          <w:sz w:val="23"/>
          <w:szCs w:val="23"/>
          <w:highlight w:val="yellow"/>
          <w:rPrChange w:id="3" w:author="Candis Watts Smith" w:date="2025-01-15T18:56:00Z" w16du:dateUtc="2025-01-15T23:56:00Z">
            <w:rPr>
              <w:sz w:val="23"/>
              <w:szCs w:val="23"/>
            </w:rPr>
          </w:rPrChange>
        </w:rPr>
        <w:t xml:space="preserve">direct experience with the carceral system </w:t>
      </w:r>
      <w:commentRangeStart w:id="4"/>
      <w:r w:rsidRPr="00E815CE">
        <w:rPr>
          <w:sz w:val="23"/>
          <w:szCs w:val="23"/>
          <w:highlight w:val="yellow"/>
          <w:rPrChange w:id="5" w:author="Candis Watts Smith" w:date="2025-01-15T18:56:00Z" w16du:dateUtc="2025-01-15T23:56:00Z">
            <w:rPr>
              <w:sz w:val="23"/>
              <w:szCs w:val="23"/>
            </w:rPr>
          </w:rPrChange>
        </w:rPr>
        <w:t>transforms</w:t>
      </w:r>
      <w:commentRangeEnd w:id="4"/>
      <w:r w:rsidR="00A47F74" w:rsidRPr="00E815CE">
        <w:rPr>
          <w:rStyle w:val="CommentReference"/>
          <w:highlight w:val="yellow"/>
          <w:rPrChange w:id="6" w:author="Candis Watts Smith" w:date="2025-01-15T18:56:00Z" w16du:dateUtc="2025-01-15T23:56:00Z">
            <w:rPr>
              <w:rStyle w:val="CommentReference"/>
            </w:rPr>
          </w:rPrChange>
        </w:rPr>
        <w:commentReference w:id="4"/>
      </w:r>
      <w:r w:rsidRPr="00E815CE">
        <w:rPr>
          <w:sz w:val="23"/>
          <w:szCs w:val="23"/>
          <w:highlight w:val="yellow"/>
          <w:rPrChange w:id="7" w:author="Candis Watts Smith" w:date="2025-01-15T18:56:00Z" w16du:dateUtc="2025-01-15T23:56:00Z">
            <w:rPr>
              <w:sz w:val="23"/>
              <w:szCs w:val="23"/>
            </w:rPr>
          </w:rPrChange>
        </w:rPr>
        <w:t xml:space="preserve"> these mechanisms by disrupting dehumanization and providing concrete rather than abstract understanding</w:t>
      </w:r>
      <w:ins w:id="8" w:author="Candis Watts Smith" w:date="2025-01-15T18:50:00Z" w16du:dateUtc="2025-01-15T23:50:00Z">
        <w:r w:rsidR="00A47F74">
          <w:rPr>
            <w:sz w:val="23"/>
            <w:szCs w:val="23"/>
          </w:rPr>
          <w:t xml:space="preserve"> of the complex dynamics of XXX</w:t>
        </w:r>
      </w:ins>
      <w:r w:rsidRPr="004B6AF3">
        <w:rPr>
          <w:sz w:val="23"/>
          <w:szCs w:val="23"/>
        </w:rPr>
        <w:t xml:space="preserve">. This research addresses </w:t>
      </w:r>
      <w:r w:rsidR="009D2D64">
        <w:rPr>
          <w:sz w:val="23"/>
          <w:szCs w:val="23"/>
        </w:rPr>
        <w:t>two</w:t>
      </w:r>
      <w:r w:rsidR="009D2D64" w:rsidRPr="004B6AF3">
        <w:rPr>
          <w:sz w:val="23"/>
          <w:szCs w:val="23"/>
        </w:rPr>
        <w:t xml:space="preserve"> </w:t>
      </w:r>
      <w:commentRangeStart w:id="9"/>
      <w:commentRangeEnd w:id="9"/>
      <w:r w:rsidR="001C3B60">
        <w:rPr>
          <w:rStyle w:val="CommentReference"/>
        </w:rPr>
        <w:commentReference w:id="9"/>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1D0669E8" w14:textId="00D438BC" w:rsidR="003E1D99" w:rsidRPr="008010B8" w:rsidRDefault="003E1D99" w:rsidP="003E1D99">
      <w:pPr>
        <w:pStyle w:val="whitespace-normal"/>
        <w:numPr>
          <w:ilvl w:val="0"/>
          <w:numId w:val="1"/>
        </w:numPr>
        <w:spacing w:line="360" w:lineRule="auto"/>
        <w:rPr>
          <w:sz w:val="23"/>
          <w:szCs w:val="23"/>
        </w:rPr>
      </w:pPr>
      <w:r w:rsidRPr="008010B8">
        <w:rPr>
          <w:sz w:val="23"/>
          <w:szCs w:val="23"/>
        </w:rPr>
        <w:lastRenderedPageBreak/>
        <w:t xml:space="preserve">How do perceptions of deservingness operate in carceral contexts compared to </w:t>
      </w:r>
      <w:commentRangeStart w:id="10"/>
      <w:r w:rsidRPr="008010B8">
        <w:rPr>
          <w:sz w:val="23"/>
          <w:szCs w:val="23"/>
        </w:rPr>
        <w:t>other domains</w:t>
      </w:r>
      <w:r w:rsidR="00A62B7E">
        <w:rPr>
          <w:sz w:val="23"/>
          <w:szCs w:val="23"/>
        </w:rPr>
        <w:t xml:space="preserve"> such as welfare, education, or health policy</w:t>
      </w:r>
      <w:r w:rsidRPr="008010B8">
        <w:rPr>
          <w:sz w:val="23"/>
          <w:szCs w:val="23"/>
        </w:rPr>
        <w:t xml:space="preserve"> </w:t>
      </w:r>
      <w:commentRangeEnd w:id="10"/>
      <w:r w:rsidR="001C3B60">
        <w:rPr>
          <w:rStyle w:val="CommentReference"/>
        </w:rPr>
        <w:commentReference w:id="10"/>
      </w:r>
      <w:r w:rsidRPr="008010B8">
        <w:rPr>
          <w:sz w:val="23"/>
          <w:szCs w:val="23"/>
        </w:rPr>
        <w:t xml:space="preserve">- specifically how </w:t>
      </w:r>
      <w:commentRangeStart w:id="11"/>
      <w:commentRangeStart w:id="12"/>
      <w:commentRangeStart w:id="13"/>
      <w:r w:rsidRPr="008010B8">
        <w:rPr>
          <w:sz w:val="23"/>
          <w:szCs w:val="23"/>
        </w:rPr>
        <w:t xml:space="preserve">do affect (moral disgust/dehumanization) </w:t>
      </w:r>
      <w:commentRangeEnd w:id="11"/>
      <w:r w:rsidR="00BA5D89">
        <w:rPr>
          <w:rStyle w:val="CommentReference"/>
        </w:rPr>
        <w:commentReference w:id="11"/>
      </w:r>
      <w:commentRangeEnd w:id="12"/>
      <w:r w:rsidR="00E815CE">
        <w:rPr>
          <w:rStyle w:val="CommentReference"/>
        </w:rPr>
        <w:commentReference w:id="12"/>
      </w:r>
      <w:commentRangeEnd w:id="13"/>
      <w:r w:rsidR="00E815CE">
        <w:rPr>
          <w:rStyle w:val="CommentReference"/>
        </w:rPr>
        <w:commentReference w:id="13"/>
      </w:r>
      <w:r w:rsidRPr="008010B8">
        <w:rPr>
          <w:sz w:val="23"/>
          <w:szCs w:val="23"/>
        </w:rPr>
        <w:t xml:space="preserve">and identity shape deservingness perceptions differently in </w:t>
      </w:r>
      <w:r>
        <w:rPr>
          <w:sz w:val="23"/>
          <w:szCs w:val="23"/>
        </w:rPr>
        <w:t>matters of deserving punishment versus deserving help</w:t>
      </w:r>
      <w:r w:rsidR="009D2D64">
        <w:rPr>
          <w:sz w:val="23"/>
          <w:szCs w:val="23"/>
        </w:rPr>
        <w:t>.</w:t>
      </w:r>
    </w:p>
    <w:p w14:paraId="6603D49A" w14:textId="104A0AC0"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w:t>
      </w:r>
      <w:r w:rsidR="00CD41EF">
        <w:rPr>
          <w:sz w:val="23"/>
          <w:szCs w:val="23"/>
        </w:rPr>
        <w:t>d</w:t>
      </w:r>
      <w:r w:rsidRPr="007F39A8">
        <w:rPr>
          <w:sz w:val="23"/>
          <w:szCs w:val="23"/>
        </w:rPr>
        <w:t xml:space="preserve"> and test hypotheses using novel survey data that</w:t>
      </w:r>
      <w:r w:rsidR="00E815CE">
        <w:rPr>
          <w:sz w:val="23"/>
          <w:szCs w:val="23"/>
        </w:rPr>
        <w:t xml:space="preserve"> measures</w:t>
      </w:r>
      <w:r w:rsidRPr="007F39A8">
        <w:rPr>
          <w:sz w:val="23"/>
          <w:szCs w:val="23"/>
        </w:rPr>
        <w:t xml:space="preserve"> perceptions of deservingness</w:t>
      </w:r>
      <w:del w:id="14" w:author="Candis Watts Smith" w:date="2025-01-15T18:54:00Z" w16du:dateUtc="2025-01-15T23:54:00Z">
        <w:r w:rsidRPr="007F39A8" w:rsidDel="00E815CE">
          <w:rPr>
            <w:sz w:val="23"/>
            <w:szCs w:val="23"/>
          </w:rPr>
          <w:delText xml:space="preserve"> </w:delText>
        </w:r>
      </w:del>
      <w:del w:id="15" w:author="Candis Watts Smith" w:date="2025-01-15T18:53:00Z" w16du:dateUtc="2025-01-15T23:53:00Z">
        <w:r w:rsidRPr="007F39A8" w:rsidDel="00E815CE">
          <w:rPr>
            <w:sz w:val="23"/>
            <w:szCs w:val="23"/>
          </w:rPr>
          <w:delText>in</w:delText>
        </w:r>
      </w:del>
      <w:r w:rsidRPr="007F39A8">
        <w:rPr>
          <w:sz w:val="23"/>
          <w:szCs w:val="23"/>
        </w:rPr>
        <w:t xml:space="preserve"> </w:t>
      </w:r>
      <w:r w:rsidR="00E815CE">
        <w:rPr>
          <w:sz w:val="23"/>
          <w:szCs w:val="23"/>
        </w:rPr>
        <w:t>across a wide array of groups, or policy targets</w:t>
      </w:r>
      <w:del w:id="16" w:author="Candis Watts Smith" w:date="2025-01-15T18:53:00Z" w16du:dateUtc="2025-01-15T23:53:00Z">
        <w:r w:rsidRPr="007F39A8" w:rsidDel="00E815CE">
          <w:rPr>
            <w:sz w:val="23"/>
            <w:szCs w:val="23"/>
          </w:rPr>
          <w:delText>carceral contexts operate differently than in other domains</w:delText>
        </w:r>
      </w:del>
      <w:r w:rsidRPr="007F39A8">
        <w:rPr>
          <w:sz w:val="23"/>
          <w:szCs w:val="23"/>
        </w:rPr>
        <w:t xml:space="preserve">. </w:t>
      </w:r>
      <w:ins w:id="17" w:author="Candis Watts Smith" w:date="2025-01-15T19:41:00Z" w16du:dateUtc="2025-01-16T00:41:00Z">
        <w:r w:rsidR="00790247">
          <w:rPr>
            <w:sz w:val="23"/>
            <w:szCs w:val="23"/>
          </w:rPr>
          <w:t xml:space="preserve">[First question’s expectation(s) goes first.] </w:t>
        </w:r>
      </w:ins>
      <w:r w:rsidRPr="007F39A8">
        <w:rPr>
          <w:sz w:val="23"/>
          <w:szCs w:val="23"/>
        </w:rPr>
        <w:t>While existing literature demonstrates how CARIN criteria (control, attitude, reciprocity, identity, need) shape deservingness perceptions for target groups – primarily welfare recipients, I expect in carceral contexts, affect (</w:t>
      </w:r>
      <w:commentRangeStart w:id="18"/>
      <w:r w:rsidRPr="007F39A8">
        <w:rPr>
          <w:sz w:val="23"/>
          <w:szCs w:val="23"/>
        </w:rPr>
        <w:t>namely moral disgust</w:t>
      </w:r>
      <w:commentRangeEnd w:id="18"/>
      <w:r w:rsidR="001C3B60">
        <w:rPr>
          <w:rStyle w:val="CommentReference"/>
        </w:rPr>
        <w:commentReference w:id="18"/>
      </w:r>
      <w:r w:rsidRPr="007F39A8">
        <w:rPr>
          <w:sz w:val="23"/>
          <w:szCs w:val="23"/>
        </w:rPr>
        <w:t xml:space="preserve">) and identity </w:t>
      </w:r>
      <w:r w:rsidR="00E815CE">
        <w:rPr>
          <w:sz w:val="23"/>
          <w:szCs w:val="23"/>
        </w:rPr>
        <w:t xml:space="preserve">to </w:t>
      </w:r>
      <w:r w:rsidRPr="007F39A8">
        <w:rPr>
          <w:sz w:val="23"/>
          <w:szCs w:val="23"/>
        </w:rPr>
        <w:t xml:space="preserve">primarily shape perceptions of deservingness. </w:t>
      </w:r>
      <w:r w:rsidRPr="00E815CE">
        <w:rPr>
          <w:sz w:val="23"/>
          <w:szCs w:val="23"/>
          <w:highlight w:val="yellow"/>
          <w:rPrChange w:id="19" w:author="Candis Watts Smith" w:date="2025-01-15T18:56:00Z" w16du:dateUtc="2025-01-15T23:56:00Z">
            <w:rPr>
              <w:sz w:val="23"/>
              <w:szCs w:val="23"/>
            </w:rPr>
          </w:rPrChange>
        </w:rPr>
        <w:t>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5CCD896E" w:rsidR="003E1D99" w:rsidRPr="00F2333F" w:rsidRDefault="003E1D99" w:rsidP="003E1D99">
      <w:pPr>
        <w:spacing w:line="360" w:lineRule="auto"/>
        <w:rPr>
          <w:b/>
          <w:bCs/>
          <w:sz w:val="23"/>
          <w:szCs w:val="23"/>
        </w:rPr>
      </w:pPr>
      <w:r w:rsidRPr="00F2333F">
        <w:rPr>
          <w:rFonts w:ascii="Arial" w:hAnsi="Arial" w:cs="Arial"/>
          <w:b/>
          <w:bCs/>
          <w:sz w:val="23"/>
          <w:szCs w:val="23"/>
        </w:rPr>
        <w:t xml:space="preserve">II. Literature Review </w:t>
      </w:r>
    </w:p>
    <w:p w14:paraId="242AA26D" w14:textId="6099BF23" w:rsidR="00B612B5" w:rsidRDefault="003E1D99" w:rsidP="003E1D99">
      <w:pPr>
        <w:spacing w:line="360" w:lineRule="auto"/>
        <w:rPr>
          <w:sz w:val="23"/>
          <w:szCs w:val="23"/>
        </w:rPr>
      </w:pPr>
      <w:r w:rsidRPr="008010B8">
        <w:rPr>
          <w:sz w:val="23"/>
          <w:szCs w:val="23"/>
        </w:rPr>
        <w:t xml:space="preserve">Two converging research streams examine how perceptions of group deservingness shape public policy preferences and outcomes. First, </w:t>
      </w:r>
      <w:r w:rsidR="00790247">
        <w:rPr>
          <w:sz w:val="23"/>
          <w:szCs w:val="23"/>
        </w:rPr>
        <w:t xml:space="preserve">policy scholars who rely on a theory of </w:t>
      </w:r>
      <w:r w:rsidRPr="008010B8">
        <w:rPr>
          <w:sz w:val="23"/>
          <w:szCs w:val="23"/>
        </w:rPr>
        <w:t xml:space="preserve">social </w:t>
      </w:r>
      <w:r w:rsidR="00790247" w:rsidRPr="008010B8">
        <w:rPr>
          <w:sz w:val="23"/>
          <w:szCs w:val="23"/>
        </w:rPr>
        <w:t>construction</w:t>
      </w:r>
      <w:r w:rsidR="00790247">
        <w:rPr>
          <w:sz w:val="23"/>
          <w:szCs w:val="23"/>
        </w:rPr>
        <w:t>s</w:t>
      </w:r>
      <w:r w:rsidR="00790247" w:rsidRPr="008010B8">
        <w:rPr>
          <w:sz w:val="23"/>
          <w:szCs w:val="23"/>
        </w:rPr>
        <w:t xml:space="preserve"> </w:t>
      </w:r>
      <w:r w:rsidRPr="008010B8">
        <w:rPr>
          <w:sz w:val="23"/>
          <w:szCs w:val="23"/>
        </w:rPr>
        <w:t>examine how institutional power and discourse shape which groups in society are perceived to deserve help, and</w:t>
      </w:r>
      <w:r w:rsidR="00790247">
        <w:rPr>
          <w:sz w:val="23"/>
          <w:szCs w:val="23"/>
        </w:rPr>
        <w:t xml:space="preserve"> how</w:t>
      </w:r>
      <w:r w:rsidRPr="008010B8">
        <w:rPr>
          <w:sz w:val="23"/>
          <w:szCs w:val="23"/>
        </w:rPr>
        <w:t xml:space="preserve"> inequality is maintained and tolerated (Smith and Kreitzer, Schneider and Ingram). </w:t>
      </w:r>
      <w:r w:rsidR="00F65EC6">
        <w:rPr>
          <w:sz w:val="23"/>
          <w:szCs w:val="23"/>
        </w:rPr>
        <w:t xml:space="preserve">According to </w:t>
      </w:r>
      <w:r w:rsidRPr="008010B8">
        <w:rPr>
          <w:sz w:val="23"/>
          <w:szCs w:val="23"/>
        </w:rPr>
        <w:t>Schneider and Ingram’s (1993) foundational typology</w:t>
      </w:r>
      <w:r w:rsidR="00093D13">
        <w:rPr>
          <w:sz w:val="23"/>
          <w:szCs w:val="23"/>
        </w:rPr>
        <w:t xml:space="preserve">, policymakers </w:t>
      </w:r>
      <w:r w:rsidR="00093D13" w:rsidRPr="009A1DBD">
        <w:rPr>
          <w:sz w:val="23"/>
          <w:szCs w:val="23"/>
        </w:rPr>
        <w:t xml:space="preserve">are incentivized </w:t>
      </w:r>
      <w:r w:rsidR="00A45B2C">
        <w:rPr>
          <w:sz w:val="23"/>
          <w:szCs w:val="23"/>
        </w:rPr>
        <w:t xml:space="preserve">by electoral politics </w:t>
      </w:r>
      <w:r w:rsidR="00093D13" w:rsidRPr="009A1DBD">
        <w:rPr>
          <w:sz w:val="23"/>
          <w:szCs w:val="23"/>
        </w:rPr>
        <w:t>to produce policy that helps some groups and punishes others</w:t>
      </w:r>
      <w:r w:rsidR="00093D13">
        <w:rPr>
          <w:sz w:val="23"/>
          <w:szCs w:val="23"/>
        </w:rPr>
        <w:t xml:space="preserve">, and </w:t>
      </w:r>
      <w:r w:rsidR="002F1453">
        <w:rPr>
          <w:sz w:val="23"/>
          <w:szCs w:val="23"/>
        </w:rPr>
        <w:t xml:space="preserve">that </w:t>
      </w:r>
      <w:r w:rsidR="00093D13">
        <w:rPr>
          <w:sz w:val="23"/>
          <w:szCs w:val="23"/>
        </w:rPr>
        <w:t>th</w:t>
      </w:r>
      <w:r w:rsidR="00A45B2C">
        <w:rPr>
          <w:sz w:val="23"/>
          <w:szCs w:val="23"/>
        </w:rPr>
        <w:t xml:space="preserve">ese incentives </w:t>
      </w:r>
      <w:r w:rsidR="00790247">
        <w:rPr>
          <w:sz w:val="23"/>
          <w:szCs w:val="23"/>
        </w:rPr>
        <w:t xml:space="preserve">hinge on </w:t>
      </w:r>
      <w:r w:rsidR="00A45B2C">
        <w:rPr>
          <w:sz w:val="23"/>
          <w:szCs w:val="23"/>
        </w:rPr>
        <w:t xml:space="preserve">two </w:t>
      </w:r>
      <w:r w:rsidR="00B612B5">
        <w:rPr>
          <w:sz w:val="23"/>
          <w:szCs w:val="23"/>
        </w:rPr>
        <w:t xml:space="preserve">interacting </w:t>
      </w:r>
      <w:r w:rsidR="00A45B2C">
        <w:rPr>
          <w:sz w:val="23"/>
          <w:szCs w:val="23"/>
        </w:rPr>
        <w:t xml:space="preserve">axes. First, </w:t>
      </w:r>
      <w:r w:rsidR="00F65EC6">
        <w:rPr>
          <w:sz w:val="23"/>
          <w:szCs w:val="23"/>
        </w:rPr>
        <w:t xml:space="preserve">policymakers consider </w:t>
      </w:r>
      <w:r w:rsidR="00A45B2C">
        <w:rPr>
          <w:sz w:val="23"/>
          <w:szCs w:val="23"/>
        </w:rPr>
        <w:t xml:space="preserve">the extent to which their constituencies’ perceive a group – say, unionized workers or college students </w:t>
      </w:r>
      <w:proofErr w:type="gramStart"/>
      <w:r w:rsidR="00A45B2C">
        <w:rPr>
          <w:sz w:val="23"/>
          <w:szCs w:val="23"/>
        </w:rPr>
        <w:t>–  to</w:t>
      </w:r>
      <w:proofErr w:type="gramEnd"/>
      <w:r w:rsidR="00A45B2C">
        <w:rPr>
          <w:sz w:val="23"/>
          <w:szCs w:val="23"/>
        </w:rPr>
        <w:t xml:space="preserve"> be socially constructed as “deserving.”  Their objective is ensuring their constituencies will broadly approve </w:t>
      </w:r>
      <w:r w:rsidR="00B612B5">
        <w:rPr>
          <w:sz w:val="23"/>
          <w:szCs w:val="23"/>
        </w:rPr>
        <w:t xml:space="preserve">of </w:t>
      </w:r>
      <w:r w:rsidR="00A45B2C">
        <w:rPr>
          <w:sz w:val="23"/>
          <w:szCs w:val="23"/>
        </w:rPr>
        <w:t xml:space="preserve">policy directed toward that group. </w:t>
      </w:r>
      <w:r w:rsidR="00093D13">
        <w:rPr>
          <w:sz w:val="23"/>
          <w:szCs w:val="23"/>
        </w:rPr>
        <w:t xml:space="preserve">Second, they consider </w:t>
      </w:r>
      <w:r w:rsidR="00A45B2C">
        <w:rPr>
          <w:sz w:val="23"/>
          <w:szCs w:val="23"/>
        </w:rPr>
        <w:t>that</w:t>
      </w:r>
      <w:r w:rsidR="00093D13">
        <w:rPr>
          <w:sz w:val="23"/>
          <w:szCs w:val="23"/>
        </w:rPr>
        <w:t xml:space="preserve"> groups</w:t>
      </w:r>
      <w:r w:rsidR="00A45B2C">
        <w:rPr>
          <w:sz w:val="23"/>
          <w:szCs w:val="23"/>
        </w:rPr>
        <w:t>’</w:t>
      </w:r>
      <w:r w:rsidR="00093D13">
        <w:rPr>
          <w:sz w:val="23"/>
          <w:szCs w:val="23"/>
        </w:rPr>
        <w:t xml:space="preserve"> political power</w:t>
      </w:r>
      <w:r w:rsidR="00A45B2C">
        <w:rPr>
          <w:sz w:val="23"/>
          <w:szCs w:val="23"/>
        </w:rPr>
        <w:t xml:space="preserve"> – the ability of a group to </w:t>
      </w:r>
      <w:r w:rsidR="00790247">
        <w:rPr>
          <w:sz w:val="23"/>
          <w:szCs w:val="23"/>
        </w:rPr>
        <w:t xml:space="preserve">access, </w:t>
      </w:r>
      <w:r w:rsidR="00A45B2C">
        <w:rPr>
          <w:sz w:val="23"/>
          <w:szCs w:val="23"/>
        </w:rPr>
        <w:t>reward</w:t>
      </w:r>
      <w:r w:rsidR="00790247">
        <w:rPr>
          <w:sz w:val="23"/>
          <w:szCs w:val="23"/>
        </w:rPr>
        <w:t>, and/or</w:t>
      </w:r>
      <w:r w:rsidR="00A45B2C">
        <w:rPr>
          <w:sz w:val="23"/>
          <w:szCs w:val="23"/>
        </w:rPr>
        <w:t xml:space="preserve"> retaliate against pol</w:t>
      </w:r>
      <w:r w:rsidR="00790247">
        <w:rPr>
          <w:sz w:val="23"/>
          <w:szCs w:val="23"/>
        </w:rPr>
        <w:t>icymakers</w:t>
      </w:r>
      <w:r w:rsidR="00A45B2C">
        <w:rPr>
          <w:sz w:val="23"/>
          <w:szCs w:val="23"/>
        </w:rPr>
        <w:t xml:space="preserve">. </w:t>
      </w:r>
    </w:p>
    <w:p w14:paraId="6225939E" w14:textId="77777777" w:rsidR="00B612B5" w:rsidRDefault="00B612B5" w:rsidP="003E1D99">
      <w:pPr>
        <w:spacing w:line="360" w:lineRule="auto"/>
        <w:rPr>
          <w:sz w:val="23"/>
          <w:szCs w:val="23"/>
        </w:rPr>
      </w:pPr>
    </w:p>
    <w:p w14:paraId="6A6288AD" w14:textId="0A0EFB7B" w:rsidR="003E1D99" w:rsidRPr="008010B8" w:rsidRDefault="00B612B5" w:rsidP="003E1D99">
      <w:pPr>
        <w:spacing w:line="360" w:lineRule="auto"/>
        <w:rPr>
          <w:sz w:val="23"/>
          <w:szCs w:val="23"/>
        </w:rPr>
      </w:pPr>
      <w:r>
        <w:rPr>
          <w:sz w:val="23"/>
          <w:szCs w:val="23"/>
        </w:rPr>
        <w:t xml:space="preserve">As consequence, groups in society and policy that </w:t>
      </w:r>
      <w:r w:rsidR="00790247">
        <w:rPr>
          <w:sz w:val="23"/>
          <w:szCs w:val="23"/>
        </w:rPr>
        <w:t>have a disproportionate effect on</w:t>
      </w:r>
      <w:r>
        <w:rPr>
          <w:sz w:val="23"/>
          <w:szCs w:val="23"/>
        </w:rPr>
        <w:t xml:space="preserve"> them fall into four categories.  </w:t>
      </w:r>
      <w:r w:rsidR="003F2DDF">
        <w:rPr>
          <w:sz w:val="23"/>
          <w:szCs w:val="23"/>
        </w:rPr>
        <w:t>P</w:t>
      </w:r>
      <w:r>
        <w:rPr>
          <w:sz w:val="23"/>
          <w:szCs w:val="23"/>
        </w:rPr>
        <w:t>olicymakers are incentivized to</w:t>
      </w:r>
      <w:r w:rsidRPr="008010B8">
        <w:rPr>
          <w:sz w:val="23"/>
          <w:szCs w:val="23"/>
        </w:rPr>
        <w:t xml:space="preserve"> </w:t>
      </w:r>
      <w:r w:rsidR="003E1D99" w:rsidRPr="008010B8">
        <w:rPr>
          <w:sz w:val="23"/>
          <w:szCs w:val="23"/>
        </w:rPr>
        <w:t>help</w:t>
      </w:r>
      <w:r>
        <w:rPr>
          <w:sz w:val="23"/>
          <w:szCs w:val="23"/>
        </w:rPr>
        <w:t xml:space="preserve"> groups who are</w:t>
      </w:r>
      <w:r w:rsidR="003E1D99" w:rsidRPr="008010B8">
        <w:rPr>
          <w:sz w:val="23"/>
          <w:szCs w:val="23"/>
        </w:rPr>
        <w:t xml:space="preserve"> “advantaged” </w:t>
      </w:r>
      <w:r>
        <w:rPr>
          <w:sz w:val="23"/>
          <w:szCs w:val="23"/>
        </w:rPr>
        <w:t>– both powerful and perceived as deserving -- and</w:t>
      </w:r>
      <w:r w:rsidR="003E1D99" w:rsidRPr="008010B8">
        <w:rPr>
          <w:sz w:val="23"/>
          <w:szCs w:val="23"/>
        </w:rPr>
        <w:t xml:space="preserve"> “contender” groups</w:t>
      </w:r>
      <w:r w:rsidR="003F2DDF">
        <w:rPr>
          <w:sz w:val="23"/>
          <w:szCs w:val="23"/>
        </w:rPr>
        <w:t xml:space="preserve">, or those who are powerful but constructed as undeserving. </w:t>
      </w:r>
      <w:r w:rsidR="003E1D99" w:rsidRPr="008010B8">
        <w:rPr>
          <w:sz w:val="23"/>
          <w:szCs w:val="23"/>
        </w:rPr>
        <w:t xml:space="preserve"> </w:t>
      </w:r>
      <w:r w:rsidR="003F2DDF">
        <w:rPr>
          <w:sz w:val="23"/>
          <w:szCs w:val="23"/>
        </w:rPr>
        <w:t>In</w:t>
      </w:r>
      <w:r w:rsidR="001D76CF">
        <w:rPr>
          <w:sz w:val="23"/>
          <w:szCs w:val="23"/>
        </w:rPr>
        <w:t xml:space="preserve"> contrast, policymakers</w:t>
      </w:r>
      <w:r w:rsidR="003E1D99" w:rsidRPr="008010B8">
        <w:rPr>
          <w:sz w:val="23"/>
          <w:szCs w:val="23"/>
        </w:rPr>
        <w:t xml:space="preserve"> offer burdensome policy to “dependents”</w:t>
      </w:r>
      <w:r w:rsidR="001D76CF">
        <w:rPr>
          <w:sz w:val="23"/>
          <w:szCs w:val="23"/>
        </w:rPr>
        <w:t xml:space="preserve"> – those who are seen as deserving but who are not politically powerful,</w:t>
      </w:r>
      <w:r w:rsidR="003E1D99" w:rsidRPr="008010B8">
        <w:rPr>
          <w:sz w:val="23"/>
          <w:szCs w:val="23"/>
        </w:rPr>
        <w:t xml:space="preserve"> and punish “deviants</w:t>
      </w:r>
      <w:r w:rsidR="001D76CF">
        <w:rPr>
          <w:sz w:val="23"/>
          <w:szCs w:val="23"/>
        </w:rPr>
        <w:t xml:space="preserve">,” who are seen as </w:t>
      </w:r>
      <w:r w:rsidR="001D76CF">
        <w:rPr>
          <w:sz w:val="23"/>
          <w:szCs w:val="23"/>
        </w:rPr>
        <w:lastRenderedPageBreak/>
        <w:t xml:space="preserve">neither deserving nor powerful. </w:t>
      </w:r>
      <w:r w:rsidR="003E1D99" w:rsidRPr="008010B8">
        <w:rPr>
          <w:sz w:val="23"/>
          <w:szCs w:val="23"/>
        </w:rPr>
        <w:t xml:space="preserve"> </w:t>
      </w:r>
      <w:r w:rsidR="00790247">
        <w:rPr>
          <w:sz w:val="23"/>
          <w:szCs w:val="23"/>
        </w:rPr>
        <w:t>Political representatives’ policy design</w:t>
      </w:r>
      <w:r w:rsidR="003E1D99" w:rsidRPr="008010B8">
        <w:rPr>
          <w:sz w:val="23"/>
          <w:szCs w:val="23"/>
        </w:rPr>
        <w:t xml:space="preserve"> is also driven by “anticipatory” feedback, whereby policymakers respond to both their perception of groups</w:t>
      </w:r>
      <w:r w:rsidR="00302C61">
        <w:rPr>
          <w:sz w:val="23"/>
          <w:szCs w:val="23"/>
        </w:rPr>
        <w:t>’</w:t>
      </w:r>
      <w:r w:rsidR="003E1D99" w:rsidRPr="008010B8">
        <w:rPr>
          <w:sz w:val="23"/>
          <w:szCs w:val="23"/>
        </w:rPr>
        <w:t xml:space="preserve"> political power and social constructions in terms of electoral consequences – for example, by providing “hidden” benefits to contenders, who </w:t>
      </w:r>
      <w:r w:rsidR="003E1D99">
        <w:rPr>
          <w:sz w:val="23"/>
          <w:szCs w:val="23"/>
        </w:rPr>
        <w:t xml:space="preserve">are </w:t>
      </w:r>
      <w:r w:rsidR="003E1D99" w:rsidRPr="008010B8">
        <w:rPr>
          <w:sz w:val="23"/>
          <w:szCs w:val="23"/>
        </w:rPr>
        <w:t>constructed as undeserving but powerful</w:t>
      </w:r>
      <w:r w:rsidR="00790247">
        <w:rPr>
          <w:sz w:val="23"/>
          <w:szCs w:val="23"/>
        </w:rPr>
        <w:t xml:space="preserve">, </w:t>
      </w:r>
      <w:r w:rsidR="00790247" w:rsidRPr="00CD41EF">
        <w:rPr>
          <w:sz w:val="23"/>
          <w:szCs w:val="23"/>
          <w:highlight w:val="yellow"/>
        </w:rPr>
        <w:t>policymakers can both A and B</w:t>
      </w:r>
      <w:r w:rsidR="003E1D99" w:rsidRPr="008010B8">
        <w:rPr>
          <w:sz w:val="23"/>
          <w:szCs w:val="23"/>
        </w:rPr>
        <w:t xml:space="preserve"> (Schneider and Ingram 2019, Ellis and </w:t>
      </w:r>
      <w:proofErr w:type="spellStart"/>
      <w:r w:rsidR="003E1D99" w:rsidRPr="008010B8">
        <w:rPr>
          <w:sz w:val="23"/>
          <w:szCs w:val="23"/>
        </w:rPr>
        <w:t>Faricy</w:t>
      </w:r>
      <w:proofErr w:type="spellEnd"/>
      <w:r w:rsidR="003E1D99" w:rsidRPr="008010B8">
        <w:rPr>
          <w:sz w:val="23"/>
          <w:szCs w:val="23"/>
        </w:rPr>
        <w:t xml:space="preserve"> </w:t>
      </w:r>
      <w:commentRangeStart w:id="20"/>
      <w:r w:rsidR="003E1D99" w:rsidRPr="008010B8">
        <w:rPr>
          <w:sz w:val="23"/>
          <w:szCs w:val="23"/>
        </w:rPr>
        <w:t>2020</w:t>
      </w:r>
      <w:commentRangeEnd w:id="20"/>
      <w:r w:rsidR="00790247">
        <w:rPr>
          <w:rStyle w:val="CommentReference"/>
        </w:rPr>
        <w:commentReference w:id="20"/>
      </w:r>
      <w:r w:rsidR="003E1D99" w:rsidRPr="008010B8">
        <w:rPr>
          <w:sz w:val="23"/>
          <w:szCs w:val="23"/>
        </w:rPr>
        <w:t>).</w:t>
      </w:r>
      <w:ins w:id="21" w:author="Candis Watts Smith" w:date="2025-01-15T19:48:00Z" w16du:dateUtc="2025-01-16T00:48:00Z">
        <w:r w:rsidR="00790247">
          <w:rPr>
            <w:sz w:val="23"/>
            <w:szCs w:val="23"/>
          </w:rPr>
          <w:t xml:space="preserve"> </w:t>
        </w:r>
      </w:ins>
      <w:del w:id="22" w:author="Candis Watts Smith" w:date="2025-01-15T19:50:00Z" w16du:dateUtc="2025-01-16T00:50:00Z">
        <w:r w:rsidR="003E1D99" w:rsidRPr="008010B8" w:rsidDel="00790247">
          <w:rPr>
            <w:sz w:val="23"/>
            <w:szCs w:val="23"/>
          </w:rPr>
          <w:delText xml:space="preserve">The result for ‘deviant’ groups like carceral citizens is a </w:delText>
        </w:r>
      </w:del>
      <w:del w:id="23" w:author="Candis Watts Smith" w:date="2025-01-15T19:48:00Z" w16du:dateUtc="2025-01-16T00:48:00Z">
        <w:r w:rsidR="003E1D99" w:rsidRPr="008010B8" w:rsidDel="00790247">
          <w:rPr>
            <w:sz w:val="23"/>
            <w:szCs w:val="23"/>
          </w:rPr>
          <w:delText>self-</w:delText>
        </w:r>
      </w:del>
      <w:del w:id="24" w:author="Candis Watts Smith" w:date="2025-01-15T19:50:00Z" w16du:dateUtc="2025-01-16T00:50:00Z">
        <w:r w:rsidR="003E1D99" w:rsidRPr="008010B8" w:rsidDel="00790247">
          <w:rPr>
            <w:sz w:val="23"/>
            <w:szCs w:val="23"/>
          </w:rPr>
          <w:delText xml:space="preserve">reinforcing feedback in which punitive policies are expected to be politically advantageous, as they are publicly-sanctioned and the impacted group </w:delText>
        </w:r>
      </w:del>
      <w:del w:id="25" w:author="Candis Watts Smith" w:date="2025-01-15T19:49:00Z" w16du:dateUtc="2025-01-16T00:49:00Z">
        <w:r w:rsidR="003E1D99" w:rsidRPr="008010B8" w:rsidDel="00790247">
          <w:rPr>
            <w:sz w:val="23"/>
            <w:szCs w:val="23"/>
          </w:rPr>
          <w:delText xml:space="preserve">– carceral citizens – </w:delText>
        </w:r>
      </w:del>
      <w:del w:id="26" w:author="Candis Watts Smith" w:date="2025-01-15T19:50:00Z" w16du:dateUtc="2025-01-16T00:50:00Z">
        <w:r w:rsidR="003E1D99" w:rsidRPr="008010B8" w:rsidDel="00790247">
          <w:rPr>
            <w:sz w:val="23"/>
            <w:szCs w:val="23"/>
          </w:rPr>
          <w:delText xml:space="preserve">lacks political power </w:delText>
        </w:r>
        <w:commentRangeStart w:id="27"/>
        <w:r w:rsidR="003E1D99" w:rsidRPr="008010B8" w:rsidDel="00790247">
          <w:rPr>
            <w:sz w:val="23"/>
            <w:szCs w:val="23"/>
          </w:rPr>
          <w:delText xml:space="preserve">to respond.  </w:delText>
        </w:r>
        <w:commentRangeEnd w:id="27"/>
        <w:r w:rsidR="001C3B60" w:rsidDel="00790247">
          <w:rPr>
            <w:rStyle w:val="CommentReference"/>
          </w:rPr>
          <w:commentReference w:id="27"/>
        </w:r>
      </w:del>
    </w:p>
    <w:p w14:paraId="612237AD" w14:textId="77777777" w:rsidR="003E1D99" w:rsidRPr="008010B8" w:rsidRDefault="003E1D99" w:rsidP="003E1D99">
      <w:pPr>
        <w:spacing w:line="360" w:lineRule="auto"/>
        <w:rPr>
          <w:sz w:val="23"/>
          <w:szCs w:val="23"/>
        </w:rPr>
      </w:pPr>
    </w:p>
    <w:p w14:paraId="4C74C7F1" w14:textId="42C97522" w:rsidR="003E1D99" w:rsidRPr="008010B8" w:rsidRDefault="00B24CF8" w:rsidP="003E1D99">
      <w:pPr>
        <w:spacing w:line="360" w:lineRule="auto"/>
        <w:rPr>
          <w:sz w:val="23"/>
          <w:szCs w:val="23"/>
        </w:rPr>
      </w:pPr>
      <w:r>
        <w:rPr>
          <w:sz w:val="23"/>
          <w:szCs w:val="23"/>
        </w:rPr>
        <w:t xml:space="preserve">In responding to social constructions, policies also reinforce them.  </w:t>
      </w:r>
      <w:r w:rsidR="003E1D99" w:rsidRPr="008010B8">
        <w:rPr>
          <w:sz w:val="23"/>
          <w:szCs w:val="23"/>
        </w:rPr>
        <w:t>These group social constructions</w:t>
      </w:r>
      <w:r>
        <w:rPr>
          <w:sz w:val="23"/>
          <w:szCs w:val="23"/>
        </w:rPr>
        <w:t>, which</w:t>
      </w:r>
      <w:r w:rsidR="003E1D99" w:rsidRPr="008010B8">
        <w:rPr>
          <w:sz w:val="23"/>
          <w:szCs w:val="23"/>
        </w:rPr>
        <w:t xml:space="preserve"> are “value-laden components, including stereotypes, dominant ideologies, and assumptions” about groups operate in dialectic with existing policy</w:t>
      </w:r>
      <w:r w:rsidR="0026429A">
        <w:rPr>
          <w:sz w:val="23"/>
          <w:szCs w:val="23"/>
        </w:rPr>
        <w:t xml:space="preserve">. </w:t>
      </w:r>
      <w:r w:rsidR="003E1D99" w:rsidRPr="008010B8">
        <w:rPr>
          <w:sz w:val="23"/>
          <w:szCs w:val="23"/>
        </w:rPr>
        <w:t xml:space="preserve"> </w:t>
      </w:r>
      <w:r w:rsidR="0026429A">
        <w:rPr>
          <w:sz w:val="23"/>
          <w:szCs w:val="23"/>
        </w:rPr>
        <w:t>“[P]</w:t>
      </w:r>
      <w:proofErr w:type="spellStart"/>
      <w:r w:rsidR="003E1D99" w:rsidRPr="008010B8">
        <w:rPr>
          <w:sz w:val="23"/>
          <w:szCs w:val="23"/>
        </w:rPr>
        <w:t>olicy</w:t>
      </w:r>
      <w:proofErr w:type="spellEnd"/>
      <w:r w:rsidR="003E1D99" w:rsidRPr="008010B8">
        <w:rPr>
          <w:sz w:val="23"/>
          <w:szCs w:val="23"/>
        </w:rPr>
        <w:t xml:space="preserve"> telegraphs to the public about how target groups should be treated” (Smith and Kreitzer, 2024). As consequence,</w:t>
      </w:r>
      <w:commentRangeStart w:id="28"/>
      <w:r w:rsidR="003E1D99" w:rsidRPr="008010B8">
        <w:rPr>
          <w:sz w:val="23"/>
          <w:szCs w:val="23"/>
        </w:rPr>
        <w:t xml:space="preserve"> they </w:t>
      </w:r>
      <w:commentRangeEnd w:id="28"/>
      <w:r w:rsidR="0026429A">
        <w:rPr>
          <w:rStyle w:val="CommentReference"/>
        </w:rPr>
        <w:commentReference w:id="28"/>
      </w:r>
      <w:r w:rsidR="003E1D99" w:rsidRPr="008010B8">
        <w:rPr>
          <w:sz w:val="23"/>
          <w:szCs w:val="23"/>
        </w:rPr>
        <w:t xml:space="preserve">appear contingent – for example, on local, state, and political and cultural contexts </w:t>
      </w:r>
      <w:proofErr w:type="gramStart"/>
      <w:r w:rsidR="003E1D99" w:rsidRPr="008010B8">
        <w:rPr>
          <w:sz w:val="23"/>
          <w:szCs w:val="23"/>
        </w:rPr>
        <w:t>and also</w:t>
      </w:r>
      <w:proofErr w:type="gramEnd"/>
      <w:r w:rsidR="003E1D99" w:rsidRPr="008010B8">
        <w:rPr>
          <w:sz w:val="23"/>
          <w:szCs w:val="23"/>
        </w:rPr>
        <w:t xml:space="preserve"> the identity and ideology held by the ‘perceiver’ (Smith and Kreitzer 2018). Further, recent work demonstrates policymakers strategically differentiate </w:t>
      </w:r>
      <w:r w:rsidR="003E1D99" w:rsidRPr="008010B8">
        <w:rPr>
          <w:i/>
          <w:iCs/>
          <w:sz w:val="23"/>
          <w:szCs w:val="23"/>
        </w:rPr>
        <w:t xml:space="preserve">within </w:t>
      </w:r>
      <w:r w:rsidR="003E1D99" w:rsidRPr="008010B8">
        <w:rPr>
          <w:sz w:val="23"/>
          <w:szCs w:val="23"/>
        </w:rPr>
        <w:t xml:space="preserve">target populations, recognizing political expediency in providing benefits to some subsets and not to others. For example, Smith and Kreitzer (2018) show that </w:t>
      </w:r>
      <w:proofErr w:type="spellStart"/>
      <w:r w:rsidR="003E1D99" w:rsidRPr="008010B8">
        <w:rPr>
          <w:sz w:val="23"/>
          <w:szCs w:val="23"/>
        </w:rPr>
        <w:t>DREAMers</w:t>
      </w:r>
      <w:proofErr w:type="spellEnd"/>
      <w:r w:rsidR="003E1D99" w:rsidRPr="008010B8">
        <w:rPr>
          <w:sz w:val="23"/>
          <w:szCs w:val="23"/>
        </w:rPr>
        <w:t xml:space="preserve"> are constructed as more deserving than their parents, mirroring the DREAM Act’s protections of immigrant children, but not their parents. Criminal legal reform’s prioritization of drug offenses</w:t>
      </w:r>
      <w:r w:rsidR="0026429A">
        <w:rPr>
          <w:sz w:val="23"/>
          <w:szCs w:val="23"/>
        </w:rPr>
        <w:t xml:space="preserve"> over violent crime, for instance,</w:t>
      </w:r>
      <w:r w:rsidR="003E1D99" w:rsidRPr="008010B8">
        <w:rPr>
          <w:sz w:val="23"/>
          <w:szCs w:val="23"/>
        </w:rPr>
        <w:t xml:space="preserve"> may reflect similar </w:t>
      </w:r>
      <w:commentRangeStart w:id="29"/>
      <w:r w:rsidR="003E1D99">
        <w:rPr>
          <w:sz w:val="23"/>
          <w:szCs w:val="23"/>
        </w:rPr>
        <w:t>differentiation</w:t>
      </w:r>
      <w:commentRangeEnd w:id="29"/>
      <w:r w:rsidR="001C3B60">
        <w:rPr>
          <w:rStyle w:val="CommentReference"/>
        </w:rPr>
        <w:commentReference w:id="29"/>
      </w:r>
      <w:r w:rsidR="003E1D99" w:rsidRPr="008010B8">
        <w:rPr>
          <w:sz w:val="23"/>
          <w:szCs w:val="23"/>
        </w:rPr>
        <w:t xml:space="preserve">. </w:t>
      </w:r>
    </w:p>
    <w:p w14:paraId="2E20349B" w14:textId="77777777" w:rsidR="003E1D99" w:rsidRPr="008010B8" w:rsidRDefault="003E1D99" w:rsidP="003E1D99">
      <w:pPr>
        <w:spacing w:line="360" w:lineRule="auto"/>
        <w:rPr>
          <w:sz w:val="23"/>
          <w:szCs w:val="23"/>
        </w:rPr>
      </w:pPr>
    </w:p>
    <w:p w14:paraId="0C1AFD8C" w14:textId="459F62EE" w:rsidR="0026429A" w:rsidRDefault="003E1D99" w:rsidP="003E1D99">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w:t>
      </w:r>
    </w:p>
    <w:p w14:paraId="07CF3856" w14:textId="77777777" w:rsidR="0026429A" w:rsidRDefault="0026429A" w:rsidP="003E1D99">
      <w:pPr>
        <w:spacing w:line="360" w:lineRule="auto"/>
        <w:rPr>
          <w:sz w:val="23"/>
          <w:szCs w:val="23"/>
        </w:rPr>
      </w:pPr>
    </w:p>
    <w:p w14:paraId="248EFA3F" w14:textId="0EE4888E" w:rsidR="003E1D99" w:rsidRPr="008010B8" w:rsidRDefault="003E1D99" w:rsidP="003E1D99">
      <w:pPr>
        <w:spacing w:line="360" w:lineRule="auto"/>
        <w:rPr>
          <w:sz w:val="23"/>
          <w:szCs w:val="23"/>
        </w:rPr>
      </w:pPr>
      <w:r w:rsidRPr="008010B8">
        <w:rPr>
          <w:sz w:val="23"/>
          <w:szCs w:val="23"/>
        </w:rPr>
        <w:t xml:space="preserve">Five ‘CARIN’ </w:t>
      </w:r>
      <w:r w:rsidR="001C3B60">
        <w:rPr>
          <w:sz w:val="23"/>
          <w:szCs w:val="23"/>
        </w:rPr>
        <w:t>dimensions compose</w:t>
      </w:r>
      <w:r w:rsidRPr="008010B8">
        <w:rPr>
          <w:sz w:val="23"/>
          <w:szCs w:val="23"/>
        </w:rPr>
        <w:t xml:space="preserve"> these evaluations: </w:t>
      </w:r>
      <w:r w:rsidRPr="008010B8">
        <w:rPr>
          <w:i/>
          <w:iCs/>
          <w:sz w:val="23"/>
          <w:szCs w:val="23"/>
        </w:rPr>
        <w:t>control</w:t>
      </w:r>
      <w:r w:rsidR="0026429A">
        <w:rPr>
          <w:i/>
          <w:iCs/>
          <w:sz w:val="23"/>
          <w:szCs w:val="23"/>
        </w:rPr>
        <w:t>,</w:t>
      </w:r>
      <w:r w:rsidRPr="008010B8">
        <w:rPr>
          <w:sz w:val="23"/>
          <w:szCs w:val="23"/>
        </w:rPr>
        <w:t xml:space="preserve"> in its original conception</w:t>
      </w:r>
      <w:r w:rsidR="0026429A">
        <w:rPr>
          <w:sz w:val="23"/>
          <w:szCs w:val="23"/>
        </w:rPr>
        <w:t>,</w:t>
      </w:r>
      <w:r w:rsidRPr="008010B8">
        <w:rPr>
          <w:sz w:val="23"/>
          <w:szCs w:val="23"/>
        </w:rPr>
        <w:t xml:space="preserve">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 xml:space="preserve">the degree to </w:t>
      </w:r>
      <w:r w:rsidRPr="008010B8">
        <w:rPr>
          <w:sz w:val="23"/>
          <w:szCs w:val="23"/>
        </w:rPr>
        <w:lastRenderedPageBreak/>
        <w:t>which they are responsible (</w:t>
      </w:r>
      <w:proofErr w:type="spellStart"/>
      <w:r w:rsidRPr="008010B8">
        <w:rPr>
          <w:sz w:val="23"/>
          <w:szCs w:val="23"/>
        </w:rPr>
        <w:t>SoRelle</w:t>
      </w:r>
      <w:proofErr w:type="spellEnd"/>
      <w:r w:rsidRPr="008010B8">
        <w:rPr>
          <w:sz w:val="23"/>
          <w:szCs w:val="23"/>
        </w:rPr>
        <w:t xml:space="preserv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681495F6" w:rsidR="003E1D99" w:rsidRDefault="003E1D99" w:rsidP="003E1D99">
      <w:pPr>
        <w:spacing w:line="360" w:lineRule="auto"/>
        <w:rPr>
          <w:sz w:val="23"/>
          <w:szCs w:val="23"/>
        </w:rPr>
      </w:pPr>
      <w:commentRangeStart w:id="30"/>
      <w:commentRangeStart w:id="31"/>
      <w:r w:rsidRPr="008010B8">
        <w:rPr>
          <w:sz w:val="23"/>
          <w:szCs w:val="23"/>
        </w:rPr>
        <w:t xml:space="preserve">There is some debate around the extent to which perceptions of deservingness vary across contexts, </w:t>
      </w:r>
      <w:commentRangeEnd w:id="30"/>
      <w:r w:rsidR="0026429A">
        <w:rPr>
          <w:rStyle w:val="CommentReference"/>
        </w:rPr>
        <w:commentReference w:id="30"/>
      </w:r>
      <w:commentRangeEnd w:id="31"/>
      <w:r w:rsidR="0026429A">
        <w:rPr>
          <w:rStyle w:val="CommentReference"/>
        </w:rPr>
        <w:commentReference w:id="31"/>
      </w:r>
      <w:r w:rsidRPr="008010B8">
        <w:rPr>
          <w:sz w:val="23"/>
          <w:szCs w:val="23"/>
        </w:rPr>
        <w:t>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xml:space="preserve">,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w:t>
      </w:r>
      <w:proofErr w:type="spellStart"/>
      <w:r w:rsidRPr="008010B8">
        <w:rPr>
          <w:sz w:val="23"/>
          <w:szCs w:val="23"/>
        </w:rPr>
        <w:t>SoRelle</w:t>
      </w:r>
      <w:proofErr w:type="spellEnd"/>
      <w:r w:rsidRPr="008010B8">
        <w:rPr>
          <w:sz w:val="23"/>
          <w:szCs w:val="23"/>
        </w:rPr>
        <w:t xml:space="preserv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p>
    <w:p w14:paraId="49BF3AD2" w14:textId="77777777" w:rsidR="00381330" w:rsidRDefault="00381330" w:rsidP="003E1D99">
      <w:pPr>
        <w:spacing w:line="360" w:lineRule="auto"/>
        <w:rPr>
          <w:sz w:val="23"/>
          <w:szCs w:val="23"/>
        </w:rPr>
      </w:pPr>
    </w:p>
    <w:p w14:paraId="3DD20E33" w14:textId="2D7837F3" w:rsidR="00381330" w:rsidRDefault="00381330" w:rsidP="00381330">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00D317A6"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at least</w:t>
      </w:r>
      <w:r w:rsidRPr="000E7B35">
        <w:rPr>
          <w:sz w:val="23"/>
          <w:szCs w:val="23"/>
        </w:rPr>
        <w:t xml:space="preserve"> </w:t>
      </w:r>
      <w:r w:rsidR="00B81C19">
        <w:rPr>
          <w:sz w:val="23"/>
          <w:szCs w:val="23"/>
        </w:rPr>
        <w:t xml:space="preserve">two? </w:t>
      </w:r>
      <w:r w:rsidRPr="000E7B35">
        <w:rPr>
          <w:sz w:val="23"/>
          <w:szCs w:val="23"/>
        </w:rPr>
        <w:t xml:space="preserve">complicating factors with regards to identity. </w:t>
      </w:r>
      <w:commentRangeStart w:id="32"/>
      <w:r w:rsidRPr="000E7B35">
        <w:rPr>
          <w:sz w:val="23"/>
          <w:szCs w:val="23"/>
        </w:rPr>
        <w:t xml:space="preserve">First, no group is homogenous. Consequently, even as people evaluate groups, there are subsets of a group, which may be more aligned with one’s on than other subsets of the group. Second, within the context of the United </w:t>
      </w:r>
      <w:r w:rsidRPr="000E7B35">
        <w:rPr>
          <w:sz w:val="23"/>
          <w:szCs w:val="23"/>
        </w:rPr>
        <w:lastRenderedPageBreak/>
        <w:t xml:space="preserve">States, race is not only an identity but an organizing mechanism of society; as such, the dynamics of race and racism, </w:t>
      </w:r>
      <w:proofErr w:type="gramStart"/>
      <w:r w:rsidRPr="000E7B35">
        <w:rPr>
          <w:sz w:val="23"/>
          <w:szCs w:val="23"/>
        </w:rPr>
        <w:t>has to</w:t>
      </w:r>
      <w:proofErr w:type="gramEnd"/>
      <w:r w:rsidRPr="000E7B35">
        <w:rPr>
          <w:sz w:val="23"/>
          <w:szCs w:val="23"/>
        </w:rPr>
        <w:t xml:space="preserve"> be called to special attention. </w:t>
      </w:r>
      <w:commentRangeEnd w:id="32"/>
      <w:r w:rsidR="00B81C19">
        <w:rPr>
          <w:rStyle w:val="CommentReference"/>
        </w:rPr>
        <w:commentReference w:id="32"/>
      </w:r>
      <w:r>
        <w:rPr>
          <w:sz w:val="23"/>
          <w:szCs w:val="23"/>
        </w:rPr>
        <w:t xml:space="preserve">Finally, CARIN is assessed in a rather abstract way; the policy context that people are making assessments </w:t>
      </w:r>
      <w:ins w:id="33" w:author="Candis Watts Smith" w:date="2025-01-15T20:04:00Z" w16du:dateUtc="2025-01-16T01:04:00Z">
        <w:r w:rsidR="00B81C19">
          <w:rPr>
            <w:sz w:val="23"/>
            <w:szCs w:val="23"/>
          </w:rPr>
          <w:t>is</w:t>
        </w:r>
      </w:ins>
      <w:del w:id="34" w:author="Candis Watts Smith" w:date="2025-01-15T20:04:00Z" w16du:dateUtc="2025-01-16T01:04:00Z">
        <w:r w:rsidDel="00B81C19">
          <w:rPr>
            <w:sz w:val="23"/>
            <w:szCs w:val="23"/>
          </w:rPr>
          <w:delText>are</w:delText>
        </w:r>
      </w:del>
      <w:r>
        <w:rPr>
          <w:sz w:val="23"/>
          <w:szCs w:val="23"/>
        </w:rPr>
        <w:t xml:space="preserve"> likely to influence the way people evaluate CARIN. I address insights from a wider array of literatures, which enrich the theory and hypothes</w:t>
      </w:r>
      <w:ins w:id="35" w:author="Candis Watts Smith" w:date="2025-01-15T20:04:00Z" w16du:dateUtc="2025-01-16T01:04:00Z">
        <w:r w:rsidR="00B81C19">
          <w:rPr>
            <w:sz w:val="23"/>
            <w:szCs w:val="23"/>
          </w:rPr>
          <w:t>e</w:t>
        </w:r>
      </w:ins>
      <w:r>
        <w:rPr>
          <w:sz w:val="23"/>
          <w:szCs w:val="23"/>
        </w:rPr>
        <w:t>s I offer here.</w:t>
      </w:r>
    </w:p>
    <w:p w14:paraId="7AF03199" w14:textId="77777777" w:rsidR="00D64B47" w:rsidRDefault="00D64B47" w:rsidP="00381330">
      <w:pPr>
        <w:spacing w:line="360" w:lineRule="auto"/>
        <w:rPr>
          <w:sz w:val="23"/>
          <w:szCs w:val="23"/>
        </w:rPr>
      </w:pPr>
    </w:p>
    <w:p w14:paraId="1D730305" w14:textId="318AB328" w:rsidR="00381330" w:rsidRPr="005D5C09" w:rsidRDefault="00381330" w:rsidP="00381330">
      <w:pPr>
        <w:spacing w:line="360" w:lineRule="auto"/>
        <w:rPr>
          <w:b/>
          <w:bCs/>
          <w:sz w:val="23"/>
          <w:szCs w:val="23"/>
        </w:rPr>
      </w:pPr>
      <w:r w:rsidRPr="005D5C09">
        <w:rPr>
          <w:b/>
          <w:bCs/>
          <w:sz w:val="23"/>
          <w:szCs w:val="23"/>
        </w:rPr>
        <w:t>Affect &amp; Dehumanization</w:t>
      </w:r>
    </w:p>
    <w:p w14:paraId="202E8094" w14:textId="3FB2A633" w:rsidR="006743AF" w:rsidRDefault="00C1555F" w:rsidP="003E1D99">
      <w:pPr>
        <w:spacing w:line="360" w:lineRule="auto"/>
        <w:rPr>
          <w:sz w:val="23"/>
          <w:szCs w:val="23"/>
        </w:rPr>
      </w:pPr>
      <w:r>
        <w:rPr>
          <w:sz w:val="23"/>
          <w:szCs w:val="23"/>
        </w:rPr>
        <w:t>Affect – emotional valence – shapes political judgements (Lodge and Taber 2013) and views about what groups deserve (Fiske, Cuddy, Glick &amp; Xu 2002</w:t>
      </w:r>
      <w:r w:rsidR="00CB2D59">
        <w:rPr>
          <w:sz w:val="23"/>
          <w:szCs w:val="23"/>
        </w:rPr>
        <w:t>, Glick and Fiske 1996</w:t>
      </w:r>
      <w:r>
        <w:rPr>
          <w:sz w:val="23"/>
          <w:szCs w:val="23"/>
        </w:rPr>
        <w:t xml:space="preserve">). </w:t>
      </w:r>
      <w:r w:rsidR="00CB2D59">
        <w:rPr>
          <w:sz w:val="23"/>
          <w:szCs w:val="23"/>
        </w:rPr>
        <w:t>Kahneman (2011) frames this readiness of emotional disposition towards an object to both shape and justify opinions as the “affect heuristic” (139), and notes that it is especially</w:t>
      </w:r>
      <w:r w:rsidR="006743AF">
        <w:rPr>
          <w:sz w:val="23"/>
          <w:szCs w:val="23"/>
        </w:rPr>
        <w:t xml:space="preserve"> pronounced in </w:t>
      </w:r>
      <w:r w:rsidR="00CB2D59">
        <w:rPr>
          <w:sz w:val="23"/>
          <w:szCs w:val="23"/>
        </w:rPr>
        <w:t>complicated</w:t>
      </w:r>
      <w:r w:rsidR="006743AF">
        <w:rPr>
          <w:sz w:val="23"/>
          <w:szCs w:val="23"/>
        </w:rPr>
        <w:t xml:space="preserve"> policy domains, where “the answer to an easy question (How do I feel about it?) serves as an answer to a much harder question (What do I think about it)?” </w:t>
      </w:r>
    </w:p>
    <w:p w14:paraId="3F2A022D" w14:textId="77777777" w:rsidR="006743AF" w:rsidRDefault="006743AF" w:rsidP="003E1D99">
      <w:pPr>
        <w:spacing w:line="360" w:lineRule="auto"/>
        <w:rPr>
          <w:sz w:val="23"/>
          <w:szCs w:val="23"/>
        </w:rPr>
      </w:pPr>
    </w:p>
    <w:p w14:paraId="725C5981" w14:textId="59F2DB2C" w:rsidR="00F04F32" w:rsidRDefault="00C5524C" w:rsidP="003E1D99">
      <w:pPr>
        <w:spacing w:line="360" w:lineRule="auto"/>
        <w:rPr>
          <w:sz w:val="23"/>
          <w:szCs w:val="23"/>
        </w:rPr>
      </w:pPr>
      <w:r>
        <w:rPr>
          <w:sz w:val="23"/>
          <w:szCs w:val="23"/>
        </w:rPr>
        <w:t xml:space="preserve">Where various emotions are important in shaping perceptions of </w:t>
      </w:r>
      <w:r w:rsidR="003E1D99" w:rsidRPr="008010B8">
        <w:rPr>
          <w:sz w:val="23"/>
          <w:szCs w:val="23"/>
        </w:rPr>
        <w:t>welfare beneficiary deservingness</w:t>
      </w:r>
      <w:r>
        <w:rPr>
          <w:sz w:val="23"/>
          <w:szCs w:val="23"/>
        </w:rPr>
        <w:t xml:space="preserve"> – a process rooted in </w:t>
      </w:r>
      <w:r w:rsidR="003E1D99" w:rsidRPr="008010B8">
        <w:rPr>
          <w:sz w:val="23"/>
          <w:szCs w:val="23"/>
        </w:rPr>
        <w:t xml:space="preserve"> the evolutionary impulse to help reciprocators and avoid cheaters – or differentiate between the two</w:t>
      </w:r>
      <w:r>
        <w:rPr>
          <w:sz w:val="23"/>
          <w:szCs w:val="23"/>
        </w:rPr>
        <w:t xml:space="preserve"> </w:t>
      </w:r>
      <w:r w:rsidR="009E1B8C">
        <w:rPr>
          <w:sz w:val="23"/>
          <w:szCs w:val="23"/>
        </w:rPr>
        <w:t>(Feather 2009)</w:t>
      </w:r>
      <w:r>
        <w:rPr>
          <w:sz w:val="23"/>
          <w:szCs w:val="23"/>
        </w:rPr>
        <w:t xml:space="preserve">, disgust </w:t>
      </w:r>
      <w:r w:rsidR="00CB2D59">
        <w:rPr>
          <w:sz w:val="23"/>
          <w:szCs w:val="23"/>
        </w:rPr>
        <w:t>appears to be</w:t>
      </w:r>
      <w:r>
        <w:rPr>
          <w:sz w:val="23"/>
          <w:szCs w:val="23"/>
        </w:rPr>
        <w:t xml:space="preserve"> particularly salient in contexts like immigration</w:t>
      </w:r>
      <w:r w:rsidR="001707A5">
        <w:rPr>
          <w:sz w:val="23"/>
          <w:szCs w:val="23"/>
        </w:rPr>
        <w:t xml:space="preserve"> or interactions with strangers,</w:t>
      </w:r>
      <w:r>
        <w:rPr>
          <w:sz w:val="23"/>
          <w:szCs w:val="23"/>
        </w:rPr>
        <w:t xml:space="preserve"> where perceptions of deservingness </w:t>
      </w:r>
      <w:r w:rsidR="001707A5">
        <w:rPr>
          <w:sz w:val="23"/>
          <w:szCs w:val="23"/>
        </w:rPr>
        <w:t>could</w:t>
      </w:r>
      <w:r>
        <w:rPr>
          <w:sz w:val="23"/>
          <w:szCs w:val="23"/>
        </w:rPr>
        <w:t xml:space="preserve"> hinge on, and justifications for deservingness judgements can leverage, claims about personal safety (Petersen 2017). </w:t>
      </w:r>
    </w:p>
    <w:p w14:paraId="28579DC0" w14:textId="77777777" w:rsidR="00C5524C" w:rsidRDefault="00C5524C" w:rsidP="003E1D99">
      <w:pPr>
        <w:spacing w:line="360" w:lineRule="auto"/>
        <w:rPr>
          <w:sz w:val="23"/>
          <w:szCs w:val="23"/>
        </w:rPr>
      </w:pPr>
    </w:p>
    <w:p w14:paraId="24F44183" w14:textId="12B0D82A" w:rsidR="00C5524C" w:rsidRDefault="00C5524C" w:rsidP="003E1D99">
      <w:pPr>
        <w:spacing w:line="360" w:lineRule="auto"/>
        <w:rPr>
          <w:sz w:val="23"/>
          <w:szCs w:val="23"/>
        </w:rPr>
      </w:pPr>
      <w:r w:rsidRPr="008010B8">
        <w:rPr>
          <w:sz w:val="23"/>
          <w:szCs w:val="23"/>
        </w:rPr>
        <w:t xml:space="preserve">The evolutionary roots of this process </w:t>
      </w:r>
      <w:r w:rsidR="00CB2D59">
        <w:rPr>
          <w:sz w:val="23"/>
          <w:szCs w:val="23"/>
        </w:rPr>
        <w:t>suggest</w:t>
      </w:r>
      <w:r w:rsidRPr="008010B8">
        <w:rPr>
          <w:sz w:val="23"/>
          <w:szCs w:val="23"/>
        </w:rPr>
        <w:t xml:space="preserve"> its salience</w:t>
      </w:r>
      <w:r w:rsidR="00CB2D59">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w:t>
      </w:r>
      <w:r w:rsidR="00B81C19">
        <w:rPr>
          <w:sz w:val="23"/>
          <w:szCs w:val="23"/>
        </w:rPr>
        <w:t>”</w:t>
      </w:r>
      <w:r w:rsidRPr="008010B8">
        <w:rPr>
          <w:sz w:val="23"/>
          <w:szCs w:val="23"/>
        </w:rPr>
        <w:t xml:space="preserve">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r w:rsidR="0082696E">
        <w:rPr>
          <w:sz w:val="23"/>
          <w:szCs w:val="23"/>
        </w:rPr>
        <w:t xml:space="preserve">further </w:t>
      </w:r>
      <w:r w:rsidRPr="008010B8">
        <w:rPr>
          <w:sz w:val="23"/>
          <w:szCs w:val="23"/>
        </w:rPr>
        <w:t>intensifies disgust (Fincher and Tetlock 2016)</w:t>
      </w:r>
    </w:p>
    <w:p w14:paraId="5F7ED018" w14:textId="77777777" w:rsidR="00C5524C" w:rsidRDefault="00C5524C" w:rsidP="003E1D99">
      <w:pPr>
        <w:spacing w:line="360" w:lineRule="auto"/>
        <w:rPr>
          <w:sz w:val="23"/>
          <w:szCs w:val="23"/>
        </w:rPr>
      </w:pPr>
    </w:p>
    <w:p w14:paraId="000A05A1" w14:textId="14CDC41D" w:rsidR="0082696E" w:rsidRDefault="0082696E" w:rsidP="003E1D99">
      <w:pPr>
        <w:spacing w:line="360" w:lineRule="auto"/>
        <w:rPr>
          <w:sz w:val="23"/>
          <w:szCs w:val="23"/>
        </w:rPr>
      </w:pPr>
      <w:r>
        <w:rPr>
          <w:sz w:val="23"/>
          <w:szCs w:val="23"/>
        </w:rPr>
        <w:lastRenderedPageBreak/>
        <w:t>Disgust and dehumanization appear to change how groups are perceived in both broader and specific ways than in terms of moral character. Dehumaniz</w:t>
      </w:r>
      <w:r w:rsidR="001707A5">
        <w:rPr>
          <w:sz w:val="23"/>
          <w:szCs w:val="23"/>
        </w:rPr>
        <w:t>ed groups are viewed as belonging to a different</w:t>
      </w:r>
      <w:r w:rsidR="006E12D5">
        <w:rPr>
          <w:sz w:val="23"/>
          <w:szCs w:val="23"/>
        </w:rPr>
        <w:t xml:space="preserve"> </w:t>
      </w:r>
      <w:r w:rsidR="001707A5">
        <w:rPr>
          <w:sz w:val="23"/>
          <w:szCs w:val="23"/>
        </w:rPr>
        <w:t>moral category</w:t>
      </w:r>
      <w:r w:rsidR="006E12D5">
        <w:rPr>
          <w:sz w:val="23"/>
          <w:szCs w:val="23"/>
        </w:rPr>
        <w:t>, or “outside the boundary in which moral values, rules, and considerations of fairness apply” (</w:t>
      </w:r>
      <w:proofErr w:type="spellStart"/>
      <w:r w:rsidR="006E12D5">
        <w:rPr>
          <w:sz w:val="23"/>
          <w:szCs w:val="23"/>
        </w:rPr>
        <w:t>Opotow</w:t>
      </w:r>
      <w:proofErr w:type="spellEnd"/>
      <w:r w:rsidR="006E12D5">
        <w:rPr>
          <w:sz w:val="23"/>
          <w:szCs w:val="23"/>
        </w:rPr>
        <w:t xml:space="preserve"> 1990, 1, Bar-Tal 1989).  This is clearly </w:t>
      </w:r>
      <w:r w:rsidR="00B81C19">
        <w:rPr>
          <w:sz w:val="23"/>
          <w:szCs w:val="23"/>
        </w:rPr>
        <w:t xml:space="preserve">illustrated </w:t>
      </w:r>
      <w:r w:rsidR="006E12D5">
        <w:rPr>
          <w:sz w:val="23"/>
          <w:szCs w:val="23"/>
        </w:rPr>
        <w:t xml:space="preserve">in the context of mass violence (Kelman 1976, Staub 1989). Mechanistically, Harris and Fiske </w:t>
      </w:r>
      <w:r w:rsidR="00CB2D59">
        <w:rPr>
          <w:sz w:val="23"/>
          <w:szCs w:val="23"/>
        </w:rPr>
        <w:t xml:space="preserve">(2006) </w:t>
      </w:r>
      <w:r w:rsidR="006E12D5">
        <w:rPr>
          <w:sz w:val="23"/>
          <w:szCs w:val="23"/>
        </w:rPr>
        <w:t xml:space="preserve">find in a neuroimaging study that people do not perceive and think about </w:t>
      </w:r>
      <w:r w:rsidR="00103B24">
        <w:rPr>
          <w:sz w:val="23"/>
          <w:szCs w:val="23"/>
        </w:rPr>
        <w:t>individuals</w:t>
      </w:r>
      <w:r w:rsidR="006E12D5">
        <w:rPr>
          <w:sz w:val="23"/>
          <w:szCs w:val="23"/>
        </w:rPr>
        <w:t xml:space="preserve"> who are dehumanized, or “extreme out-groups” as they would otherwise, and instead primarily neurologically react with disgust</w:t>
      </w:r>
      <w:r w:rsidR="00B81C19">
        <w:rPr>
          <w:sz w:val="23"/>
          <w:szCs w:val="23"/>
        </w:rPr>
        <w:t xml:space="preserve">; </w:t>
      </w:r>
      <w:r w:rsidR="00103B24">
        <w:rPr>
          <w:sz w:val="23"/>
          <w:szCs w:val="23"/>
        </w:rPr>
        <w:t>this is particularly true when prompted with Black rather than white individuals as cues</w:t>
      </w:r>
      <w:r w:rsidR="006E12D5">
        <w:rPr>
          <w:sz w:val="23"/>
          <w:szCs w:val="23"/>
        </w:rPr>
        <w:t xml:space="preserve">. </w:t>
      </w:r>
      <w:r w:rsidR="00103B24">
        <w:rPr>
          <w:sz w:val="23"/>
          <w:szCs w:val="23"/>
        </w:rPr>
        <w:t xml:space="preserve">Further, </w:t>
      </w:r>
      <w:r w:rsidR="006E12D5">
        <w:rPr>
          <w:sz w:val="23"/>
          <w:szCs w:val="23"/>
        </w:rPr>
        <w:t xml:space="preserve">dehumanization and disgust can both produce </w:t>
      </w:r>
      <w:r w:rsidR="006E12D5" w:rsidRPr="005D5C09">
        <w:rPr>
          <w:i/>
          <w:iCs/>
          <w:sz w:val="23"/>
          <w:szCs w:val="23"/>
        </w:rPr>
        <w:t>specific</w:t>
      </w:r>
      <w:r w:rsidR="006E12D5">
        <w:rPr>
          <w:sz w:val="23"/>
          <w:szCs w:val="23"/>
        </w:rPr>
        <w:t xml:space="preserve"> assumptions about </w:t>
      </w:r>
      <w:r w:rsidR="00103B24">
        <w:rPr>
          <w:sz w:val="23"/>
          <w:szCs w:val="23"/>
        </w:rPr>
        <w:t>the</w:t>
      </w:r>
      <w:r w:rsidR="006E12D5">
        <w:rPr>
          <w:sz w:val="23"/>
          <w:szCs w:val="23"/>
        </w:rPr>
        <w:t xml:space="preserve"> traits</w:t>
      </w:r>
      <w:r w:rsidR="00103B24">
        <w:rPr>
          <w:sz w:val="23"/>
          <w:szCs w:val="23"/>
        </w:rPr>
        <w:t xml:space="preserve"> of targets</w:t>
      </w:r>
      <w:r w:rsidR="00B60FC2">
        <w:rPr>
          <w:sz w:val="23"/>
          <w:szCs w:val="23"/>
        </w:rPr>
        <w:t>, including</w:t>
      </w:r>
      <w:r w:rsidR="00103B24">
        <w:rPr>
          <w:sz w:val="23"/>
          <w:szCs w:val="23"/>
        </w:rPr>
        <w:t xml:space="preserve"> higher levels of aggression</w:t>
      </w:r>
      <w:r w:rsidR="006E12D5">
        <w:rPr>
          <w:sz w:val="23"/>
          <w:szCs w:val="23"/>
        </w:rPr>
        <w:t xml:space="preserve"> </w:t>
      </w:r>
      <w:r w:rsidR="006E12D5" w:rsidRPr="008010B8">
        <w:rPr>
          <w:sz w:val="23"/>
          <w:szCs w:val="23"/>
        </w:rPr>
        <w:t>(Rozin et al 2008), incompetence,</w:t>
      </w:r>
      <w:r w:rsidR="00B60FC2">
        <w:rPr>
          <w:sz w:val="23"/>
          <w:szCs w:val="23"/>
        </w:rPr>
        <w:t xml:space="preserve"> and</w:t>
      </w:r>
      <w:r w:rsidR="006E12D5" w:rsidRPr="008010B8">
        <w:rPr>
          <w:sz w:val="23"/>
          <w:szCs w:val="23"/>
        </w:rPr>
        <w:t xml:space="preserve"> coldness (Fiske, Cuddy, </w:t>
      </w:r>
      <w:proofErr w:type="spellStart"/>
      <w:r w:rsidR="006E12D5" w:rsidRPr="008010B8">
        <w:rPr>
          <w:sz w:val="23"/>
          <w:szCs w:val="23"/>
        </w:rPr>
        <w:t>Glix</w:t>
      </w:r>
      <w:proofErr w:type="spellEnd"/>
      <w:r w:rsidR="006E12D5" w:rsidRPr="008010B8">
        <w:rPr>
          <w:sz w:val="23"/>
          <w:szCs w:val="23"/>
        </w:rPr>
        <w:t xml:space="preserve"> and Xu 2002).</w:t>
      </w:r>
      <w:r w:rsidR="00A62B7E">
        <w:rPr>
          <w:sz w:val="23"/>
          <w:szCs w:val="23"/>
        </w:rPr>
        <w:t xml:space="preserve"> </w:t>
      </w:r>
      <w:r w:rsidR="00B60FC2">
        <w:rPr>
          <w:sz w:val="23"/>
          <w:szCs w:val="23"/>
        </w:rPr>
        <w:t>Whether</w:t>
      </w:r>
      <w:r w:rsidR="00A62B7E">
        <w:rPr>
          <w:sz w:val="23"/>
          <w:szCs w:val="23"/>
        </w:rPr>
        <w:t xml:space="preserve"> automatically or deliberately, affect </w:t>
      </w:r>
      <w:r w:rsidR="005817E9">
        <w:rPr>
          <w:sz w:val="23"/>
          <w:szCs w:val="23"/>
        </w:rPr>
        <w:t xml:space="preserve">can </w:t>
      </w:r>
      <w:r w:rsidR="00A62B7E">
        <w:rPr>
          <w:sz w:val="23"/>
          <w:szCs w:val="23"/>
        </w:rPr>
        <w:t>strengthen or validate already-hel</w:t>
      </w:r>
      <w:r w:rsidR="005817E9">
        <w:rPr>
          <w:sz w:val="23"/>
          <w:szCs w:val="23"/>
        </w:rPr>
        <w:t>d</w:t>
      </w:r>
      <w:r w:rsidR="00A62B7E">
        <w:rPr>
          <w:sz w:val="23"/>
          <w:szCs w:val="23"/>
        </w:rPr>
        <w:t xml:space="preserve"> prejudicial views (Harris and Fiske 2006), implicit biases (</w:t>
      </w:r>
      <w:r w:rsidR="00A62B7E" w:rsidRPr="008010B8">
        <w:rPr>
          <w:sz w:val="23"/>
          <w:szCs w:val="23"/>
        </w:rPr>
        <w:t>Dasgupta, DeSteno, Williams and Hunsinger 2009</w:t>
      </w:r>
      <w:r w:rsidR="00A62B7E">
        <w:rPr>
          <w:sz w:val="23"/>
          <w:szCs w:val="23"/>
        </w:rPr>
        <w:t>).</w:t>
      </w:r>
    </w:p>
    <w:p w14:paraId="31BA1CDD" w14:textId="534341D3" w:rsidR="00103B24" w:rsidRDefault="00103B24" w:rsidP="003E1D99">
      <w:pPr>
        <w:spacing w:line="360" w:lineRule="auto"/>
        <w:rPr>
          <w:sz w:val="23"/>
          <w:szCs w:val="23"/>
        </w:rPr>
      </w:pPr>
    </w:p>
    <w:p w14:paraId="288AFEBE" w14:textId="34E95870" w:rsidR="0010660D" w:rsidRDefault="00A62B7E" w:rsidP="0010660D">
      <w:pPr>
        <w:spacing w:line="360" w:lineRule="auto"/>
        <w:rPr>
          <w:sz w:val="23"/>
          <w:szCs w:val="23"/>
        </w:rPr>
      </w:pPr>
      <w:r>
        <w:rPr>
          <w:sz w:val="23"/>
          <w:szCs w:val="23"/>
        </w:rPr>
        <w:t>In turn, d</w:t>
      </w:r>
      <w:r w:rsidR="00103B24">
        <w:rPr>
          <w:sz w:val="23"/>
          <w:szCs w:val="23"/>
        </w:rPr>
        <w:t>ehumanization and disgust</w:t>
      </w:r>
      <w:r>
        <w:rPr>
          <w:sz w:val="23"/>
          <w:szCs w:val="23"/>
        </w:rPr>
        <w:t xml:space="preserve"> both enable</w:t>
      </w:r>
      <w:r w:rsidR="00103B24">
        <w:rPr>
          <w:sz w:val="23"/>
          <w:szCs w:val="23"/>
        </w:rPr>
        <w:t xml:space="preserve"> </w:t>
      </w:r>
      <w:r>
        <w:rPr>
          <w:sz w:val="23"/>
          <w:szCs w:val="23"/>
        </w:rPr>
        <w:t>toleration by evaluators of treatment towards the 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This affect actively g</w:t>
      </w:r>
      <w:r w:rsidR="00103B24">
        <w:rPr>
          <w:sz w:val="23"/>
          <w:szCs w:val="23"/>
        </w:rPr>
        <w:t>enerate</w:t>
      </w:r>
      <w:r>
        <w:rPr>
          <w:sz w:val="23"/>
          <w:szCs w:val="23"/>
        </w:rPr>
        <w:t>s</w:t>
      </w:r>
      <w:r w:rsidR="00103B24">
        <w:rPr>
          <w:sz w:val="23"/>
          <w:szCs w:val="23"/>
        </w:rPr>
        <w:t xml:space="preserve"> </w:t>
      </w:r>
      <w:r w:rsidR="004618E6">
        <w:rPr>
          <w:sz w:val="23"/>
          <w:szCs w:val="23"/>
        </w:rPr>
        <w:t>aggressive behavior</w:t>
      </w:r>
      <w:r w:rsidR="0010660D">
        <w:rPr>
          <w:sz w:val="23"/>
          <w:szCs w:val="23"/>
        </w:rPr>
        <w:t xml:space="preserve"> and punitiveness, </w:t>
      </w:r>
      <w:r w:rsidR="004618E6">
        <w:rPr>
          <w:sz w:val="23"/>
          <w:szCs w:val="23"/>
        </w:rPr>
        <w:t xml:space="preserve">particularly in the US to racial minorities (Bandura 1975, 1999, Bandura, </w:t>
      </w:r>
      <w:proofErr w:type="spellStart"/>
      <w:r w:rsidR="004618E6">
        <w:rPr>
          <w:sz w:val="23"/>
          <w:szCs w:val="23"/>
        </w:rPr>
        <w:t>Kteily</w:t>
      </w:r>
      <w:proofErr w:type="spellEnd"/>
      <w:r w:rsidR="004618E6">
        <w:rPr>
          <w:sz w:val="23"/>
          <w:szCs w:val="23"/>
        </w:rPr>
        <w:t xml:space="preserve"> and Bruneau 2017). </w:t>
      </w:r>
      <w:r w:rsidR="003E1D99" w:rsidRPr="008010B8">
        <w:rPr>
          <w:sz w:val="23"/>
          <w:szCs w:val="23"/>
        </w:rPr>
        <w:t xml:space="preserve">Coupled with cultural conditioning, disgust motivates people to attribute blame to moral character akin to Kant’s (1790) “internal wickedness” (Nisbett and Ross 1980). This </w:t>
      </w:r>
      <w:r w:rsidR="0010660D">
        <w:rPr>
          <w:sz w:val="23"/>
          <w:szCs w:val="23"/>
        </w:rPr>
        <w:t xml:space="preserve">tendency in criminal legal contexts is especially </w:t>
      </w:r>
      <w:r w:rsidR="003E1D99" w:rsidRPr="008010B8">
        <w:rPr>
          <w:sz w:val="23"/>
          <w:szCs w:val="23"/>
        </w:rPr>
        <w:t>well-established</w:t>
      </w:r>
      <w:r w:rsidR="0010660D">
        <w:rPr>
          <w:sz w:val="23"/>
          <w:szCs w:val="23"/>
        </w:rPr>
        <w:t>:</w:t>
      </w:r>
      <w:r w:rsidR="003E1D99" w:rsidRPr="008010B8">
        <w:rPr>
          <w:sz w:val="23"/>
          <w:szCs w:val="23"/>
        </w:rPr>
        <w:t xml:space="preserve"> overassessment of individual culpability and purposeful harm, or </w:t>
      </w:r>
      <w:proofErr w:type="spellStart"/>
      <w:r w:rsidR="003E1D99" w:rsidRPr="008010B8">
        <w:rPr>
          <w:i/>
          <w:iCs/>
          <w:sz w:val="23"/>
          <w:szCs w:val="23"/>
        </w:rPr>
        <w:t>mens</w:t>
      </w:r>
      <w:proofErr w:type="spellEnd"/>
      <w:r w:rsidR="003E1D99" w:rsidRPr="008010B8">
        <w:rPr>
          <w:i/>
          <w:iCs/>
          <w:sz w:val="23"/>
          <w:szCs w:val="23"/>
        </w:rPr>
        <w:t xml:space="preserve"> rea</w:t>
      </w:r>
      <w:r w:rsidR="003E1D99" w:rsidRPr="008010B8">
        <w:rPr>
          <w:sz w:val="23"/>
          <w:szCs w:val="23"/>
        </w:rPr>
        <w:t xml:space="preserve"> in court contexts, appears not just among survey participants (Shen et al 2011) but also among jurists (Severance and Loftus 1982) and trial judges (</w:t>
      </w:r>
      <w:proofErr w:type="spellStart"/>
      <w:r w:rsidR="003E1D99" w:rsidRPr="008010B8">
        <w:rPr>
          <w:sz w:val="23"/>
          <w:szCs w:val="23"/>
        </w:rPr>
        <w:t>Fondacaro</w:t>
      </w:r>
      <w:proofErr w:type="spellEnd"/>
      <w:r w:rsidR="003E1D99" w:rsidRPr="008010B8">
        <w:rPr>
          <w:sz w:val="23"/>
          <w:szCs w:val="23"/>
        </w:rPr>
        <w:t xml:space="preserve"> and O’Toole 2015). </w:t>
      </w:r>
    </w:p>
    <w:p w14:paraId="00E4526E" w14:textId="77777777" w:rsidR="0010660D" w:rsidRDefault="0010660D" w:rsidP="0010660D">
      <w:pPr>
        <w:spacing w:line="360" w:lineRule="auto"/>
        <w:rPr>
          <w:sz w:val="23"/>
          <w:szCs w:val="23"/>
        </w:rPr>
      </w:pPr>
    </w:p>
    <w:p w14:paraId="278F70F7" w14:textId="76F29A99" w:rsidR="0010660D" w:rsidRDefault="005817E9" w:rsidP="005D5C09">
      <w:pPr>
        <w:spacing w:line="360" w:lineRule="auto"/>
        <w:rPr>
          <w:sz w:val="23"/>
          <w:szCs w:val="23"/>
        </w:rPr>
      </w:pPr>
      <w:r>
        <w:rPr>
          <w:sz w:val="23"/>
          <w:szCs w:val="23"/>
        </w:rPr>
        <w:t xml:space="preserve">Such outcomes are </w:t>
      </w:r>
      <w:r w:rsidR="0010660D">
        <w:rPr>
          <w:sz w:val="23"/>
          <w:szCs w:val="23"/>
        </w:rPr>
        <w:t>product</w:t>
      </w:r>
      <w:r>
        <w:rPr>
          <w:sz w:val="23"/>
          <w:szCs w:val="23"/>
        </w:rPr>
        <w:t>s, in part,</w:t>
      </w:r>
      <w:r w:rsidR="0010660D">
        <w:rPr>
          <w:sz w:val="23"/>
          <w:szCs w:val="23"/>
        </w:rPr>
        <w:t xml:space="preserve"> of disgust’s ability to </w:t>
      </w:r>
      <w:r w:rsidR="0010660D" w:rsidRPr="008010B8">
        <w:rPr>
          <w:sz w:val="23"/>
          <w:szCs w:val="23"/>
        </w:rPr>
        <w:t>inhibit or constrain subsequent deliberative processes (</w:t>
      </w:r>
      <w:proofErr w:type="spellStart"/>
      <w:r w:rsidR="00CB6640" w:rsidRPr="008010B8">
        <w:rPr>
          <w:sz w:val="23"/>
          <w:szCs w:val="23"/>
        </w:rPr>
        <w:t>Carlsmith</w:t>
      </w:r>
      <w:proofErr w:type="spellEnd"/>
      <w:r w:rsidR="00CB6640" w:rsidRPr="008010B8">
        <w:rPr>
          <w:sz w:val="23"/>
          <w:szCs w:val="23"/>
        </w:rPr>
        <w:t xml:space="preserve"> and Darley 2008</w:t>
      </w:r>
      <w:r w:rsidR="00CB6640">
        <w:rPr>
          <w:sz w:val="23"/>
          <w:szCs w:val="23"/>
        </w:rPr>
        <w:t xml:space="preserve">, </w:t>
      </w:r>
      <w:r w:rsidR="0010660D" w:rsidRPr="008010B8">
        <w:rPr>
          <w:sz w:val="23"/>
          <w:szCs w:val="23"/>
        </w:rPr>
        <w:t xml:space="preserve">Petersen 2014) and make people </w:t>
      </w:r>
      <w:r>
        <w:rPr>
          <w:sz w:val="23"/>
          <w:szCs w:val="23"/>
        </w:rPr>
        <w:t xml:space="preserve">either </w:t>
      </w:r>
      <w:r w:rsidR="0010660D" w:rsidRPr="008010B8">
        <w:rPr>
          <w:sz w:val="23"/>
          <w:szCs w:val="23"/>
        </w:rPr>
        <w:t>uninterested in or override mitigating information (Fincher and Tetlock 2016, Nisbett and Ross 1980)</w:t>
      </w:r>
      <w:r>
        <w:rPr>
          <w:sz w:val="23"/>
          <w:szCs w:val="23"/>
        </w:rPr>
        <w:t xml:space="preserve"> --</w:t>
      </w:r>
      <w:r w:rsidR="0010660D" w:rsidRPr="008010B8">
        <w:rPr>
          <w:sz w:val="23"/>
          <w:szCs w:val="23"/>
        </w:rPr>
        <w:t xml:space="preserve"> particularly </w:t>
      </w:r>
      <w:r>
        <w:rPr>
          <w:sz w:val="23"/>
          <w:szCs w:val="23"/>
        </w:rPr>
        <w:t xml:space="preserve">information </w:t>
      </w:r>
      <w:r w:rsidR="0010660D" w:rsidRPr="008010B8">
        <w:rPr>
          <w:sz w:val="23"/>
          <w:szCs w:val="23"/>
        </w:rPr>
        <w:t xml:space="preserve">that challenges already </w:t>
      </w:r>
      <w:r w:rsidR="0010660D">
        <w:rPr>
          <w:sz w:val="23"/>
          <w:szCs w:val="23"/>
        </w:rPr>
        <w:t>established</w:t>
      </w:r>
      <w:r w:rsidR="0010660D" w:rsidRPr="008010B8">
        <w:rPr>
          <w:sz w:val="23"/>
          <w:szCs w:val="23"/>
        </w:rPr>
        <w:t xml:space="preserve"> beliefs (Bishops 2009). </w:t>
      </w:r>
      <w:r w:rsidR="0010660D">
        <w:rPr>
          <w:sz w:val="23"/>
          <w:szCs w:val="23"/>
        </w:rPr>
        <w:t xml:space="preserve">Further, </w:t>
      </w:r>
      <w:r w:rsidR="0010660D" w:rsidRPr="008010B8">
        <w:rPr>
          <w:sz w:val="23"/>
          <w:szCs w:val="23"/>
        </w:rPr>
        <w:t>disgust and dehumanization can prompt feelings of moral superiority</w:t>
      </w:r>
      <w:r w:rsidR="0010660D">
        <w:rPr>
          <w:sz w:val="23"/>
          <w:szCs w:val="23"/>
        </w:rPr>
        <w:t xml:space="preserve"> for the perceiver</w:t>
      </w:r>
      <w:r w:rsidR="0010660D" w:rsidRPr="008010B8">
        <w:rPr>
          <w:sz w:val="23"/>
          <w:szCs w:val="23"/>
        </w:rPr>
        <w:t xml:space="preserve"> (Pizarro Detweiler-Bedell and Bloom 2006), and the punitive impulse </w:t>
      </w:r>
      <w:r w:rsidR="0010660D">
        <w:rPr>
          <w:sz w:val="23"/>
          <w:szCs w:val="23"/>
        </w:rPr>
        <w:t>appears to be</w:t>
      </w:r>
      <w:r w:rsidR="0010660D" w:rsidRPr="008010B8">
        <w:rPr>
          <w:sz w:val="23"/>
          <w:szCs w:val="23"/>
        </w:rPr>
        <w:t xml:space="preserve"> psychological</w:t>
      </w:r>
      <w:r w:rsidR="0010660D">
        <w:rPr>
          <w:sz w:val="23"/>
          <w:szCs w:val="23"/>
        </w:rPr>
        <w:t xml:space="preserve">ly rewarding </w:t>
      </w:r>
      <w:r w:rsidR="0010660D" w:rsidRPr="008010B8">
        <w:rPr>
          <w:sz w:val="23"/>
          <w:szCs w:val="23"/>
        </w:rPr>
        <w:t>(</w:t>
      </w:r>
      <w:proofErr w:type="spellStart"/>
      <w:r w:rsidR="0010660D" w:rsidRPr="008010B8">
        <w:rPr>
          <w:sz w:val="23"/>
          <w:szCs w:val="23"/>
        </w:rPr>
        <w:t>Ellemers</w:t>
      </w:r>
      <w:proofErr w:type="spellEnd"/>
      <w:r w:rsidR="0010660D" w:rsidRPr="008010B8">
        <w:rPr>
          <w:sz w:val="23"/>
          <w:szCs w:val="23"/>
        </w:rPr>
        <w:t xml:space="preserve"> 2017, Tajfel and Turner 1979).</w:t>
      </w:r>
      <w:bookmarkStart w:id="36" w:name="OLE_LINK1"/>
    </w:p>
    <w:p w14:paraId="7198BDD1" w14:textId="20DE3F17" w:rsidR="00103B24" w:rsidRDefault="00103B24" w:rsidP="00103B24">
      <w:pPr>
        <w:spacing w:line="360" w:lineRule="auto"/>
        <w:rPr>
          <w:sz w:val="23"/>
          <w:szCs w:val="23"/>
        </w:rPr>
      </w:pPr>
    </w:p>
    <w:p w14:paraId="508580ED" w14:textId="1BB218CD" w:rsidR="00103B24" w:rsidRDefault="00103B24" w:rsidP="003E1D99">
      <w:pPr>
        <w:spacing w:line="360" w:lineRule="auto"/>
        <w:rPr>
          <w:i/>
          <w:iCs/>
          <w:sz w:val="23"/>
          <w:szCs w:val="23"/>
        </w:rPr>
      </w:pPr>
      <w:proofErr w:type="spellStart"/>
      <w:r w:rsidRPr="005D5C09">
        <w:rPr>
          <w:b/>
          <w:bCs/>
          <w:sz w:val="23"/>
          <w:szCs w:val="23"/>
        </w:rPr>
        <w:t>Subsetting</w:t>
      </w:r>
      <w:proofErr w:type="spellEnd"/>
      <w:r w:rsidRPr="005D5C09">
        <w:rPr>
          <w:b/>
          <w:bCs/>
          <w:sz w:val="23"/>
          <w:szCs w:val="23"/>
        </w:rPr>
        <w:t xml:space="preserve"> Identities</w:t>
      </w:r>
    </w:p>
    <w:p w14:paraId="3B33BDFF" w14:textId="1BDFBEDA" w:rsidR="002253B7" w:rsidRDefault="002253B7" w:rsidP="003E1D99">
      <w:pPr>
        <w:pStyle w:val="whitespace-pre-wrap"/>
        <w:spacing w:line="360" w:lineRule="auto"/>
        <w:rPr>
          <w:sz w:val="23"/>
          <w:szCs w:val="23"/>
        </w:rPr>
      </w:pPr>
      <w:r>
        <w:rPr>
          <w:sz w:val="23"/>
          <w:szCs w:val="23"/>
        </w:rPr>
        <w:lastRenderedPageBreak/>
        <w:t xml:space="preserve">Public support for policies and perceptions of what groups and individuals deserve changes depending on what information about a group or individual is available (Feather 1999, 2009). </w:t>
      </w:r>
      <w:r w:rsidR="00B60FC2">
        <w:rPr>
          <w:sz w:val="23"/>
          <w:szCs w:val="23"/>
        </w:rPr>
        <w:t>N</w:t>
      </w:r>
      <w:r>
        <w:rPr>
          <w:sz w:val="23"/>
          <w:szCs w:val="23"/>
        </w:rPr>
        <w:t>o individual is constituted by a single identity,</w:t>
      </w:r>
      <w:r w:rsidR="00B60FC2">
        <w:rPr>
          <w:sz w:val="23"/>
          <w:szCs w:val="23"/>
        </w:rPr>
        <w:t xml:space="preserve"> and</w:t>
      </w:r>
      <w:r>
        <w:rPr>
          <w:sz w:val="23"/>
          <w:szCs w:val="23"/>
        </w:rPr>
        <w:t xml:space="preserve"> groups are internally heterogenous</w:t>
      </w:r>
      <w:r w:rsidR="00B60FC2">
        <w:rPr>
          <w:sz w:val="23"/>
          <w:szCs w:val="23"/>
        </w:rPr>
        <w:t xml:space="preserve">. Just as well, there </w:t>
      </w:r>
      <w:r>
        <w:rPr>
          <w:sz w:val="23"/>
          <w:szCs w:val="23"/>
        </w:rPr>
        <w:t xml:space="preserve">is </w:t>
      </w:r>
      <w:commentRangeStart w:id="37"/>
      <w:r>
        <w:rPr>
          <w:sz w:val="23"/>
          <w:szCs w:val="23"/>
        </w:rPr>
        <w:t xml:space="preserve">variation </w:t>
      </w:r>
      <w:r w:rsidR="00B60FC2">
        <w:rPr>
          <w:sz w:val="23"/>
          <w:szCs w:val="23"/>
        </w:rPr>
        <w:t xml:space="preserve">in deservingness assessments </w:t>
      </w:r>
      <w:proofErr w:type="gramStart"/>
      <w:r w:rsidR="00B60FC2">
        <w:rPr>
          <w:sz w:val="23"/>
          <w:szCs w:val="23"/>
        </w:rPr>
        <w:t xml:space="preserve">of </w:t>
      </w:r>
      <w:r>
        <w:rPr>
          <w:sz w:val="23"/>
          <w:szCs w:val="23"/>
        </w:rPr>
        <w:t xml:space="preserve"> “</w:t>
      </w:r>
      <w:proofErr w:type="gramEnd"/>
      <w:r>
        <w:rPr>
          <w:sz w:val="23"/>
          <w:szCs w:val="23"/>
        </w:rPr>
        <w:t>groups within groups,” or subsets of groups</w:t>
      </w:r>
      <w:r w:rsidR="00B60FC2">
        <w:rPr>
          <w:sz w:val="23"/>
          <w:szCs w:val="23"/>
        </w:rPr>
        <w:t>. For instance,</w:t>
      </w:r>
      <w:r>
        <w:rPr>
          <w:sz w:val="23"/>
          <w:szCs w:val="23"/>
        </w:rPr>
        <w:t xml:space="preserve"> </w:t>
      </w:r>
      <w:r w:rsidR="00B60FC2">
        <w:rPr>
          <w:sz w:val="23"/>
          <w:szCs w:val="23"/>
        </w:rPr>
        <w:t>private school</w:t>
      </w:r>
      <w:r>
        <w:rPr>
          <w:sz w:val="23"/>
          <w:szCs w:val="23"/>
        </w:rPr>
        <w:t xml:space="preserve"> </w:t>
      </w:r>
      <w:r w:rsidR="00B60FC2">
        <w:rPr>
          <w:sz w:val="23"/>
          <w:szCs w:val="23"/>
        </w:rPr>
        <w:t xml:space="preserve">teachers, public </w:t>
      </w:r>
      <w:r>
        <w:rPr>
          <w:sz w:val="23"/>
          <w:szCs w:val="23"/>
        </w:rPr>
        <w:t>high school teachers</w:t>
      </w:r>
      <w:r w:rsidR="00B60FC2">
        <w:rPr>
          <w:sz w:val="23"/>
          <w:szCs w:val="23"/>
        </w:rPr>
        <w:t>, and</w:t>
      </w:r>
      <w:r>
        <w:rPr>
          <w:sz w:val="23"/>
          <w:szCs w:val="23"/>
        </w:rPr>
        <w:t xml:space="preserve"> </w:t>
      </w:r>
      <w:r w:rsidR="00A10F7A">
        <w:rPr>
          <w:sz w:val="23"/>
          <w:szCs w:val="23"/>
        </w:rPr>
        <w:t>special education teachers</w:t>
      </w:r>
      <w:r w:rsidR="00B60FC2">
        <w:rPr>
          <w:sz w:val="23"/>
          <w:szCs w:val="23"/>
        </w:rPr>
        <w:t xml:space="preserve"> may be assessed differently. Still more, policy discourse often frames subgroups differently. </w:t>
      </w:r>
      <w:commentRangeEnd w:id="37"/>
      <w:r w:rsidR="00B60FC2">
        <w:rPr>
          <w:rStyle w:val="CommentReference"/>
        </w:rPr>
        <w:commentReference w:id="37"/>
      </w:r>
      <w:del w:id="38" w:author="Candis Watts Smith" w:date="2025-01-15T20:16:00Z" w16du:dateUtc="2025-01-16T01:16:00Z">
        <w:r w:rsidDel="00B60FC2">
          <w:rPr>
            <w:sz w:val="23"/>
            <w:szCs w:val="23"/>
          </w:rPr>
          <w:delText xml:space="preserve"> </w:delText>
        </w:r>
      </w:del>
    </w:p>
    <w:p w14:paraId="1EA1DFBB" w14:textId="6F666B3E" w:rsidR="00A10F7A" w:rsidRDefault="00A10F7A" w:rsidP="003E1D99">
      <w:pPr>
        <w:pStyle w:val="whitespace-pre-wrap"/>
        <w:spacing w:line="360" w:lineRule="auto"/>
        <w:rPr>
          <w:sz w:val="23"/>
          <w:szCs w:val="23"/>
        </w:rPr>
      </w:pPr>
      <w:r>
        <w:rPr>
          <w:sz w:val="23"/>
          <w:szCs w:val="23"/>
        </w:rPr>
        <w:t>Scholars find this is particularly true in the context of policies affecting marginalized groups</w:t>
      </w:r>
      <w:r w:rsidR="00B60FC2">
        <w:rPr>
          <w:sz w:val="23"/>
          <w:szCs w:val="23"/>
        </w:rPr>
        <w:t>;</w:t>
      </w:r>
      <w:ins w:id="39" w:author="Candis Watts Smith" w:date="2025-01-15T20:19:00Z" w16du:dateUtc="2025-01-16T01:19:00Z">
        <w:r w:rsidR="00B60FC2">
          <w:rPr>
            <w:sz w:val="23"/>
            <w:szCs w:val="23"/>
          </w:rPr>
          <w:t xml:space="preserve"> </w:t>
        </w:r>
      </w:ins>
      <w:r w:rsidR="00020E30">
        <w:rPr>
          <w:sz w:val="23"/>
          <w:szCs w:val="23"/>
        </w:rPr>
        <w:t xml:space="preserve">policymakers </w:t>
      </w:r>
      <w:r w:rsidR="00745B0D">
        <w:rPr>
          <w:sz w:val="23"/>
          <w:szCs w:val="23"/>
        </w:rPr>
        <w:t xml:space="preserve">strategically differentiate between subgroups with the effect of enhancing social constructions of some subsets, while further stigmatizing others (Schneider and Ingram 1990, 515). Matos (2019) </w:t>
      </w:r>
      <w:r w:rsidR="00E8054D">
        <w:rPr>
          <w:sz w:val="23"/>
          <w:szCs w:val="23"/>
        </w:rPr>
        <w:t xml:space="preserve">asks how broad bipartisan support for the DREAM Act – protections for people who were brought to the US without documentation as minors – can coexist with stringent punitiveness towards migrants more broadly. </w:t>
      </w:r>
      <w:r w:rsidR="00B8599E">
        <w:rPr>
          <w:sz w:val="23"/>
          <w:szCs w:val="23"/>
        </w:rPr>
        <w:t>Further, she shows that perceptions of what subsets of immigrants deserve is conditioned on frames and characteristics particular to both the subset and the evaluating group.</w:t>
      </w:r>
      <w:r w:rsidR="00E8054D">
        <w:rPr>
          <w:sz w:val="23"/>
          <w:szCs w:val="23"/>
        </w:rPr>
        <w:t xml:space="preserve"> </w:t>
      </w:r>
      <w:r w:rsidR="00B60FC2">
        <w:rPr>
          <w:sz w:val="23"/>
          <w:szCs w:val="23"/>
        </w:rPr>
        <w:t>S</w:t>
      </w:r>
      <w:r w:rsidR="00E8054D">
        <w:rPr>
          <w:sz w:val="23"/>
          <w:szCs w:val="23"/>
        </w:rPr>
        <w:t xml:space="preserve">he finds that particularly among </w:t>
      </w:r>
      <w:r w:rsidR="00B60FC2">
        <w:rPr>
          <w:sz w:val="23"/>
          <w:szCs w:val="23"/>
        </w:rPr>
        <w:t>D</w:t>
      </w:r>
      <w:r w:rsidR="00E8054D">
        <w:rPr>
          <w:sz w:val="23"/>
          <w:szCs w:val="23"/>
        </w:rPr>
        <w:t>emocrats, this differentiation</w:t>
      </w:r>
      <w:r w:rsidR="00B8599E">
        <w:rPr>
          <w:sz w:val="23"/>
          <w:szCs w:val="23"/>
        </w:rPr>
        <w:t xml:space="preserve"> between </w:t>
      </w:r>
      <w:proofErr w:type="spellStart"/>
      <w:r w:rsidR="00B8599E">
        <w:rPr>
          <w:sz w:val="23"/>
          <w:szCs w:val="23"/>
        </w:rPr>
        <w:t>DREAMers</w:t>
      </w:r>
      <w:proofErr w:type="spellEnd"/>
      <w:r w:rsidR="00B8599E">
        <w:rPr>
          <w:sz w:val="23"/>
          <w:szCs w:val="23"/>
        </w:rPr>
        <w:t xml:space="preserve"> and their parents </w:t>
      </w:r>
      <w:r w:rsidR="00E8054D">
        <w:rPr>
          <w:sz w:val="23"/>
          <w:szCs w:val="23"/>
        </w:rPr>
        <w:t xml:space="preserve">is explained by higher levels of racial resentment and an egalitarianism that negates the role of racial, structural inequalities in the American opportunity landscape. </w:t>
      </w:r>
      <w:r w:rsidR="00086D58">
        <w:rPr>
          <w:sz w:val="23"/>
          <w:szCs w:val="23"/>
        </w:rPr>
        <w:t xml:space="preserve">Conservatives, </w:t>
      </w:r>
      <w:r w:rsidR="00B8599E">
        <w:rPr>
          <w:sz w:val="23"/>
          <w:szCs w:val="23"/>
        </w:rPr>
        <w:t>in contrast</w:t>
      </w:r>
      <w:r w:rsidR="00086D58">
        <w:rPr>
          <w:sz w:val="23"/>
          <w:szCs w:val="23"/>
        </w:rPr>
        <w:t xml:space="preserve">, are more supportive of protections for </w:t>
      </w:r>
      <w:proofErr w:type="spellStart"/>
      <w:r w:rsidR="00086D58">
        <w:rPr>
          <w:sz w:val="23"/>
          <w:szCs w:val="23"/>
        </w:rPr>
        <w:t>DREAMer’s</w:t>
      </w:r>
      <w:proofErr w:type="spellEnd"/>
      <w:r w:rsidR="00086D58">
        <w:rPr>
          <w:sz w:val="23"/>
          <w:szCs w:val="23"/>
        </w:rPr>
        <w:t xml:space="preserve"> when the military service </w:t>
      </w:r>
      <w:r w:rsidR="00B8599E">
        <w:rPr>
          <w:sz w:val="23"/>
          <w:szCs w:val="23"/>
        </w:rPr>
        <w:t xml:space="preserve">of that subgroup </w:t>
      </w:r>
      <w:r w:rsidR="00086D58">
        <w:rPr>
          <w:sz w:val="23"/>
          <w:szCs w:val="23"/>
        </w:rPr>
        <w:t>is highlighted.</w:t>
      </w:r>
    </w:p>
    <w:p w14:paraId="09CAD867" w14:textId="1290D27A" w:rsidR="005367B4" w:rsidRDefault="00E533E9" w:rsidP="003E1D99">
      <w:pPr>
        <w:pStyle w:val="whitespace-pre-wrap"/>
        <w:spacing w:line="360" w:lineRule="auto"/>
        <w:rPr>
          <w:sz w:val="23"/>
          <w:szCs w:val="23"/>
        </w:rPr>
      </w:pPr>
      <w:r>
        <w:rPr>
          <w:sz w:val="23"/>
          <w:szCs w:val="23"/>
        </w:rPr>
        <w:t xml:space="preserve">Within-group differentiation or </w:t>
      </w:r>
      <w:proofErr w:type="spellStart"/>
      <w:r>
        <w:rPr>
          <w:sz w:val="23"/>
          <w:szCs w:val="23"/>
        </w:rPr>
        <w:t>subsetting</w:t>
      </w:r>
      <w:proofErr w:type="spellEnd"/>
      <w:r>
        <w:rPr>
          <w:sz w:val="23"/>
          <w:szCs w:val="23"/>
        </w:rPr>
        <w:t xml:space="preserve"> </w:t>
      </w:r>
      <w:r w:rsidR="0082726C">
        <w:rPr>
          <w:sz w:val="23"/>
          <w:szCs w:val="23"/>
        </w:rPr>
        <w:t xml:space="preserve">of groups </w:t>
      </w:r>
      <w:r>
        <w:rPr>
          <w:sz w:val="23"/>
          <w:szCs w:val="23"/>
        </w:rPr>
        <w:t>is also a product of</w:t>
      </w:r>
      <w:r w:rsidR="0082726C">
        <w:rPr>
          <w:sz w:val="23"/>
          <w:szCs w:val="23"/>
        </w:rPr>
        <w:t xml:space="preserve"> “othering</w:t>
      </w:r>
      <w:r w:rsidR="00086D58">
        <w:rPr>
          <w:sz w:val="23"/>
          <w:szCs w:val="23"/>
        </w:rPr>
        <w:t>.</w:t>
      </w:r>
      <w:r w:rsidR="0082726C">
        <w:rPr>
          <w:sz w:val="23"/>
          <w:szCs w:val="23"/>
        </w:rPr>
        <w:t xml:space="preserve">” Grove and </w:t>
      </w:r>
      <w:proofErr w:type="spellStart"/>
      <w:r w:rsidR="0082726C">
        <w:rPr>
          <w:sz w:val="23"/>
          <w:szCs w:val="23"/>
        </w:rPr>
        <w:t>Zwi</w:t>
      </w:r>
      <w:proofErr w:type="spellEnd"/>
      <w:r w:rsidR="0082726C">
        <w:rPr>
          <w:sz w:val="23"/>
          <w:szCs w:val="23"/>
        </w:rPr>
        <w:t xml:space="preserve"> (2006)</w:t>
      </w:r>
      <w:r w:rsidR="00B8599E">
        <w:rPr>
          <w:sz w:val="23"/>
          <w:szCs w:val="23"/>
        </w:rPr>
        <w:t xml:space="preserve"> also</w:t>
      </w:r>
      <w:r w:rsidR="00086D58">
        <w:rPr>
          <w:sz w:val="23"/>
          <w:szCs w:val="23"/>
        </w:rPr>
        <w:t xml:space="preserve"> illuminate this point in the </w:t>
      </w:r>
      <w:r w:rsidR="00C96B48">
        <w:rPr>
          <w:sz w:val="23"/>
          <w:szCs w:val="23"/>
        </w:rPr>
        <w:t>context of the treatment of immigrants</w:t>
      </w:r>
      <w:r w:rsidR="0082726C">
        <w:rPr>
          <w:sz w:val="23"/>
          <w:szCs w:val="23"/>
        </w:rPr>
        <w:t>. D</w:t>
      </w:r>
      <w:r>
        <w:rPr>
          <w:sz w:val="23"/>
          <w:szCs w:val="23"/>
        </w:rPr>
        <w:t>iscourses</w:t>
      </w:r>
      <w:r w:rsidR="0082726C">
        <w:rPr>
          <w:sz w:val="23"/>
          <w:szCs w:val="23"/>
        </w:rPr>
        <w:t xml:space="preserve"> involving threat and order,</w:t>
      </w:r>
      <w:r>
        <w:rPr>
          <w:sz w:val="23"/>
          <w:szCs w:val="23"/>
        </w:rPr>
        <w:t xml:space="preserve"> and </w:t>
      </w:r>
      <w:r w:rsidR="0082726C">
        <w:rPr>
          <w:sz w:val="23"/>
          <w:szCs w:val="23"/>
        </w:rPr>
        <w:t xml:space="preserve">of </w:t>
      </w:r>
      <w:r>
        <w:rPr>
          <w:sz w:val="23"/>
          <w:szCs w:val="23"/>
        </w:rPr>
        <w:t xml:space="preserve">policies that </w:t>
      </w:r>
      <w:r w:rsidR="0082726C">
        <w:rPr>
          <w:sz w:val="23"/>
          <w:szCs w:val="23"/>
        </w:rPr>
        <w:t>enforce boundaries</w:t>
      </w:r>
      <w:r w:rsidR="00976BD8">
        <w:rPr>
          <w:sz w:val="23"/>
          <w:szCs w:val="23"/>
        </w:rPr>
        <w:t xml:space="preserve"> and symbolize unbelonging are discerning in which subsets are both</w:t>
      </w:r>
      <w:r w:rsidR="0082726C">
        <w:rPr>
          <w:sz w:val="23"/>
          <w:szCs w:val="23"/>
        </w:rPr>
        <w:t xml:space="preserve"> </w:t>
      </w:r>
      <w:r w:rsidR="00976BD8">
        <w:rPr>
          <w:sz w:val="23"/>
          <w:szCs w:val="23"/>
        </w:rPr>
        <w:t xml:space="preserve">“set” and held apart from dominant communities. </w:t>
      </w:r>
      <w:r w:rsidR="0082726C">
        <w:rPr>
          <w:sz w:val="23"/>
          <w:szCs w:val="23"/>
        </w:rPr>
        <w:t xml:space="preserve">Like punitiveness and moral differentiation, </w:t>
      </w:r>
      <w:r w:rsidR="00976BD8">
        <w:rPr>
          <w:sz w:val="23"/>
          <w:szCs w:val="23"/>
        </w:rPr>
        <w:t xml:space="preserve">Grove and </w:t>
      </w:r>
      <w:proofErr w:type="spellStart"/>
      <w:r w:rsidR="00976BD8">
        <w:rPr>
          <w:sz w:val="23"/>
          <w:szCs w:val="23"/>
        </w:rPr>
        <w:t>Zwi</w:t>
      </w:r>
      <w:proofErr w:type="spellEnd"/>
      <w:r w:rsidR="0082726C">
        <w:rPr>
          <w:sz w:val="23"/>
          <w:szCs w:val="23"/>
        </w:rPr>
        <w:t xml:space="preserve"> note that ‘othering’ both defines the deservingness of the target, and in contrast, the deservingness or belonging (in-</w:t>
      </w:r>
      <w:proofErr w:type="gramStart"/>
      <w:r w:rsidR="0082726C">
        <w:rPr>
          <w:sz w:val="23"/>
          <w:szCs w:val="23"/>
        </w:rPr>
        <w:t>group-ness</w:t>
      </w:r>
      <w:proofErr w:type="gramEnd"/>
      <w:r w:rsidR="0082726C">
        <w:rPr>
          <w:sz w:val="23"/>
          <w:szCs w:val="23"/>
        </w:rPr>
        <w:t xml:space="preserve">) of oneself. </w:t>
      </w:r>
      <w:commentRangeStart w:id="40"/>
      <w:proofErr w:type="gramStart"/>
      <w:r w:rsidR="00FD50DB">
        <w:rPr>
          <w:sz w:val="23"/>
          <w:szCs w:val="23"/>
        </w:rPr>
        <w:t>Also</w:t>
      </w:r>
      <w:proofErr w:type="gramEnd"/>
      <w:r w:rsidR="00FD50DB">
        <w:rPr>
          <w:sz w:val="23"/>
          <w:szCs w:val="23"/>
        </w:rPr>
        <w:t xml:space="preserve"> similarly</w:t>
      </w:r>
      <w:commentRangeEnd w:id="40"/>
      <w:r w:rsidR="00B8599E">
        <w:rPr>
          <w:rStyle w:val="CommentReference"/>
        </w:rPr>
        <w:commentReference w:id="40"/>
      </w:r>
      <w:r w:rsidR="00FD50DB">
        <w:rPr>
          <w:sz w:val="23"/>
          <w:szCs w:val="23"/>
        </w:rPr>
        <w:t xml:space="preserve">, humanization – in discourse and policy – can </w:t>
      </w:r>
      <w:r w:rsidR="00FD50DB" w:rsidRPr="008010B8">
        <w:rPr>
          <w:sz w:val="23"/>
          <w:szCs w:val="23"/>
        </w:rPr>
        <w:t xml:space="preserve">generate sympathy </w:t>
      </w:r>
      <w:r w:rsidR="00FD50DB">
        <w:rPr>
          <w:sz w:val="23"/>
          <w:szCs w:val="23"/>
        </w:rPr>
        <w:t>and inclusivity</w:t>
      </w:r>
      <w:r w:rsidR="00493013">
        <w:rPr>
          <w:sz w:val="23"/>
          <w:szCs w:val="23"/>
        </w:rPr>
        <w:t>.</w:t>
      </w:r>
    </w:p>
    <w:p w14:paraId="78F94D58" w14:textId="472D1DE3" w:rsidR="00B8599E" w:rsidRDefault="005D5C09" w:rsidP="003E1D99">
      <w:pPr>
        <w:pStyle w:val="whitespace-pre-wrap"/>
        <w:spacing w:line="360" w:lineRule="auto"/>
        <w:rPr>
          <w:ins w:id="41" w:author="Candis Watts Smith" w:date="2025-01-15T20:25:00Z" w16du:dateUtc="2025-01-16T01:25:00Z"/>
          <w:sz w:val="23"/>
          <w:szCs w:val="23"/>
        </w:rPr>
      </w:pPr>
      <w:r>
        <w:rPr>
          <w:sz w:val="23"/>
          <w:szCs w:val="23"/>
        </w:rPr>
        <w:t>Such</w:t>
      </w:r>
      <w:r w:rsidR="00FD50DB">
        <w:rPr>
          <w:sz w:val="23"/>
          <w:szCs w:val="23"/>
        </w:rPr>
        <w:t xml:space="preserve"> ‘</w:t>
      </w:r>
      <w:proofErr w:type="spellStart"/>
      <w:r w:rsidR="00FD50DB">
        <w:rPr>
          <w:sz w:val="23"/>
          <w:szCs w:val="23"/>
        </w:rPr>
        <w:t>subsetting</w:t>
      </w:r>
      <w:proofErr w:type="spellEnd"/>
      <w:r w:rsidR="00FD50DB">
        <w:rPr>
          <w:sz w:val="23"/>
          <w:szCs w:val="23"/>
        </w:rPr>
        <w:t xml:space="preserve">’ </w:t>
      </w:r>
      <w:r>
        <w:rPr>
          <w:sz w:val="23"/>
          <w:szCs w:val="23"/>
        </w:rPr>
        <w:t xml:space="preserve">also appears </w:t>
      </w:r>
      <w:r w:rsidR="00FD50DB">
        <w:rPr>
          <w:sz w:val="23"/>
          <w:szCs w:val="23"/>
        </w:rPr>
        <w:t>the criminal legal domain</w:t>
      </w:r>
      <w:r>
        <w:rPr>
          <w:sz w:val="23"/>
          <w:szCs w:val="23"/>
        </w:rPr>
        <w:t xml:space="preserve">. </w:t>
      </w:r>
      <w:r w:rsidR="006C40D6" w:rsidRPr="008010B8">
        <w:rPr>
          <w:sz w:val="23"/>
          <w:szCs w:val="23"/>
        </w:rPr>
        <w:t xml:space="preserve">Support for incarcerated political rights idiosyncratically decreases with specificity of sentence and then seriousness of offense type – meaning </w:t>
      </w:r>
      <w:r w:rsidR="006C40D6">
        <w:rPr>
          <w:sz w:val="23"/>
          <w:szCs w:val="23"/>
        </w:rPr>
        <w:t>that among respondents who say they support voting rights for “all” incarcerated people, these same respondents go on to say they would exclude extending voting rights to incarcerated “felons,” or people convicted of violent offenses.</w:t>
      </w:r>
      <w:r w:rsidR="006C40D6" w:rsidRPr="008010B8">
        <w:rPr>
          <w:sz w:val="23"/>
          <w:szCs w:val="23"/>
        </w:rPr>
        <w:t xml:space="preserve"> (</w:t>
      </w:r>
      <w:proofErr w:type="spellStart"/>
      <w:r w:rsidR="006C40D6" w:rsidRPr="008010B8">
        <w:rPr>
          <w:sz w:val="23"/>
          <w:szCs w:val="23"/>
        </w:rPr>
        <w:t>Uggen</w:t>
      </w:r>
      <w:proofErr w:type="spellEnd"/>
      <w:r w:rsidR="006C40D6" w:rsidRPr="008010B8">
        <w:rPr>
          <w:sz w:val="23"/>
          <w:szCs w:val="23"/>
        </w:rPr>
        <w:t xml:space="preserve"> and </w:t>
      </w:r>
      <w:proofErr w:type="spellStart"/>
      <w:r w:rsidR="006C40D6" w:rsidRPr="008010B8">
        <w:rPr>
          <w:sz w:val="23"/>
          <w:szCs w:val="23"/>
        </w:rPr>
        <w:t>Manza</w:t>
      </w:r>
      <w:proofErr w:type="spellEnd"/>
      <w:r w:rsidR="006C40D6" w:rsidRPr="008010B8">
        <w:rPr>
          <w:sz w:val="23"/>
          <w:szCs w:val="23"/>
        </w:rPr>
        <w:t xml:space="preserve"> 2008, </w:t>
      </w:r>
      <w:proofErr w:type="spellStart"/>
      <w:r w:rsidR="006C40D6" w:rsidRPr="008010B8">
        <w:rPr>
          <w:sz w:val="23"/>
          <w:szCs w:val="23"/>
        </w:rPr>
        <w:t>MassInc</w:t>
      </w:r>
      <w:proofErr w:type="spellEnd"/>
      <w:r w:rsidR="006C40D6" w:rsidRPr="008010B8">
        <w:rPr>
          <w:sz w:val="23"/>
          <w:szCs w:val="23"/>
        </w:rPr>
        <w:t xml:space="preserve"> 2020, 2022, </w:t>
      </w:r>
      <w:proofErr w:type="spellStart"/>
      <w:r w:rsidR="006C40D6" w:rsidRPr="008010B8">
        <w:rPr>
          <w:sz w:val="23"/>
          <w:szCs w:val="23"/>
        </w:rPr>
        <w:lastRenderedPageBreak/>
        <w:t>Uggen</w:t>
      </w:r>
      <w:proofErr w:type="spellEnd"/>
      <w:r w:rsidR="006C40D6" w:rsidRPr="008010B8">
        <w:rPr>
          <w:sz w:val="23"/>
          <w:szCs w:val="23"/>
        </w:rPr>
        <w:t xml:space="preserve"> 2023). </w:t>
      </w:r>
      <w:proofErr w:type="spellStart"/>
      <w:r w:rsidR="006C40D6">
        <w:rPr>
          <w:sz w:val="23"/>
          <w:szCs w:val="23"/>
        </w:rPr>
        <w:t>Thielo</w:t>
      </w:r>
      <w:proofErr w:type="spellEnd"/>
      <w:r w:rsidR="006C40D6">
        <w:rPr>
          <w:sz w:val="23"/>
          <w:szCs w:val="23"/>
        </w:rPr>
        <w:t xml:space="preserve"> and colleagues (2019) find that the public differentiates between incarcerated types – “non-violent offenders” versus “violent offenders</w:t>
      </w:r>
      <w:r w:rsidR="00B8599E">
        <w:rPr>
          <w:sz w:val="23"/>
          <w:szCs w:val="23"/>
        </w:rPr>
        <w:t>.</w:t>
      </w:r>
      <w:r w:rsidR="006C40D6">
        <w:rPr>
          <w:sz w:val="23"/>
          <w:szCs w:val="23"/>
        </w:rPr>
        <w:t xml:space="preserve">” </w:t>
      </w:r>
      <w:r w:rsidR="00B8599E">
        <w:rPr>
          <w:sz w:val="23"/>
          <w:szCs w:val="23"/>
        </w:rPr>
        <w:t>T</w:t>
      </w:r>
      <w:r w:rsidR="006C40D6">
        <w:rPr>
          <w:sz w:val="23"/>
          <w:szCs w:val="23"/>
        </w:rPr>
        <w:t>his differentiation is tied to perceptions that violent offenders are unredeemable</w:t>
      </w:r>
      <w:ins w:id="42" w:author="Candis Watts Smith" w:date="2025-01-15T20:24:00Z" w16du:dateUtc="2025-01-16T01:24:00Z">
        <w:r w:rsidR="00B8599E">
          <w:rPr>
            <w:sz w:val="23"/>
            <w:szCs w:val="23"/>
          </w:rPr>
          <w:t xml:space="preserve">, and </w:t>
        </w:r>
      </w:ins>
      <w:ins w:id="43" w:author="Candis Watts Smith" w:date="2025-01-15T20:25:00Z" w16du:dateUtc="2025-01-16T01:25:00Z">
        <w:r w:rsidR="00B8599E">
          <w:rPr>
            <w:sz w:val="23"/>
            <w:szCs w:val="23"/>
          </w:rPr>
          <w:t xml:space="preserve">thus ineligible for voting </w:t>
        </w:r>
        <w:proofErr w:type="gramStart"/>
        <w:r w:rsidR="00B8599E">
          <w:rPr>
            <w:sz w:val="23"/>
            <w:szCs w:val="23"/>
          </w:rPr>
          <w:t>rights????</w:t>
        </w:r>
      </w:ins>
      <w:r w:rsidR="006C40D6">
        <w:rPr>
          <w:sz w:val="23"/>
          <w:szCs w:val="23"/>
        </w:rPr>
        <w:t>.</w:t>
      </w:r>
      <w:proofErr w:type="gramEnd"/>
      <w:r w:rsidR="006C40D6">
        <w:rPr>
          <w:sz w:val="23"/>
          <w:szCs w:val="23"/>
        </w:rPr>
        <w:t xml:space="preserve"> </w:t>
      </w:r>
      <w:ins w:id="44" w:author="Candis Watts Smith" w:date="2025-01-15T20:26:00Z" w16du:dateUtc="2025-01-16T01:26:00Z">
        <w:r w:rsidR="00B8599E">
          <w:rPr>
            <w:sz w:val="23"/>
            <w:szCs w:val="23"/>
          </w:rPr>
          <w:t xml:space="preserve">In a different study, </w:t>
        </w:r>
        <w:proofErr w:type="spellStart"/>
        <w:r w:rsidR="00B8599E" w:rsidRPr="008010B8">
          <w:rPr>
            <w:sz w:val="23"/>
            <w:szCs w:val="23"/>
          </w:rPr>
          <w:t>Thielo</w:t>
        </w:r>
        <w:proofErr w:type="spellEnd"/>
        <w:r w:rsidR="00B8599E" w:rsidRPr="008010B8">
          <w:rPr>
            <w:sz w:val="23"/>
            <w:szCs w:val="23"/>
          </w:rPr>
          <w:t xml:space="preserve"> et al (2015) find</w:t>
        </w:r>
        <w:r w:rsidR="00B8599E">
          <w:rPr>
            <w:sz w:val="23"/>
            <w:szCs w:val="23"/>
          </w:rPr>
          <w:t>s that information about redeemability or rehabilitation can</w:t>
        </w:r>
        <w:r w:rsidR="00B8599E" w:rsidRPr="008010B8">
          <w:rPr>
            <w:sz w:val="23"/>
            <w:szCs w:val="23"/>
          </w:rPr>
          <w:t xml:space="preserve"> decrease support for punitive policies.</w:t>
        </w:r>
      </w:ins>
    </w:p>
    <w:p w14:paraId="2EB328D5" w14:textId="77777777" w:rsidR="003E1D99" w:rsidRDefault="003E1D99" w:rsidP="003E1D99">
      <w:pPr>
        <w:spacing w:line="360" w:lineRule="auto"/>
        <w:rPr>
          <w:i/>
          <w:iCs/>
          <w:sz w:val="23"/>
          <w:szCs w:val="23"/>
        </w:rPr>
      </w:pPr>
      <w:commentRangeStart w:id="45"/>
    </w:p>
    <w:p w14:paraId="429ED2B2" w14:textId="7169ED70" w:rsidR="00B8599E" w:rsidRDefault="003E1D99" w:rsidP="003E1D99">
      <w:pPr>
        <w:spacing w:line="360" w:lineRule="auto"/>
        <w:rPr>
          <w:i/>
          <w:iCs/>
          <w:sz w:val="23"/>
          <w:szCs w:val="23"/>
        </w:rPr>
      </w:pPr>
      <w:r w:rsidRPr="00153F14">
        <w:rPr>
          <w:i/>
          <w:iCs/>
          <w:sz w:val="23"/>
          <w:szCs w:val="23"/>
        </w:rPr>
        <w:t xml:space="preserve">Policy Context </w:t>
      </w:r>
      <w:commentRangeEnd w:id="45"/>
      <w:r w:rsidR="005D5C09">
        <w:rPr>
          <w:rStyle w:val="CommentReference"/>
        </w:rPr>
        <w:commentReference w:id="45"/>
      </w:r>
    </w:p>
    <w:p w14:paraId="4E05D480" w14:textId="7FC78C72" w:rsidR="00EB6ADB" w:rsidRDefault="003E1D99" w:rsidP="00A31EED">
      <w:pPr>
        <w:spacing w:line="360" w:lineRule="auto"/>
      </w:pPr>
      <w:r>
        <w:t>Perceptions of whether groups deserve policy benefits depend in part on the policy in question</w:t>
      </w:r>
      <w:r w:rsidR="006F1EEB">
        <w:t>.</w:t>
      </w:r>
      <w:r w:rsidR="00EB6ADB">
        <w:t xml:space="preserve"> While this may seem self-evident, it is important to point out that in some contexts, policies protect or maintain hierarchies, and in others, policies can challenge hierarchies (Eubank and Fresh 2022, </w:t>
      </w:r>
      <w:proofErr w:type="spellStart"/>
      <w:r w:rsidR="00EB6ADB">
        <w:t>Soss</w:t>
      </w:r>
      <w:proofErr w:type="spellEnd"/>
      <w:r w:rsidR="00EB6ADB">
        <w:t xml:space="preserve">, Fording, and Schram 2012). </w:t>
      </w:r>
      <w:proofErr w:type="spellStart"/>
      <w:r w:rsidR="00EB6ADB" w:rsidRPr="008010B8">
        <w:t>Carlsmith</w:t>
      </w:r>
      <w:proofErr w:type="spellEnd"/>
      <w:r w:rsidR="00EB6ADB" w:rsidRPr="008010B8">
        <w:t xml:space="preserve"> et al. (2002) and </w:t>
      </w:r>
      <w:proofErr w:type="spellStart"/>
      <w:r w:rsidR="00EB6ADB" w:rsidRPr="008010B8">
        <w:t>Chamberlen</w:t>
      </w:r>
      <w:proofErr w:type="spellEnd"/>
      <w:r w:rsidR="00EB6ADB" w:rsidRPr="008010B8">
        <w:t xml:space="preserve"> (2017) observe </w:t>
      </w:r>
      <w:r w:rsidR="00EB6ADB">
        <w:t xml:space="preserve">that </w:t>
      </w:r>
      <w:r w:rsidR="00EB6ADB" w:rsidRPr="008010B8">
        <w:t>people appear more utilitarian and rehabilitation-oriented in "temporally distant" or general settings, but retributive in proximate situations</w:t>
      </w:r>
      <w:r w:rsidR="00EB6ADB">
        <w:t xml:space="preserve">. Grove and </w:t>
      </w:r>
      <w:proofErr w:type="spellStart"/>
      <w:r w:rsidR="00EB6ADB">
        <w:t>Zwi</w:t>
      </w:r>
      <w:proofErr w:type="spellEnd"/>
      <w:r w:rsidR="00EB6ADB">
        <w:t xml:space="preserve"> (2006) show that beliefs about what immigrants deserve involve </w:t>
      </w:r>
      <w:r w:rsidR="00FA1D81">
        <w:t>the</w:t>
      </w:r>
      <w:r w:rsidR="00EB6ADB">
        <w:t xml:space="preserve"> evaluator’s perception of self</w:t>
      </w:r>
      <w:r w:rsidR="00B8599E">
        <w:t xml:space="preserve"> </w:t>
      </w:r>
      <w:r w:rsidR="00EB6ADB">
        <w:t>and</w:t>
      </w:r>
      <w:r w:rsidR="00B8599E">
        <w:t xml:space="preserve"> a</w:t>
      </w:r>
      <w:r w:rsidR="00EB6ADB">
        <w:t xml:space="preserve"> </w:t>
      </w:r>
      <w:r w:rsidR="00FA1D81">
        <w:t xml:space="preserve">desire to preserve </w:t>
      </w:r>
      <w:r w:rsidR="00EB6ADB">
        <w:t>their own location on a hierarchy</w:t>
      </w:r>
      <w:r w:rsidR="00FA1D81">
        <w:t xml:space="preserve"> involving deservingness and belonging</w:t>
      </w:r>
      <w:r w:rsidR="00EB6ADB">
        <w:t xml:space="preserve">: </w:t>
      </w:r>
    </w:p>
    <w:p w14:paraId="50B61747" w14:textId="77777777" w:rsidR="00EB6ADB" w:rsidRPr="00FA1D81" w:rsidRDefault="00EB6ADB" w:rsidP="00FA1D81">
      <w:pPr>
        <w:ind w:left="720"/>
        <w:rPr>
          <w:sz w:val="23"/>
          <w:szCs w:val="23"/>
        </w:rPr>
      </w:pPr>
      <w:r w:rsidRPr="00FA1D81">
        <w:rPr>
          <w:sz w:val="23"/>
          <w:szCs w:val="23"/>
        </w:rPr>
        <w:t xml:space="preserve">“Othering’ defines and secures one’s own identity by distancing and stigmatizing an(other). Its purpose is to reinforce notions of our own ‘normality,’ and to set up the difference of others as a point of deviance. The person or group being ‘othered’ experiences this as a process of marginalization, disempowerment and social exclusion.” (1933). </w:t>
      </w:r>
    </w:p>
    <w:p w14:paraId="74A7E465" w14:textId="77777777" w:rsidR="00EB6ADB" w:rsidRDefault="00EB6ADB" w:rsidP="00EB6ADB">
      <w:pPr>
        <w:spacing w:line="360" w:lineRule="auto"/>
        <w:rPr>
          <w:sz w:val="23"/>
          <w:szCs w:val="23"/>
        </w:rPr>
      </w:pPr>
    </w:p>
    <w:p w14:paraId="312F062B" w14:textId="5212100C" w:rsidR="00AC6360" w:rsidRDefault="00FA1D81" w:rsidP="003E1D99">
      <w:pPr>
        <w:spacing w:line="360" w:lineRule="auto"/>
        <w:rPr>
          <w:sz w:val="23"/>
          <w:szCs w:val="23"/>
        </w:rPr>
      </w:pPr>
      <w:r>
        <w:rPr>
          <w:sz w:val="23"/>
          <w:szCs w:val="23"/>
        </w:rPr>
        <w:t xml:space="preserve">An important dimension </w:t>
      </w:r>
      <w:r w:rsidR="00AC6360">
        <w:rPr>
          <w:sz w:val="23"/>
          <w:szCs w:val="23"/>
        </w:rPr>
        <w:t>here</w:t>
      </w:r>
      <w:r>
        <w:rPr>
          <w:sz w:val="23"/>
          <w:szCs w:val="23"/>
        </w:rPr>
        <w:t xml:space="preserve"> is that the </w:t>
      </w:r>
      <w:proofErr w:type="gramStart"/>
      <w:r>
        <w:rPr>
          <w:sz w:val="23"/>
          <w:szCs w:val="23"/>
        </w:rPr>
        <w:t>“perceiver</w:t>
      </w:r>
      <w:ins w:id="46" w:author="Candis Watts Smith" w:date="2025-01-15T20:28:00Z" w16du:dateUtc="2025-01-16T01:28:00Z">
        <w:r w:rsidR="00B8599E">
          <w:rPr>
            <w:sz w:val="23"/>
            <w:szCs w:val="23"/>
          </w:rPr>
          <w:t>’s</w:t>
        </w:r>
      </w:ins>
      <w:r>
        <w:rPr>
          <w:sz w:val="23"/>
          <w:szCs w:val="23"/>
        </w:rPr>
        <w:t>”</w:t>
      </w:r>
      <w:proofErr w:type="gramEnd"/>
      <w:r>
        <w:rPr>
          <w:sz w:val="23"/>
          <w:szCs w:val="23"/>
        </w:rPr>
        <w:t xml:space="preserve"> or “</w:t>
      </w:r>
      <w:r w:rsidR="00AC6360">
        <w:rPr>
          <w:sz w:val="23"/>
          <w:szCs w:val="23"/>
        </w:rPr>
        <w:t>evaluator’s”</w:t>
      </w:r>
      <w:r>
        <w:rPr>
          <w:sz w:val="23"/>
          <w:szCs w:val="23"/>
        </w:rPr>
        <w:t xml:space="preserve"> own self-conception is involved</w:t>
      </w:r>
      <w:r w:rsidR="00AC6360">
        <w:rPr>
          <w:sz w:val="23"/>
          <w:szCs w:val="23"/>
        </w:rPr>
        <w:t xml:space="preserve">: </w:t>
      </w:r>
      <w:r>
        <w:rPr>
          <w:sz w:val="23"/>
          <w:szCs w:val="23"/>
        </w:rPr>
        <w:t>how a given policy, directed at a given target, impacts the evaluator’s own status</w:t>
      </w:r>
      <w:r w:rsidR="00AC6360">
        <w:rPr>
          <w:sz w:val="23"/>
          <w:szCs w:val="23"/>
        </w:rPr>
        <w:t>, self-conception</w:t>
      </w:r>
      <w:r>
        <w:rPr>
          <w:sz w:val="23"/>
          <w:szCs w:val="23"/>
        </w:rPr>
        <w:t>, and how it makes them feel. As Fanon shows (1952, 1961)</w:t>
      </w:r>
      <w:r w:rsidR="0064292B">
        <w:rPr>
          <w:sz w:val="23"/>
          <w:szCs w:val="23"/>
        </w:rPr>
        <w:t>,</w:t>
      </w:r>
      <w:r>
        <w:rPr>
          <w:sz w:val="23"/>
          <w:szCs w:val="23"/>
        </w:rPr>
        <w:t xml:space="preserve"> </w:t>
      </w:r>
      <w:r w:rsidR="0064292B">
        <w:rPr>
          <w:sz w:val="23"/>
          <w:szCs w:val="23"/>
        </w:rPr>
        <w:t xml:space="preserve">the maintenance of exploitative settler and post-colonial practices relied on a hierarchical racial ideology and educational and cultural “improvement” programs around which the </w:t>
      </w:r>
      <w:r w:rsidR="00AC6360">
        <w:rPr>
          <w:sz w:val="23"/>
          <w:szCs w:val="23"/>
        </w:rPr>
        <w:t>colonizer</w:t>
      </w:r>
      <w:r w:rsidR="0064292B">
        <w:rPr>
          <w:sz w:val="23"/>
          <w:szCs w:val="23"/>
        </w:rPr>
        <w:t xml:space="preserve"> could create narrative</w:t>
      </w:r>
      <w:r w:rsidR="00AC6360">
        <w:rPr>
          <w:sz w:val="23"/>
          <w:szCs w:val="23"/>
        </w:rPr>
        <w:t>s</w:t>
      </w:r>
      <w:r w:rsidR="0064292B">
        <w:rPr>
          <w:sz w:val="23"/>
          <w:szCs w:val="23"/>
        </w:rPr>
        <w:t xml:space="preserve"> of their own benevolent help</w:t>
      </w:r>
      <w:r w:rsidR="00AC6360">
        <w:rPr>
          <w:sz w:val="23"/>
          <w:szCs w:val="23"/>
        </w:rPr>
        <w:t xml:space="preserve">, to justify or reconcile behavior that deviated from their own (or group/country’s own) held identity and values. </w:t>
      </w:r>
      <w:r w:rsidR="0064292B">
        <w:rPr>
          <w:sz w:val="23"/>
          <w:szCs w:val="23"/>
        </w:rPr>
        <w:t xml:space="preserve"> </w:t>
      </w:r>
    </w:p>
    <w:p w14:paraId="14029048" w14:textId="77777777" w:rsidR="00CC0716" w:rsidRDefault="00CC0716" w:rsidP="003E1D99">
      <w:pPr>
        <w:spacing w:line="360" w:lineRule="auto"/>
        <w:rPr>
          <w:rFonts w:ascii="Arial" w:hAnsi="Arial" w:cs="Arial"/>
          <w:i/>
          <w:iCs/>
          <w:sz w:val="23"/>
          <w:szCs w:val="23"/>
        </w:rPr>
      </w:pPr>
    </w:p>
    <w:p w14:paraId="29D63A46" w14:textId="77777777" w:rsidR="00CC0716" w:rsidRPr="005D5C09" w:rsidRDefault="00CC0716" w:rsidP="00CC0716">
      <w:pPr>
        <w:spacing w:line="360" w:lineRule="auto"/>
        <w:rPr>
          <w:b/>
          <w:bCs/>
          <w:sz w:val="23"/>
          <w:szCs w:val="23"/>
        </w:rPr>
      </w:pPr>
      <w:r w:rsidRPr="005D5C09">
        <w:rPr>
          <w:b/>
          <w:bCs/>
          <w:sz w:val="23"/>
          <w:szCs w:val="23"/>
        </w:rPr>
        <w:t>Race as Central Identity in American Politics</w:t>
      </w:r>
    </w:p>
    <w:p w14:paraId="6462A5C2" w14:textId="77777777" w:rsidR="003E1D99" w:rsidRPr="008010B8" w:rsidRDefault="003E1D99" w:rsidP="003E1D99">
      <w:pPr>
        <w:spacing w:line="360" w:lineRule="auto"/>
        <w:rPr>
          <w:sz w:val="23"/>
          <w:szCs w:val="23"/>
        </w:rPr>
      </w:pPr>
    </w:p>
    <w:p w14:paraId="377DEC74" w14:textId="6F8541C1"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w:t>
      </w:r>
      <w:r w:rsidRPr="008010B8">
        <w:rPr>
          <w:sz w:val="23"/>
          <w:szCs w:val="23"/>
        </w:rPr>
        <w:lastRenderedPageBreak/>
        <w:t xml:space="preserve">2018, Alexander </w:t>
      </w:r>
      <w:commentRangeStart w:id="47"/>
      <w:r w:rsidRPr="008010B8">
        <w:rPr>
          <w:sz w:val="23"/>
          <w:szCs w:val="23"/>
        </w:rPr>
        <w:t>2010</w:t>
      </w:r>
      <w:commentRangeEnd w:id="47"/>
      <w:r w:rsidR="00A02716">
        <w:rPr>
          <w:rStyle w:val="CommentReference"/>
        </w:rPr>
        <w:commentReference w:id="47"/>
      </w:r>
      <w:r w:rsidRPr="008010B8">
        <w:rPr>
          <w:sz w:val="23"/>
          <w:szCs w:val="23"/>
        </w:rPr>
        <w:t>)</w:t>
      </w:r>
      <w:ins w:id="48" w:author="Candis Watts Smith" w:date="2025-01-15T20:31:00Z" w16du:dateUtc="2025-01-16T01:31:00Z">
        <w:r w:rsidR="00B8599E">
          <w:rPr>
            <w:sz w:val="23"/>
            <w:szCs w:val="23"/>
          </w:rPr>
          <w:t>.</w:t>
        </w:r>
      </w:ins>
      <w:del w:id="49" w:author="Candis Watts Smith" w:date="2025-01-15T20:31:00Z" w16du:dateUtc="2025-01-16T01:31:00Z">
        <w:r w:rsidRPr="008010B8" w:rsidDel="00B8599E">
          <w:rPr>
            <w:sz w:val="23"/>
            <w:szCs w:val="23"/>
          </w:rPr>
          <w:delText>, such that even beyond explicit or measurable racial attitudes, racial ideology informs deservingness in its embeddedness in punitive institutions, discourse, and ideology.</w:delText>
        </w:r>
      </w:del>
      <w:r w:rsidRPr="008010B8">
        <w:rPr>
          <w:sz w:val="23"/>
          <w:szCs w:val="23"/>
        </w:rPr>
        <w:t xml:space="preserve"> </w:t>
      </w:r>
    </w:p>
    <w:p w14:paraId="74E4E3F9" w14:textId="77777777" w:rsidR="003E1D99" w:rsidRPr="008010B8" w:rsidRDefault="003E1D99" w:rsidP="003E1D99">
      <w:pPr>
        <w:spacing w:line="360" w:lineRule="auto"/>
        <w:rPr>
          <w:sz w:val="23"/>
          <w:szCs w:val="23"/>
        </w:rPr>
      </w:pPr>
    </w:p>
    <w:p w14:paraId="0C0AAC64" w14:textId="1305B00E" w:rsidR="003E1D99" w:rsidRDefault="003E1D99" w:rsidP="003E1D99">
      <w:pPr>
        <w:spacing w:line="360" w:lineRule="auto"/>
        <w:rPr>
          <w:sz w:val="23"/>
          <w:szCs w:val="23"/>
        </w:rPr>
      </w:pPr>
      <w:r w:rsidRPr="008010B8">
        <w:rPr>
          <w:sz w:val="23"/>
          <w:szCs w:val="23"/>
        </w:rPr>
        <w:t xml:space="preserve">Race or assumed race of policy recipients shapes what people believe about </w:t>
      </w:r>
      <w:r w:rsidR="00A02716">
        <w:rPr>
          <w:sz w:val="23"/>
          <w:szCs w:val="23"/>
        </w:rPr>
        <w:t>politic</w:t>
      </w:r>
      <w:r w:rsidR="00A31EED">
        <w:rPr>
          <w:sz w:val="23"/>
          <w:szCs w:val="23"/>
        </w:rPr>
        <w:t>al</w:t>
      </w:r>
      <w:r w:rsidR="00A02716">
        <w:rPr>
          <w:sz w:val="23"/>
          <w:szCs w:val="23"/>
        </w:rPr>
        <w:t xml:space="preserve"> preferences with regards to</w:t>
      </w:r>
      <w:r w:rsidRPr="008010B8">
        <w:rPr>
          <w:sz w:val="23"/>
          <w:szCs w:val="23"/>
        </w:rPr>
        <w:t xml:space="preserve"> 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w:t>
      </w:r>
      <w:r w:rsidR="00A02716">
        <w:rPr>
          <w:sz w:val="23"/>
          <w:szCs w:val="23"/>
        </w:rPr>
        <w:t xml:space="preserve">, </w:t>
      </w:r>
      <w:r w:rsidRPr="008010B8">
        <w:rPr>
          <w:sz w:val="23"/>
          <w:szCs w:val="23"/>
        </w:rPr>
        <w:t>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w:t>
      </w:r>
      <w:r w:rsidR="00A02716">
        <w:rPr>
          <w:sz w:val="23"/>
          <w:szCs w:val="23"/>
        </w:rPr>
        <w:t xml:space="preserve">; </w:t>
      </w:r>
      <w:r w:rsidRPr="008010B8">
        <w:rPr>
          <w:sz w:val="23"/>
          <w:szCs w:val="23"/>
        </w:rPr>
        <w:t xml:space="preserve">for example, welfare case workers assess Black applicants more </w:t>
      </w:r>
      <w:r>
        <w:rPr>
          <w:sz w:val="23"/>
          <w:szCs w:val="23"/>
        </w:rPr>
        <w:t xml:space="preserve">than </w:t>
      </w:r>
      <w:r w:rsidRPr="008010B8">
        <w:rPr>
          <w:sz w:val="23"/>
          <w:szCs w:val="23"/>
        </w:rPr>
        <w:t>29% harshly and are twice as likely to sanction them than white 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4AE624DD" w14:textId="7BEE3ACD" w:rsidR="004E5CC0" w:rsidRDefault="003E1D99" w:rsidP="009D39D5">
      <w:pPr>
        <w:spacing w:line="360" w:lineRule="auto"/>
        <w:rPr>
          <w:ins w:id="50" w:author="Candis Watts Smith" w:date="2025-01-15T20:51:00Z" w16du:dateUtc="2025-01-16T01:51:00Z"/>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51" w:name="OLE_LINK2"/>
      <w:proofErr w:type="spellStart"/>
      <w:r w:rsidRPr="008010B8">
        <w:rPr>
          <w:sz w:val="23"/>
          <w:szCs w:val="23"/>
        </w:rPr>
        <w:t>Harell</w:t>
      </w:r>
      <w:proofErr w:type="spellEnd"/>
      <w:r w:rsidRPr="008010B8">
        <w:rPr>
          <w:sz w:val="23"/>
          <w:szCs w:val="23"/>
        </w:rPr>
        <w:t>, Soroka, Iyengar 2016</w:t>
      </w:r>
      <w:bookmarkEnd w:id="51"/>
      <w:r w:rsidRPr="008010B8">
        <w:rPr>
          <w:sz w:val="23"/>
          <w:szCs w:val="23"/>
        </w:rPr>
        <w:t>), racial attitudes</w:t>
      </w:r>
      <w:r w:rsidR="00A02716">
        <w:rPr>
          <w:sz w:val="23"/>
          <w:szCs w:val="23"/>
        </w:rPr>
        <w:t xml:space="preserve"> are likely</w:t>
      </w:r>
      <w:r w:rsidRPr="008010B8">
        <w:rPr>
          <w:sz w:val="23"/>
          <w:szCs w:val="23"/>
        </w:rPr>
        <w:t xml:space="preserve"> inform perceptions of carceral deservingness</w:t>
      </w:r>
      <w:r w:rsidR="00A02716">
        <w:rPr>
          <w:sz w:val="23"/>
          <w:szCs w:val="23"/>
        </w:rPr>
        <w:t xml:space="preserve"> given prevalent </w:t>
      </w:r>
      <w:r w:rsidRPr="008010B8">
        <w:rPr>
          <w:sz w:val="23"/>
          <w:szCs w:val="23"/>
        </w:rPr>
        <w:t xml:space="preserve">underlying associations between Black Americans and </w:t>
      </w:r>
      <w:proofErr w:type="spellStart"/>
      <w:r w:rsidRPr="008010B8">
        <w:rPr>
          <w:sz w:val="23"/>
          <w:szCs w:val="23"/>
        </w:rPr>
        <w:t>carceralit</w:t>
      </w:r>
      <w:r w:rsidR="00A02716">
        <w:rPr>
          <w:sz w:val="23"/>
          <w:szCs w:val="23"/>
        </w:rPr>
        <w:t>y</w:t>
      </w:r>
      <w:proofErr w:type="spellEnd"/>
      <w:r w:rsidR="00A02716">
        <w:rPr>
          <w:sz w:val="23"/>
          <w:szCs w:val="23"/>
        </w:rPr>
        <w:t>. Americans hold</w:t>
      </w:r>
      <w:r w:rsidRPr="008010B8">
        <w:rPr>
          <w:sz w:val="23"/>
          <w:szCs w:val="23"/>
        </w:rPr>
        <w:t xml:space="preserve"> implicit associations between Black carceral citizens and</w:t>
      </w:r>
      <w:r w:rsidR="00A02716">
        <w:rPr>
          <w:sz w:val="23"/>
          <w:szCs w:val="23"/>
        </w:rPr>
        <w:t xml:space="preserve"> “felons,” those convicted of</w:t>
      </w:r>
      <w:r w:rsidRPr="008010B8">
        <w:rPr>
          <w:sz w:val="23"/>
          <w:szCs w:val="23"/>
        </w:rPr>
        <w:t xml:space="preserve"> more serious offenses</w:t>
      </w:r>
      <w:del w:id="52" w:author="Candis Watts Smith" w:date="2025-01-15T20:38:00Z" w16du:dateUtc="2025-01-16T01:38:00Z">
        <w:r w:rsidRPr="008010B8" w:rsidDel="00A02716">
          <w:rPr>
            <w:sz w:val="23"/>
            <w:szCs w:val="23"/>
          </w:rPr>
          <w:delText>, or</w:delText>
        </w:r>
      </w:del>
      <w:r w:rsidRPr="008010B8">
        <w:rPr>
          <w:sz w:val="23"/>
          <w:szCs w:val="23"/>
        </w:rPr>
        <w:t xml:space="preserve"> </w:t>
      </w:r>
      <w:del w:id="53" w:author="Candis Watts Smith" w:date="2025-01-15T20:39:00Z" w16du:dateUtc="2025-01-16T01:39:00Z">
        <w:r w:rsidRPr="008010B8" w:rsidDel="00A02716">
          <w:rPr>
            <w:sz w:val="23"/>
            <w:szCs w:val="23"/>
          </w:rPr>
          <w:delText xml:space="preserve">the label “felon” </w:delText>
        </w:r>
      </w:del>
      <w:r w:rsidRPr="008010B8">
        <w:rPr>
          <w:sz w:val="23"/>
          <w:szCs w:val="23"/>
        </w:rPr>
        <w:t>(</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r w:rsidR="004E5CC0">
        <w:rPr>
          <w:sz w:val="23"/>
          <w:szCs w:val="23"/>
        </w:rPr>
        <w:t>Similarly</w:t>
      </w:r>
      <w:ins w:id="54" w:author="Candis Watts Smith" w:date="2025-01-15T20:47:00Z" w16du:dateUtc="2025-01-16T01:47:00Z">
        <w:r w:rsidR="004E5CC0">
          <w:rPr>
            <w:sz w:val="23"/>
            <w:szCs w:val="23"/>
          </w:rPr>
          <w:t>,</w:t>
        </w:r>
      </w:ins>
      <w:r w:rsidRPr="008010B8">
        <w:rPr>
          <w:sz w:val="23"/>
          <w:szCs w:val="23"/>
        </w:rPr>
        <w:t xml:space="preserve"> </w:t>
      </w:r>
      <w:ins w:id="55" w:author="Candis Watts Smith" w:date="2025-01-15T20:47:00Z" w16du:dateUtc="2025-01-16T01:47:00Z">
        <w:r w:rsidR="004E5CC0">
          <w:rPr>
            <w:sz w:val="23"/>
            <w:szCs w:val="23"/>
          </w:rPr>
          <w:t>l</w:t>
        </w:r>
      </w:ins>
      <w:del w:id="56" w:author="Candis Watts Smith" w:date="2025-01-15T20:47:00Z" w16du:dateUtc="2025-01-16T01:47:00Z">
        <w:r w:rsidR="004E5CC0" w:rsidRPr="008010B8" w:rsidDel="004E5CC0">
          <w:rPr>
            <w:sz w:val="23"/>
            <w:szCs w:val="23"/>
          </w:rPr>
          <w:delText>L</w:delText>
        </w:r>
      </w:del>
      <w:r w:rsidR="004E5CC0" w:rsidRPr="008010B8">
        <w:rPr>
          <w:sz w:val="23"/>
          <w:szCs w:val="23"/>
        </w:rPr>
        <w:t>everaging content analysis of media representations of poverty and welfare from the second half of the 20</w:t>
      </w:r>
      <w:r w:rsidR="004E5CC0" w:rsidRPr="008010B8">
        <w:rPr>
          <w:sz w:val="23"/>
          <w:szCs w:val="23"/>
          <w:vertAlign w:val="superscript"/>
        </w:rPr>
        <w:t>th</w:t>
      </w:r>
      <w:r w:rsidR="004E5CC0" w:rsidRPr="008010B8">
        <w:rPr>
          <w:sz w:val="23"/>
          <w:szCs w:val="23"/>
        </w:rPr>
        <w:t xml:space="preserve"> century, </w:t>
      </w:r>
      <w:del w:id="57" w:author="Candis Watts Smith" w:date="2025-01-15T20:48:00Z" w16du:dateUtc="2025-01-16T01:48:00Z">
        <w:r w:rsidR="004E5CC0" w:rsidRPr="008010B8" w:rsidDel="004E5CC0">
          <w:rPr>
            <w:sz w:val="23"/>
            <w:szCs w:val="23"/>
          </w:rPr>
          <w:delText xml:space="preserve">he </w:delText>
        </w:r>
      </w:del>
      <w:proofErr w:type="spellStart"/>
      <w:ins w:id="58" w:author="Candis Watts Smith" w:date="2025-01-15T20:48:00Z" w16du:dateUtc="2025-01-16T01:48:00Z">
        <w:r w:rsidR="004E5CC0">
          <w:rPr>
            <w:sz w:val="23"/>
            <w:szCs w:val="23"/>
          </w:rPr>
          <w:t>Gilens</w:t>
        </w:r>
        <w:proofErr w:type="spellEnd"/>
        <w:r w:rsidR="004E5CC0">
          <w:rPr>
            <w:sz w:val="23"/>
            <w:szCs w:val="23"/>
          </w:rPr>
          <w:t xml:space="preserve"> (1996) </w:t>
        </w:r>
      </w:ins>
      <w:r w:rsidR="004E5CC0" w:rsidRPr="008010B8">
        <w:rPr>
          <w:sz w:val="23"/>
          <w:szCs w:val="23"/>
        </w:rPr>
        <w:t xml:space="preserve">concludes that </w:t>
      </w:r>
      <w:ins w:id="59" w:author="Candis Watts Smith" w:date="2025-01-15T20:48:00Z" w16du:dateUtc="2025-01-16T01:48:00Z">
        <w:r w:rsidR="004E5CC0">
          <w:rPr>
            <w:sz w:val="23"/>
            <w:szCs w:val="23"/>
          </w:rPr>
          <w:t>[black/welfare]</w:t>
        </w:r>
      </w:ins>
      <w:del w:id="60" w:author="Candis Watts Smith" w:date="2025-01-15T20:48:00Z" w16du:dateUtc="2025-01-16T01:48:00Z">
        <w:r w:rsidR="004E5CC0" w:rsidRPr="008010B8" w:rsidDel="004E5CC0">
          <w:rPr>
            <w:sz w:val="23"/>
            <w:szCs w:val="23"/>
          </w:rPr>
          <w:delText>this</w:delText>
        </w:r>
      </w:del>
      <w:r w:rsidR="004E5CC0" w:rsidRPr="008010B8">
        <w:rPr>
          <w:sz w:val="23"/>
          <w:szCs w:val="23"/>
        </w:rPr>
        <w:t xml:space="preserve"> stereotype was developed in large part due to over-representation of Black Americans in stories that cast them as less sympathetic than whites (</w:t>
      </w:r>
      <w:proofErr w:type="spellStart"/>
      <w:r w:rsidR="004E5CC0" w:rsidRPr="008010B8">
        <w:rPr>
          <w:sz w:val="23"/>
          <w:szCs w:val="23"/>
        </w:rPr>
        <w:t>Gilens</w:t>
      </w:r>
      <w:proofErr w:type="spellEnd"/>
      <w:r w:rsidR="004E5CC0" w:rsidRPr="008010B8">
        <w:rPr>
          <w:sz w:val="23"/>
          <w:szCs w:val="23"/>
        </w:rPr>
        <w:t xml:space="preserve">, 1996). </w:t>
      </w:r>
      <w:r w:rsidR="004E5CC0">
        <w:rPr>
          <w:sz w:val="23"/>
          <w:szCs w:val="23"/>
        </w:rPr>
        <w:t>As a consequence</w:t>
      </w:r>
      <w:ins w:id="61" w:author="Candis Watts Smith" w:date="2025-01-15T20:48:00Z" w16du:dateUtc="2025-01-16T01:48:00Z">
        <w:r w:rsidR="004E5CC0">
          <w:rPr>
            <w:sz w:val="23"/>
            <w:szCs w:val="23"/>
          </w:rPr>
          <w:t xml:space="preserve">, </w:t>
        </w:r>
      </w:ins>
      <w:del w:id="62" w:author="Candis Watts Smith" w:date="2025-01-15T20:48:00Z" w16du:dateUtc="2025-01-16T01:48:00Z">
        <w:r w:rsidRPr="008010B8" w:rsidDel="004E5CC0">
          <w:rPr>
            <w:sz w:val="23"/>
            <w:szCs w:val="23"/>
          </w:rPr>
          <w:delText xml:space="preserve">in a seminal analysis, Gilens (1996) demonstrates that </w:delText>
        </w:r>
      </w:del>
      <w:r w:rsidRPr="008010B8">
        <w:rPr>
          <w:sz w:val="23"/>
          <w:szCs w:val="23"/>
        </w:rPr>
        <w:t xml:space="preserve">whites </w:t>
      </w:r>
      <w:commentRangeStart w:id="63"/>
      <w:r w:rsidRPr="008010B8">
        <w:rPr>
          <w:sz w:val="23"/>
          <w:szCs w:val="23"/>
        </w:rPr>
        <w:t xml:space="preserve">not only view welfare recipients as </w:t>
      </w:r>
      <w:commentRangeStart w:id="64"/>
      <w:commentRangeStart w:id="65"/>
      <w:r w:rsidRPr="008010B8">
        <w:rPr>
          <w:sz w:val="23"/>
          <w:szCs w:val="23"/>
        </w:rPr>
        <w:t>undeserving</w:t>
      </w:r>
      <w:commentRangeEnd w:id="64"/>
      <w:r w:rsidR="00A02716">
        <w:rPr>
          <w:rStyle w:val="CommentReference"/>
        </w:rPr>
        <w:commentReference w:id="64"/>
      </w:r>
      <w:commentRangeEnd w:id="65"/>
      <w:r w:rsidR="004E5CC0">
        <w:rPr>
          <w:rStyle w:val="CommentReference"/>
        </w:rPr>
        <w:commentReference w:id="65"/>
      </w:r>
      <w:r w:rsidRPr="008010B8">
        <w:rPr>
          <w:sz w:val="23"/>
          <w:szCs w:val="23"/>
        </w:rPr>
        <w:t>,</w:t>
      </w:r>
      <w:commentRangeEnd w:id="63"/>
      <w:r w:rsidR="009D39D5">
        <w:rPr>
          <w:rStyle w:val="CommentReference"/>
        </w:rPr>
        <w:commentReference w:id="63"/>
      </w:r>
      <w:r w:rsidRPr="008010B8">
        <w:rPr>
          <w:sz w:val="23"/>
          <w:szCs w:val="23"/>
        </w:rPr>
        <w:t xml:space="preserve"> but that they do so because they </w:t>
      </w:r>
      <w:r w:rsidRPr="008010B8">
        <w:rPr>
          <w:i/>
          <w:iCs/>
          <w:sz w:val="23"/>
          <w:szCs w:val="23"/>
        </w:rPr>
        <w:t>assume</w:t>
      </w:r>
      <w:r w:rsidRPr="008010B8">
        <w:rPr>
          <w:sz w:val="23"/>
          <w:szCs w:val="23"/>
        </w:rPr>
        <w:t xml:space="preserve"> welfare recipients are</w:t>
      </w:r>
      <w:r w:rsidR="004E5CC0">
        <w:rPr>
          <w:sz w:val="23"/>
          <w:szCs w:val="23"/>
        </w:rPr>
        <w:t xml:space="preserve"> lazy,</w:t>
      </w:r>
      <w:r w:rsidRPr="008010B8">
        <w:rPr>
          <w:sz w:val="23"/>
          <w:szCs w:val="23"/>
        </w:rPr>
        <w:t xml:space="preserve"> Black</w:t>
      </w:r>
      <w:r w:rsidR="004E5CC0">
        <w:rPr>
          <w:sz w:val="23"/>
          <w:szCs w:val="23"/>
        </w:rPr>
        <w:t xml:space="preserve"> individuals.</w:t>
      </w:r>
      <w:r w:rsidRPr="008010B8">
        <w:rPr>
          <w:sz w:val="23"/>
          <w:szCs w:val="23"/>
        </w:rPr>
        <w:t xml:space="preserve"> </w:t>
      </w:r>
      <w:r w:rsidR="009D39D5">
        <w:rPr>
          <w:sz w:val="23"/>
          <w:szCs w:val="23"/>
        </w:rPr>
        <w:t xml:space="preserve">And </w:t>
      </w:r>
      <w:r w:rsidRPr="008010B8">
        <w:rPr>
          <w:sz w:val="23"/>
          <w:szCs w:val="23"/>
        </w:rPr>
        <w:t>Gilliam (1999)</w:t>
      </w:r>
      <w:r w:rsidR="009D39D5">
        <w:rPr>
          <w:sz w:val="23"/>
          <w:szCs w:val="23"/>
        </w:rPr>
        <w:t xml:space="preserve"> </w:t>
      </w:r>
      <w:r w:rsidRPr="008010B8">
        <w:rPr>
          <w:sz w:val="23"/>
          <w:szCs w:val="23"/>
        </w:rPr>
        <w:t>found that welfare recipients are stereotyped as Black women</w:t>
      </w:r>
      <w:r w:rsidR="004E5CC0">
        <w:rPr>
          <w:sz w:val="23"/>
          <w:szCs w:val="23"/>
        </w:rPr>
        <w:t xml:space="preserve">; this </w:t>
      </w:r>
      <w:r w:rsidRPr="008010B8">
        <w:rPr>
          <w:sz w:val="23"/>
          <w:szCs w:val="23"/>
        </w:rPr>
        <w:t xml:space="preserve">“narrative script” was constructed through media representation and political rhetoric about welfare recipients and policy in the Reagan era. </w:t>
      </w:r>
    </w:p>
    <w:p w14:paraId="6B7C09D8" w14:textId="77777777" w:rsidR="004E5CC0" w:rsidRDefault="004E5CC0" w:rsidP="003E1D99">
      <w:pPr>
        <w:spacing w:line="360" w:lineRule="auto"/>
        <w:rPr>
          <w:ins w:id="66" w:author="Candis Watts Smith" w:date="2025-01-15T20:51:00Z" w16du:dateUtc="2025-01-16T01:51:00Z"/>
          <w:sz w:val="23"/>
          <w:szCs w:val="23"/>
        </w:rPr>
      </w:pPr>
    </w:p>
    <w:p w14:paraId="03B06490" w14:textId="440815E0" w:rsidR="003E1D99" w:rsidRPr="008010B8" w:rsidRDefault="003E1D99" w:rsidP="003E1D99">
      <w:pPr>
        <w:spacing w:line="360" w:lineRule="auto"/>
        <w:rPr>
          <w:sz w:val="23"/>
          <w:szCs w:val="23"/>
        </w:rPr>
      </w:pPr>
      <w:r w:rsidRPr="008010B8">
        <w:rPr>
          <w:sz w:val="23"/>
          <w:szCs w:val="23"/>
        </w:rPr>
        <w:lastRenderedPageBreak/>
        <w:t xml:space="preserve">Media </w:t>
      </w:r>
      <w:r w:rsidR="009D39D5">
        <w:rPr>
          <w:sz w:val="23"/>
          <w:szCs w:val="23"/>
        </w:rPr>
        <w:t>also</w:t>
      </w:r>
      <w:r w:rsidRPr="008010B8">
        <w:rPr>
          <w:sz w:val="23"/>
          <w:szCs w:val="23"/>
        </w:rPr>
        <w:t xml:space="preserve"> discursively shape perceptions of race and </w:t>
      </w:r>
      <w:proofErr w:type="spellStart"/>
      <w:r w:rsidRPr="008010B8">
        <w:rPr>
          <w:sz w:val="23"/>
          <w:szCs w:val="23"/>
        </w:rPr>
        <w:t>carceral</w:t>
      </w:r>
      <w:r w:rsidR="009D39D5">
        <w:rPr>
          <w:sz w:val="23"/>
          <w:szCs w:val="23"/>
        </w:rPr>
        <w:t>ity</w:t>
      </w:r>
      <w:proofErr w:type="spellEnd"/>
      <w:r w:rsidRPr="008010B8">
        <w:rPr>
          <w:sz w:val="23"/>
          <w:szCs w:val="23"/>
        </w:rPr>
        <w:t>. Not only are “racial minorities [overrepresented] as crime suspects and whites as crime victims,” but media also presents “Black and Latino suspects…in a non-individualized and threatening way</w:t>
      </w:r>
      <w:r w:rsidR="009D39D5">
        <w:rPr>
          <w:sz w:val="23"/>
          <w:szCs w:val="23"/>
        </w:rPr>
        <w:t>,</w:t>
      </w:r>
      <w:r w:rsidRPr="008010B8">
        <w:rPr>
          <w:sz w:val="23"/>
          <w:szCs w:val="23"/>
        </w:rPr>
        <w:t>” conditioning the public to both hold racialized perceptions of criminality and to associate information-scarce affective responses with carceral citizens of color</w:t>
      </w:r>
      <w:r w:rsidR="009D39D5">
        <w:rPr>
          <w:sz w:val="23"/>
          <w:szCs w:val="23"/>
        </w:rPr>
        <w:t xml:space="preserve"> </w:t>
      </w:r>
      <w:r w:rsidR="009D39D5" w:rsidRPr="008010B8">
        <w:rPr>
          <w:sz w:val="23"/>
          <w:szCs w:val="23"/>
        </w:rPr>
        <w:t>(</w:t>
      </w:r>
      <w:proofErr w:type="spellStart"/>
      <w:r w:rsidR="009D39D5" w:rsidRPr="008010B8">
        <w:rPr>
          <w:sz w:val="23"/>
          <w:szCs w:val="23"/>
        </w:rPr>
        <w:t>Ghandnoosh</w:t>
      </w:r>
      <w:proofErr w:type="spellEnd"/>
      <w:r w:rsidR="009D39D5" w:rsidRPr="008010B8">
        <w:rPr>
          <w:sz w:val="23"/>
          <w:szCs w:val="23"/>
        </w:rPr>
        <w:t xml:space="preserve"> 2014)</w:t>
      </w:r>
      <w:r w:rsidRPr="008010B8">
        <w:rPr>
          <w:sz w:val="23"/>
          <w:szCs w:val="23"/>
        </w:rPr>
        <w:t>.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0A8DFB73" w:rsidR="003E1D99" w:rsidRPr="008010B8" w:rsidRDefault="003E1D99" w:rsidP="003E1D99">
      <w:pPr>
        <w:spacing w:line="360" w:lineRule="auto"/>
        <w:rPr>
          <w:sz w:val="23"/>
          <w:szCs w:val="23"/>
        </w:rPr>
      </w:pPr>
      <w:r w:rsidRPr="008010B8">
        <w:rPr>
          <w:sz w:val="23"/>
          <w:szCs w:val="23"/>
        </w:rPr>
        <w:t>Well before the “turn” and mass incarceration, systems of punishment</w:t>
      </w:r>
      <w:r w:rsidR="009D39D5">
        <w:rPr>
          <w:sz w:val="23"/>
          <w:szCs w:val="23"/>
        </w:rPr>
        <w:t xml:space="preserve">, </w:t>
      </w:r>
      <w:r w:rsidRPr="008010B8">
        <w:rPr>
          <w:sz w:val="23"/>
          <w:szCs w:val="23"/>
        </w:rPr>
        <w:t>policing</w:t>
      </w:r>
      <w:r w:rsidR="009D39D5">
        <w:rPr>
          <w:sz w:val="23"/>
          <w:szCs w:val="23"/>
        </w:rPr>
        <w:t>, and disenfranchisement</w:t>
      </w:r>
      <w:r w:rsidRPr="008010B8">
        <w:rPr>
          <w:sz w:val="23"/>
          <w:szCs w:val="23"/>
        </w:rPr>
        <w:t xml:space="preserve"> were established to control and curtail 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Johnston). This racialization present</w:t>
      </w:r>
      <w:r w:rsidR="000669AE">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w:t>
      </w:r>
      <w:r w:rsidR="009D39D5">
        <w:rPr>
          <w:sz w:val="23"/>
          <w:szCs w:val="23"/>
        </w:rPr>
        <w:t>. T</w:t>
      </w:r>
      <w:r w:rsidRPr="008010B8">
        <w:rPr>
          <w:sz w:val="23"/>
          <w:szCs w:val="23"/>
        </w:rPr>
        <w:t xml:space="preserve">rial judges present the same levels of biases as the </w:t>
      </w:r>
      <w:proofErr w:type="gramStart"/>
      <w:r w:rsidRPr="008010B8">
        <w:rPr>
          <w:sz w:val="23"/>
          <w:szCs w:val="23"/>
        </w:rPr>
        <w:t>general public</w:t>
      </w:r>
      <w:proofErr w:type="gramEnd"/>
      <w:r w:rsidRPr="008010B8">
        <w:rPr>
          <w:sz w:val="23"/>
          <w:szCs w:val="23"/>
        </w:rPr>
        <w:t xml:space="preserve"> (</w:t>
      </w:r>
      <w:proofErr w:type="spellStart"/>
      <w:r w:rsidRPr="008010B8">
        <w:rPr>
          <w:sz w:val="23"/>
          <w:szCs w:val="23"/>
        </w:rPr>
        <w:t>Rachlinsi</w:t>
      </w:r>
      <w:proofErr w:type="spellEnd"/>
      <w:r w:rsidRPr="008010B8">
        <w:rPr>
          <w:sz w:val="23"/>
          <w:szCs w:val="23"/>
        </w:rPr>
        <w:t>, Johnson, Wistrich &amp; Guthrie 2009)</w:t>
      </w:r>
      <w:r w:rsidR="009D39D5">
        <w:rPr>
          <w:sz w:val="23"/>
          <w:szCs w:val="23"/>
        </w:rPr>
        <w:t>,</w:t>
      </w:r>
      <w:r w:rsidRPr="008010B8">
        <w:rPr>
          <w:sz w:val="23"/>
          <w:szCs w:val="23"/>
        </w:rPr>
        <w:t xml:space="preserve">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50BA956A" w14:textId="77777777" w:rsidR="003E1D99" w:rsidRPr="008010B8" w:rsidRDefault="003E1D99" w:rsidP="003E1D99">
      <w:pPr>
        <w:spacing w:line="360" w:lineRule="auto"/>
        <w:rPr>
          <w:sz w:val="23"/>
          <w:szCs w:val="23"/>
        </w:rPr>
      </w:pPr>
    </w:p>
    <w:p w14:paraId="2102DC3A" w14:textId="4636C0ED"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4"/>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w:t>
      </w:r>
      <w:r w:rsidRPr="008010B8">
        <w:rPr>
          <w:sz w:val="23"/>
          <w:szCs w:val="23"/>
        </w:rPr>
        <w:lastRenderedPageBreak/>
        <w:t>deserving than whites (in the context of student loans) may reflect underlying assumptions that people of color are in greater need, but an unwillingness to support overall relief</w:t>
      </w:r>
      <w:r w:rsidR="009D39D5">
        <w:rPr>
          <w:sz w:val="23"/>
          <w:szCs w:val="23"/>
        </w:rPr>
        <w:t>; t</w:t>
      </w:r>
      <w:r w:rsidRPr="008010B8">
        <w:rPr>
          <w:sz w:val="23"/>
          <w:szCs w:val="23"/>
        </w:rPr>
        <w:t>hey</w:t>
      </w:r>
      <w:r w:rsidR="009D39D5">
        <w:rPr>
          <w:sz w:val="23"/>
          <w:szCs w:val="23"/>
        </w:rPr>
        <w:t xml:space="preserve"> also</w:t>
      </w:r>
      <w:r w:rsidRPr="008010B8">
        <w:rPr>
          <w:sz w:val="23"/>
          <w:szCs w:val="23"/>
        </w:rPr>
        <w:t xml:space="preserve"> find positive racial appeals decrease support for loan relief for Republicans</w:t>
      </w:r>
      <w:r w:rsidR="009D39D5">
        <w:rPr>
          <w:sz w:val="23"/>
          <w:szCs w:val="23"/>
        </w:rPr>
        <w:t xml:space="preserve"> but</w:t>
      </w:r>
      <w:r w:rsidRPr="008010B8">
        <w:rPr>
          <w:sz w:val="23"/>
          <w:szCs w:val="23"/>
        </w:rPr>
        <w:t xml:space="preserve"> have no effect on Democrats.</w:t>
      </w:r>
    </w:p>
    <w:p w14:paraId="05C752F3" w14:textId="77777777" w:rsidR="003E1D99" w:rsidRPr="008010B8" w:rsidRDefault="003E1D99" w:rsidP="003E1D99">
      <w:pPr>
        <w:spacing w:line="360" w:lineRule="auto"/>
        <w:rPr>
          <w:sz w:val="23"/>
          <w:szCs w:val="23"/>
        </w:rPr>
      </w:pPr>
    </w:p>
    <w:bookmarkEnd w:id="36"/>
    <w:p w14:paraId="2BF6128D" w14:textId="5C89F1D8" w:rsidR="003E1D99" w:rsidRDefault="003E1D99" w:rsidP="003E1D99">
      <w:pPr>
        <w:spacing w:line="360" w:lineRule="auto"/>
        <w:rPr>
          <w:sz w:val="23"/>
          <w:szCs w:val="23"/>
        </w:rPr>
      </w:pPr>
    </w:p>
    <w:p w14:paraId="204C163C" w14:textId="3D9410C0" w:rsidR="009B3AD6" w:rsidRDefault="009B3AD6" w:rsidP="003E1D99">
      <w:pPr>
        <w:spacing w:line="360" w:lineRule="auto"/>
        <w:rPr>
          <w:sz w:val="23"/>
          <w:szCs w:val="23"/>
        </w:rPr>
      </w:pPr>
      <w:r w:rsidRPr="005D5C09">
        <w:rPr>
          <w:b/>
          <w:bCs/>
          <w:sz w:val="23"/>
          <w:szCs w:val="23"/>
        </w:rPr>
        <w:t xml:space="preserve">Theory and </w:t>
      </w:r>
      <w:r w:rsidR="00271F9D" w:rsidRPr="005D5C09">
        <w:rPr>
          <w:b/>
          <w:bCs/>
          <w:sz w:val="23"/>
          <w:szCs w:val="23"/>
        </w:rPr>
        <w:t>Hypotheses</w:t>
      </w:r>
    </w:p>
    <w:p w14:paraId="337E31AC" w14:textId="512E1023" w:rsidR="009B3AD6" w:rsidRPr="0016031C" w:rsidRDefault="00F04811" w:rsidP="005D5C09">
      <w:pPr>
        <w:spacing w:line="360" w:lineRule="auto"/>
        <w:rPr>
          <w:sz w:val="23"/>
          <w:szCs w:val="23"/>
        </w:rPr>
      </w:pPr>
      <w:r>
        <w:rPr>
          <w:sz w:val="23"/>
          <w:szCs w:val="23"/>
        </w:rPr>
        <w:t>In this paper, I ask how direct experience with the criminal legal system shapes perceptions of what incarcerated people deserve.</w:t>
      </w:r>
      <w:r w:rsidR="009B3AD6">
        <w:rPr>
          <w:sz w:val="23"/>
          <w:szCs w:val="23"/>
        </w:rPr>
        <w:t xml:space="preserve"> Here, I contribute to the research by ascertaining whether</w:t>
      </w:r>
      <w:r w:rsidR="009B3AD6" w:rsidRPr="0016031C">
        <w:rPr>
          <w:sz w:val="23"/>
          <w:szCs w:val="23"/>
        </w:rPr>
        <w:t xml:space="preserve"> the relationship between perceptions of deservingness and policy preferences differ between those with and without direct experience</w:t>
      </w:r>
      <w:r w:rsidR="009B3AD6">
        <w:rPr>
          <w:sz w:val="23"/>
          <w:szCs w:val="23"/>
        </w:rPr>
        <w:t xml:space="preserve">. Second, and more broadly, I seek to discern </w:t>
      </w:r>
      <w:r>
        <w:rPr>
          <w:sz w:val="23"/>
          <w:szCs w:val="23"/>
        </w:rPr>
        <w:t>how perceptions of deservingness in the carceral context operate in relation to perceptions in other policy domains – such as welfare, healthcare, or education</w:t>
      </w:r>
      <w:r w:rsidDel="00F04811">
        <w:rPr>
          <w:sz w:val="23"/>
          <w:szCs w:val="23"/>
        </w:rPr>
        <w:t xml:space="preserve"> </w:t>
      </w:r>
      <w:r>
        <w:rPr>
          <w:sz w:val="23"/>
          <w:szCs w:val="23"/>
        </w:rPr>
        <w:t>-- and</w:t>
      </w:r>
      <w:r w:rsidR="009B3AD6" w:rsidRPr="008010B8">
        <w:rPr>
          <w:sz w:val="23"/>
          <w:szCs w:val="23"/>
        </w:rPr>
        <w:t xml:space="preserve"> specifically </w:t>
      </w:r>
      <w:r w:rsidR="009B3AD6">
        <w:rPr>
          <w:sz w:val="23"/>
          <w:szCs w:val="23"/>
        </w:rPr>
        <w:t>with respect to how</w:t>
      </w:r>
      <w:r w:rsidR="009B3AD6" w:rsidRPr="008010B8">
        <w:rPr>
          <w:sz w:val="23"/>
          <w:szCs w:val="23"/>
        </w:rPr>
        <w:t xml:space="preserve"> affect (moral disgust/dehumanization) and identity shape deservingness perceptions differently in </w:t>
      </w:r>
      <w:r w:rsidR="009B3AD6">
        <w:rPr>
          <w:sz w:val="23"/>
          <w:szCs w:val="23"/>
        </w:rPr>
        <w:t xml:space="preserve">matters of deserving punishment versus deserving </w:t>
      </w:r>
      <w:commentRangeStart w:id="67"/>
      <w:commentRangeStart w:id="68"/>
      <w:r w:rsidR="009B3AD6">
        <w:rPr>
          <w:sz w:val="23"/>
          <w:szCs w:val="23"/>
        </w:rPr>
        <w:t>help</w:t>
      </w:r>
      <w:commentRangeEnd w:id="67"/>
      <w:r w:rsidR="009D39D5">
        <w:rPr>
          <w:rStyle w:val="CommentReference"/>
        </w:rPr>
        <w:commentReference w:id="67"/>
      </w:r>
      <w:commentRangeEnd w:id="68"/>
      <w:r w:rsidR="00A31EED">
        <w:rPr>
          <w:rStyle w:val="CommentReference"/>
        </w:rPr>
        <w:commentReference w:id="68"/>
      </w:r>
      <w:r w:rsidR="009D7A53">
        <w:rPr>
          <w:sz w:val="23"/>
          <w:szCs w:val="23"/>
        </w:rPr>
        <w:t>.</w:t>
      </w:r>
    </w:p>
    <w:p w14:paraId="1B98517C" w14:textId="77777777" w:rsidR="003E1D99" w:rsidRDefault="003E1D99" w:rsidP="003E1D99">
      <w:pPr>
        <w:spacing w:line="360" w:lineRule="auto"/>
        <w:rPr>
          <w:sz w:val="23"/>
          <w:szCs w:val="23"/>
        </w:rPr>
      </w:pPr>
    </w:p>
    <w:p w14:paraId="48D35591" w14:textId="49BB5E73" w:rsidR="00271F9D" w:rsidRPr="005D5C09" w:rsidRDefault="00271F9D" w:rsidP="003E1D99">
      <w:pPr>
        <w:spacing w:line="360" w:lineRule="auto"/>
        <w:rPr>
          <w:b/>
          <w:bCs/>
          <w:sz w:val="23"/>
          <w:szCs w:val="23"/>
        </w:rPr>
      </w:pPr>
      <w:r w:rsidRPr="005D5C09">
        <w:rPr>
          <w:b/>
          <w:bCs/>
          <w:sz w:val="23"/>
          <w:szCs w:val="23"/>
        </w:rPr>
        <w:t>Exposure: Social Networks &amp; Victims</w:t>
      </w:r>
    </w:p>
    <w:p w14:paraId="753CC487" w14:textId="49F52302" w:rsidR="009B04F5" w:rsidRDefault="003E1D99" w:rsidP="003E1D99">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w:t>
      </w:r>
      <w:r w:rsidR="009B04F5">
        <w:rPr>
          <w:sz w:val="23"/>
          <w:szCs w:val="23"/>
        </w:rPr>
        <w:t>shapes how people think about</w:t>
      </w:r>
      <w:ins w:id="69" w:author="Candis Watts Smith" w:date="2025-01-15T21:02:00Z" w16du:dateUtc="2025-01-16T02:02:00Z">
        <w:r w:rsidR="00F312B5">
          <w:rPr>
            <w:sz w:val="23"/>
            <w:szCs w:val="23"/>
          </w:rPr>
          <w:t xml:space="preserve"> </w:t>
        </w:r>
      </w:ins>
      <w:r w:rsidR="009B04F5">
        <w:rPr>
          <w:sz w:val="23"/>
          <w:szCs w:val="23"/>
        </w:rPr>
        <w:t xml:space="preserve">and what people think incarcerated individuals deserve. Personal impact may impact affective </w:t>
      </w:r>
      <w:r w:rsidR="001F659C">
        <w:rPr>
          <w:sz w:val="23"/>
          <w:szCs w:val="23"/>
        </w:rPr>
        <w:t>responses to carceral citizens</w:t>
      </w:r>
      <w:ins w:id="70" w:author="Candis Watts Smith" w:date="2025-01-15T21:03:00Z" w16du:dateUtc="2025-01-16T02:03:00Z">
        <w:r w:rsidR="00F312B5">
          <w:rPr>
            <w:sz w:val="23"/>
            <w:szCs w:val="23"/>
          </w:rPr>
          <w:t xml:space="preserve">. Personal impact can come in three </w:t>
        </w:r>
        <w:proofErr w:type="gramStart"/>
        <w:r w:rsidR="00F312B5">
          <w:rPr>
            <w:sz w:val="23"/>
            <w:szCs w:val="23"/>
          </w:rPr>
          <w:t>form</w:t>
        </w:r>
        <w:proofErr w:type="gramEnd"/>
        <w:r w:rsidR="00F312B5">
          <w:rPr>
            <w:sz w:val="23"/>
            <w:szCs w:val="23"/>
          </w:rPr>
          <w:t xml:space="preserve">:  being incarcerated, having social ties that include people in prison, and also being victimized. </w:t>
        </w:r>
      </w:ins>
      <w:del w:id="71" w:author="Candis Watts Smith" w:date="2025-01-15T21:03:00Z" w16du:dateUtc="2025-01-16T02:03:00Z">
        <w:r w:rsidR="001F659C" w:rsidDel="00F312B5">
          <w:rPr>
            <w:sz w:val="23"/>
            <w:szCs w:val="23"/>
          </w:rPr>
          <w:delText>,</w:delText>
        </w:r>
      </w:del>
      <w:r w:rsidR="001F659C">
        <w:rPr>
          <w:sz w:val="23"/>
          <w:szCs w:val="23"/>
        </w:rPr>
        <w:t xml:space="preserve"> </w:t>
      </w:r>
      <w:del w:id="72" w:author="Candis Watts Smith" w:date="2025-01-15T21:03:00Z" w16du:dateUtc="2025-01-16T02:03:00Z">
        <w:r w:rsidR="001F659C" w:rsidDel="00F312B5">
          <w:rPr>
            <w:sz w:val="23"/>
            <w:szCs w:val="23"/>
          </w:rPr>
          <w:delText xml:space="preserve">which </w:delText>
        </w:r>
      </w:del>
      <w:r w:rsidR="001F659C">
        <w:rPr>
          <w:sz w:val="23"/>
          <w:szCs w:val="23"/>
        </w:rPr>
        <w:t xml:space="preserve">I theorize </w:t>
      </w:r>
      <w:r w:rsidR="00F312B5">
        <w:rPr>
          <w:sz w:val="23"/>
          <w:szCs w:val="23"/>
        </w:rPr>
        <w:t xml:space="preserve">that personal impact </w:t>
      </w:r>
      <w:r w:rsidR="001F659C">
        <w:rPr>
          <w:sz w:val="23"/>
          <w:szCs w:val="23"/>
        </w:rPr>
        <w:t>play</w:t>
      </w:r>
      <w:r w:rsidR="00F312B5">
        <w:rPr>
          <w:sz w:val="23"/>
          <w:szCs w:val="23"/>
        </w:rPr>
        <w:t>s</w:t>
      </w:r>
      <w:r w:rsidR="001F659C">
        <w:rPr>
          <w:sz w:val="23"/>
          <w:szCs w:val="23"/>
        </w:rPr>
        <w:t xml:space="preserve"> a distinct role in deservingness perceptions in carceral contexts – and has important identity attributes of its own. </w:t>
      </w:r>
    </w:p>
    <w:p w14:paraId="16BBCCB4" w14:textId="77777777" w:rsidR="001F659C" w:rsidRDefault="001F659C" w:rsidP="003E1D99">
      <w:pPr>
        <w:spacing w:line="360" w:lineRule="auto"/>
        <w:rPr>
          <w:sz w:val="23"/>
          <w:szCs w:val="23"/>
        </w:rPr>
      </w:pPr>
    </w:p>
    <w:p w14:paraId="363B1003" w14:textId="4096DEB2" w:rsidR="001F659C" w:rsidRDefault="001F659C" w:rsidP="001F659C">
      <w:pPr>
        <w:spacing w:line="360" w:lineRule="auto"/>
        <w:rPr>
          <w:sz w:val="23"/>
          <w:szCs w:val="23"/>
        </w:rPr>
      </w:pPr>
      <w:r>
        <w:rPr>
          <w:sz w:val="23"/>
          <w:szCs w:val="23"/>
        </w:rPr>
        <w:t>CARIN mechanisms were developed to explain how people deal with uncertainty and discern between “helpers” and “freeloaders” (</w:t>
      </w:r>
      <w:r w:rsidR="00750782" w:rsidRPr="008010B8">
        <w:rPr>
          <w:sz w:val="23"/>
          <w:szCs w:val="23"/>
        </w:rPr>
        <w:t>Petersen 2012</w:t>
      </w:r>
      <w:r>
        <w:rPr>
          <w:sz w:val="23"/>
          <w:szCs w:val="23"/>
        </w:rPr>
        <w:t>).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w:t>
      </w:r>
      <w:proofErr w:type="spellStart"/>
      <w:r>
        <w:rPr>
          <w:sz w:val="23"/>
          <w:szCs w:val="23"/>
        </w:rPr>
        <w:t>Ellemers</w:t>
      </w:r>
      <w:proofErr w:type="spellEnd"/>
      <w:r>
        <w:rPr>
          <w:sz w:val="23"/>
          <w:szCs w:val="23"/>
        </w:rPr>
        <w:t xml:space="preserve"> 2017). </w:t>
      </w:r>
      <w:r w:rsidR="00F312B5">
        <w:rPr>
          <w:sz w:val="23"/>
          <w:szCs w:val="23"/>
        </w:rPr>
        <w:t>Disgust</w:t>
      </w:r>
      <w:r>
        <w:rPr>
          <w:sz w:val="23"/>
          <w:szCs w:val="23"/>
        </w:rPr>
        <w:t xml:space="preserve"> may override “CARIN” mechanisms. Alternatively, given assumptions of innate culpability, aggression, incompetence, and coldness (Rozin et al 2008, Fiske et al 2002), affective response</w:t>
      </w:r>
      <w:r w:rsidR="00F312B5">
        <w:rPr>
          <w:sz w:val="23"/>
          <w:szCs w:val="23"/>
        </w:rPr>
        <w:t>s</w:t>
      </w:r>
      <w:r>
        <w:rPr>
          <w:sz w:val="23"/>
          <w:szCs w:val="23"/>
        </w:rPr>
        <w:t xml:space="preserve"> could directly </w:t>
      </w:r>
      <w:r>
        <w:rPr>
          <w:sz w:val="23"/>
          <w:szCs w:val="23"/>
        </w:rPr>
        <w:lastRenderedPageBreak/>
        <w:t>inform a perception that the carceral citizen has total control</w:t>
      </w:r>
      <w:r w:rsidR="00F312B5">
        <w:rPr>
          <w:sz w:val="23"/>
          <w:szCs w:val="23"/>
        </w:rPr>
        <w:t xml:space="preserve"> of their status</w:t>
      </w:r>
      <w:r>
        <w:rPr>
          <w:sz w:val="23"/>
          <w:szCs w:val="23"/>
        </w:rPr>
        <w:t xml:space="preserve"> and thus</w:t>
      </w:r>
      <w:r w:rsidR="00F312B5">
        <w:rPr>
          <w:sz w:val="23"/>
          <w:szCs w:val="23"/>
        </w:rPr>
        <w:t xml:space="preserve"> have</w:t>
      </w:r>
      <w:r>
        <w:rPr>
          <w:sz w:val="23"/>
          <w:szCs w:val="23"/>
        </w:rPr>
        <w:t xml:space="preserve"> no need</w:t>
      </w:r>
      <w:r w:rsidR="00F312B5">
        <w:rPr>
          <w:sz w:val="23"/>
          <w:szCs w:val="23"/>
        </w:rPr>
        <w:t xml:space="preserve">, and further assumptions that incarcerated people are ungrateful (attitude) and unwilling to reciprocate; together, these assessments </w:t>
      </w:r>
      <w:r>
        <w:rPr>
          <w:sz w:val="23"/>
          <w:szCs w:val="23"/>
        </w:rPr>
        <w:t>translate into an undeserving status (Oorschot)</w:t>
      </w:r>
      <w:r w:rsidR="00F312B5">
        <w:rPr>
          <w:sz w:val="23"/>
          <w:szCs w:val="23"/>
        </w:rPr>
        <w:t xml:space="preserve">. </w:t>
      </w:r>
    </w:p>
    <w:p w14:paraId="6CA58961" w14:textId="77777777" w:rsidR="00A8616C" w:rsidRDefault="00A8616C" w:rsidP="001F659C">
      <w:pPr>
        <w:spacing w:line="360" w:lineRule="auto"/>
        <w:rPr>
          <w:sz w:val="23"/>
          <w:szCs w:val="23"/>
        </w:rPr>
      </w:pPr>
    </w:p>
    <w:p w14:paraId="78903D0D" w14:textId="57BBB265" w:rsidR="001F659C" w:rsidRDefault="00A8616C" w:rsidP="001F659C">
      <w:pPr>
        <w:spacing w:line="360" w:lineRule="auto"/>
        <w:rPr>
          <w:ins w:id="73" w:author="Candis Watts Smith" w:date="2025-01-15T21:09:00Z" w16du:dateUtc="2025-01-16T02:09:00Z"/>
          <w:sz w:val="23"/>
          <w:szCs w:val="23"/>
        </w:rPr>
      </w:pPr>
      <w:r>
        <w:rPr>
          <w:sz w:val="23"/>
          <w:szCs w:val="23"/>
        </w:rPr>
        <w:t>However, affect 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ins w:id="74" w:author="Candis Watts Smith" w:date="2025-01-15T21:10:00Z" w16du:dateUtc="2025-01-16T02:10:00Z">
        <w:r w:rsidR="00F312B5" w:rsidRPr="00F312B5">
          <w:rPr>
            <w:sz w:val="23"/>
            <w:szCs w:val="23"/>
          </w:rPr>
          <w:t xml:space="preserve"> </w:t>
        </w:r>
      </w:ins>
      <w:moveToRangeStart w:id="75" w:author="Candis Watts Smith" w:date="2025-01-15T21:10:00Z" w:name="move187867857"/>
      <w:moveTo w:id="76" w:author="Candis Watts Smith" w:date="2025-01-15T21:10:00Z" w16du:dateUtc="2025-01-16T02:10:00Z">
        <w:r w:rsidR="00F312B5">
          <w:rPr>
            <w:sz w:val="23"/>
            <w:szCs w:val="23"/>
          </w:rPr>
          <w:t xml:space="preserve">As in the CARIN literature, identity </w:t>
        </w:r>
        <w:del w:id="77" w:author="Candis Watts Smith" w:date="2025-01-15T21:10:00Z" w16du:dateUtc="2025-01-16T02:10:00Z">
          <w:r w:rsidR="00F312B5" w:rsidDel="00F312B5">
            <w:rPr>
              <w:sz w:val="23"/>
              <w:szCs w:val="23"/>
            </w:rPr>
            <w:delText xml:space="preserve">also </w:delText>
          </w:r>
        </w:del>
        <w:r w:rsidR="00F312B5">
          <w:rPr>
            <w:sz w:val="23"/>
            <w:szCs w:val="23"/>
          </w:rPr>
          <w:t xml:space="preserve">refers to the extent to which a target is perceived as proximate to one’s own group or identity. </w:t>
        </w:r>
      </w:moveTo>
      <w:moveToRangeEnd w:id="75"/>
      <w:r w:rsidR="00A62FC8">
        <w:rPr>
          <w:sz w:val="23"/>
          <w:szCs w:val="23"/>
        </w:rPr>
        <w:t xml:space="preserve"> </w:t>
      </w:r>
      <w:moveFromRangeStart w:id="78" w:author="Candis Watts Smith" w:date="2025-01-15T21:13:00Z" w:name="move187868025"/>
      <w:moveFrom w:id="79" w:author="Candis Watts Smith" w:date="2025-01-15T21:13:00Z" w16du:dateUtc="2025-01-16T02:13:00Z">
        <w:r w:rsidR="00A62FC8" w:rsidDel="00F312B5">
          <w:rPr>
            <w:sz w:val="23"/>
            <w:szCs w:val="23"/>
          </w:rPr>
          <w:t>I suggest identity may mediate affect.</w:t>
        </w:r>
        <w:r w:rsidR="009D5185" w:rsidDel="00F312B5">
          <w:rPr>
            <w:sz w:val="23"/>
            <w:szCs w:val="23"/>
          </w:rPr>
          <w:t xml:space="preserve"> </w:t>
        </w:r>
      </w:moveFrom>
      <w:moveFromRangeEnd w:id="78"/>
      <w:ins w:id="80" w:author="Candis Watts Smith" w:date="2025-01-15T21:11:00Z" w16du:dateUtc="2025-01-16T02:11:00Z">
        <w:r w:rsidR="00F312B5">
          <w:rPr>
            <w:sz w:val="23"/>
            <w:szCs w:val="23"/>
          </w:rPr>
          <w:t>I offer that i</w:t>
        </w:r>
      </w:ins>
      <w:del w:id="81" w:author="Candis Watts Smith" w:date="2025-01-15T21:11:00Z" w16du:dateUtc="2025-01-16T02:11:00Z">
        <w:r w:rsidR="009D5185" w:rsidDel="00F312B5">
          <w:rPr>
            <w:sz w:val="23"/>
            <w:szCs w:val="23"/>
          </w:rPr>
          <w:delText>I</w:delText>
        </w:r>
      </w:del>
      <w:r w:rsidR="00A62FC8">
        <w:rPr>
          <w:sz w:val="23"/>
          <w:szCs w:val="23"/>
        </w:rPr>
        <w:t>dentity</w:t>
      </w:r>
      <w:ins w:id="82" w:author="Candis Watts Smith" w:date="2025-01-15T21:11:00Z" w16du:dateUtc="2025-01-16T02:11:00Z">
        <w:r w:rsidR="00F312B5">
          <w:rPr>
            <w:sz w:val="23"/>
            <w:szCs w:val="23"/>
          </w:rPr>
          <w:t xml:space="preserve"> </w:t>
        </w:r>
      </w:ins>
      <w:ins w:id="83" w:author="Candis Watts Smith" w:date="2025-01-15T21:14:00Z" w16du:dateUtc="2025-01-16T02:14:00Z">
        <w:r w:rsidR="00CE3EBE">
          <w:rPr>
            <w:sz w:val="23"/>
            <w:szCs w:val="23"/>
          </w:rPr>
          <w:t>should also</w:t>
        </w:r>
      </w:ins>
      <w:r w:rsidR="00A62FC8">
        <w:rPr>
          <w:sz w:val="23"/>
          <w:szCs w:val="23"/>
        </w:rPr>
        <w:t xml:space="preserve"> refer</w:t>
      </w:r>
      <w:del w:id="84" w:author="Candis Watts Smith" w:date="2025-01-15T21:14:00Z" w16du:dateUtc="2025-01-16T02:14:00Z">
        <w:r w:rsidR="00A62FC8" w:rsidDel="00CE3EBE">
          <w:rPr>
            <w:sz w:val="23"/>
            <w:szCs w:val="23"/>
          </w:rPr>
          <w:delText>s</w:delText>
        </w:r>
      </w:del>
      <w:r w:rsidR="00A62FC8">
        <w:rPr>
          <w:sz w:val="23"/>
          <w:szCs w:val="23"/>
        </w:rPr>
        <w:t xml:space="preserve"> to </w:t>
      </w:r>
      <w:del w:id="85" w:author="Candis Watts Smith" w:date="2025-01-15T21:12:00Z" w16du:dateUtc="2025-01-16T02:12:00Z">
        <w:r w:rsidR="00A62FC8" w:rsidDel="00F312B5">
          <w:rPr>
            <w:sz w:val="23"/>
            <w:szCs w:val="23"/>
          </w:rPr>
          <w:delText xml:space="preserve">both </w:delText>
        </w:r>
      </w:del>
      <w:r w:rsidR="00A62FC8">
        <w:rPr>
          <w:sz w:val="23"/>
          <w:szCs w:val="23"/>
        </w:rPr>
        <w:t>the identity of the carceral citizen</w:t>
      </w:r>
      <w:ins w:id="86" w:author="Candis Watts Smith" w:date="2025-01-15T21:13:00Z" w16du:dateUtc="2025-01-16T02:13:00Z">
        <w:r w:rsidR="00CE3EBE">
          <w:rPr>
            <w:sz w:val="23"/>
            <w:szCs w:val="23"/>
          </w:rPr>
          <w:t xml:space="preserve">, and in particular, what </w:t>
        </w:r>
      </w:ins>
      <w:del w:id="87" w:author="Candis Watts Smith" w:date="2025-01-15T21:13:00Z" w16du:dateUtc="2025-01-16T02:13:00Z">
        <w:r w:rsidR="00A62FC8" w:rsidDel="00CE3EBE">
          <w:rPr>
            <w:sz w:val="23"/>
            <w:szCs w:val="23"/>
          </w:rPr>
          <w:delText xml:space="preserve"> – how they are constructed, or of which </w:delText>
        </w:r>
      </w:del>
      <w:r w:rsidR="00A62FC8">
        <w:rPr>
          <w:sz w:val="23"/>
          <w:szCs w:val="23"/>
        </w:rPr>
        <w:t>“carceral subset” they are a part</w:t>
      </w:r>
      <w:commentRangeStart w:id="88"/>
      <w:ins w:id="89" w:author="Candis Watts Smith" w:date="2025-01-15T21:14:00Z" w16du:dateUtc="2025-01-16T02:14:00Z">
        <w:r w:rsidR="00CE3EBE">
          <w:rPr>
            <w:sz w:val="23"/>
            <w:szCs w:val="23"/>
          </w:rPr>
          <w:t xml:space="preserve"> as well as a whether the evaluator is directly impacted by the carceral system</w:t>
        </w:r>
        <w:r w:rsidR="00CE3EBE" w:rsidRPr="00CE3EBE">
          <w:rPr>
            <w:strike/>
            <w:sz w:val="23"/>
            <w:szCs w:val="23"/>
          </w:rPr>
          <w:t xml:space="preserve"> </w:t>
        </w:r>
        <w:r w:rsidR="00CE3EBE">
          <w:rPr>
            <w:strike/>
            <w:sz w:val="23"/>
            <w:szCs w:val="23"/>
          </w:rPr>
          <w:t>.</w:t>
        </w:r>
      </w:ins>
      <w:ins w:id="90" w:author="Candis Watts Smith" w:date="2025-01-15T21:10:00Z" w16du:dateUtc="2025-01-16T02:10:00Z">
        <w:r w:rsidR="00F312B5" w:rsidRPr="00F312B5">
          <w:rPr>
            <w:strike/>
            <w:sz w:val="23"/>
            <w:szCs w:val="23"/>
            <w:rPrChange w:id="91" w:author="Candis Watts Smith" w:date="2025-01-15T21:12:00Z" w16du:dateUtc="2025-01-16T02:12:00Z">
              <w:rPr>
                <w:sz w:val="23"/>
                <w:szCs w:val="23"/>
              </w:rPr>
            </w:rPrChange>
          </w:rPr>
          <w:t>--</w:t>
        </w:r>
      </w:ins>
      <w:del w:id="92" w:author="Candis Watts Smith" w:date="2025-01-15T21:10:00Z" w16du:dateUtc="2025-01-16T02:10:00Z">
        <w:r w:rsidR="00A62FC8" w:rsidRPr="00F312B5" w:rsidDel="00F312B5">
          <w:rPr>
            <w:strike/>
            <w:sz w:val="23"/>
            <w:szCs w:val="23"/>
            <w:rPrChange w:id="93" w:author="Candis Watts Smith" w:date="2025-01-15T21:12:00Z" w16du:dateUtc="2025-01-16T02:12:00Z">
              <w:rPr>
                <w:sz w:val="23"/>
                <w:szCs w:val="23"/>
              </w:rPr>
            </w:rPrChange>
          </w:rPr>
          <w:delText>,</w:delText>
        </w:r>
      </w:del>
      <w:r w:rsidR="00A62FC8" w:rsidRPr="00F312B5">
        <w:rPr>
          <w:strike/>
          <w:sz w:val="23"/>
          <w:szCs w:val="23"/>
          <w:rPrChange w:id="94" w:author="Candis Watts Smith" w:date="2025-01-15T21:12:00Z" w16du:dateUtc="2025-01-16T02:12:00Z">
            <w:rPr>
              <w:sz w:val="23"/>
              <w:szCs w:val="23"/>
            </w:rPr>
          </w:rPrChange>
        </w:rPr>
        <w:t xml:space="preserve"> and to the identity of the evaluator</w:t>
      </w:r>
      <w:commentRangeEnd w:id="88"/>
      <w:r w:rsidR="00CE3EBE">
        <w:rPr>
          <w:rStyle w:val="CommentReference"/>
        </w:rPr>
        <w:commentReference w:id="88"/>
      </w:r>
      <w:r w:rsidR="009D5185">
        <w:rPr>
          <w:sz w:val="23"/>
          <w:szCs w:val="23"/>
        </w:rPr>
        <w:t xml:space="preserve">. </w:t>
      </w:r>
      <w:moveToRangeStart w:id="95" w:author="Candis Watts Smith" w:date="2025-01-15T21:13:00Z" w:name="move187868025"/>
      <w:moveTo w:id="96" w:author="Candis Watts Smith" w:date="2025-01-15T21:13:00Z" w16du:dateUtc="2025-01-16T02:13:00Z">
        <w:r w:rsidR="00CE3EBE">
          <w:rPr>
            <w:sz w:val="23"/>
            <w:szCs w:val="23"/>
          </w:rPr>
          <w:t xml:space="preserve">I suggest identity may mediate affect. </w:t>
        </w:r>
      </w:moveTo>
      <w:moveFromRangeStart w:id="97" w:author="Candis Watts Smith" w:date="2025-01-15T21:10:00Z" w:name="move187867857"/>
      <w:moveToRangeEnd w:id="95"/>
      <w:moveFrom w:id="98" w:author="Candis Watts Smith" w:date="2025-01-15T21:10:00Z" w16du:dateUtc="2025-01-16T02:10:00Z">
        <w:r w:rsidR="009D5185" w:rsidDel="00F312B5">
          <w:rPr>
            <w:sz w:val="23"/>
            <w:szCs w:val="23"/>
          </w:rPr>
          <w:t xml:space="preserve">As in the CARIN literature, identity also refers to the extent to which a target is perceived as proximate to one’s own group or identity. </w:t>
        </w:r>
      </w:moveFrom>
      <w:moveFromRangeEnd w:id="97"/>
      <w:del w:id="99" w:author="Candis Watts Smith" w:date="2025-01-15T21:14:00Z" w16du:dateUtc="2025-01-16T02:14:00Z">
        <w:r w:rsidR="009D5185" w:rsidDel="00CE3EBE">
          <w:rPr>
            <w:sz w:val="23"/>
            <w:szCs w:val="23"/>
          </w:rPr>
          <w:delText xml:space="preserve">For that dimension and others, a whether the evaluator is directly impacted by the carceral system is particularly important. </w:delText>
        </w:r>
      </w:del>
    </w:p>
    <w:p w14:paraId="30122F07" w14:textId="77777777" w:rsidR="00F312B5" w:rsidRDefault="00F312B5" w:rsidP="001F659C">
      <w:pPr>
        <w:spacing w:line="360" w:lineRule="auto"/>
        <w:rPr>
          <w:sz w:val="23"/>
          <w:szCs w:val="23"/>
        </w:rPr>
      </w:pPr>
    </w:p>
    <w:p w14:paraId="5CB3B647" w14:textId="67D020A2" w:rsidR="001F659C" w:rsidRDefault="009D5185" w:rsidP="001F659C">
      <w:pPr>
        <w:spacing w:line="360" w:lineRule="auto"/>
        <w:rPr>
          <w:sz w:val="23"/>
          <w:szCs w:val="23"/>
        </w:rPr>
      </w:pPr>
      <w:r>
        <w:rPr>
          <w:sz w:val="23"/>
          <w:szCs w:val="23"/>
        </w:rPr>
        <w:t>I</w:t>
      </w:r>
      <w:r w:rsidR="009F7F53">
        <w:rPr>
          <w:sz w:val="23"/>
          <w:szCs w:val="23"/>
        </w:rPr>
        <w:t xml:space="preserve">mpacted groups’ perceptions might involve a different – if only muted – affective response.  </w:t>
      </w:r>
    </w:p>
    <w:p w14:paraId="3D7AB719" w14:textId="37844540" w:rsidR="003E1D99" w:rsidRPr="008010B8" w:rsidRDefault="009F7F53" w:rsidP="003E1D99">
      <w:pPr>
        <w:spacing w:line="360" w:lineRule="auto"/>
        <w:rPr>
          <w:sz w:val="23"/>
          <w:szCs w:val="23"/>
        </w:rPr>
      </w:pPr>
      <w:r>
        <w:rPr>
          <w:sz w:val="23"/>
          <w:szCs w:val="23"/>
        </w:rPr>
        <w:t>People</w:t>
      </w:r>
      <w:r w:rsidR="003E1D99" w:rsidRPr="008010B8">
        <w:rPr>
          <w:sz w:val="23"/>
          <w:szCs w:val="23"/>
        </w:rPr>
        <w:t xml:space="preserve"> with incarcerated family members or friends </w:t>
      </w:r>
      <w:r w:rsidR="00CE3EBE">
        <w:rPr>
          <w:sz w:val="23"/>
          <w:szCs w:val="23"/>
        </w:rPr>
        <w:t xml:space="preserve">may rely less on </w:t>
      </w:r>
      <w:r w:rsidR="003E1D99" w:rsidRPr="008010B8">
        <w:rPr>
          <w:sz w:val="23"/>
          <w:szCs w:val="23"/>
        </w:rPr>
        <w:t>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sidR="003E1D99">
        <w:rPr>
          <w:sz w:val="23"/>
          <w:szCs w:val="23"/>
        </w:rPr>
        <w:t xml:space="preserve"> and people</w:t>
      </w:r>
      <w:r w:rsidR="003E1D99" w:rsidRPr="008010B8">
        <w:rPr>
          <w:sz w:val="23"/>
          <w:szCs w:val="23"/>
        </w:rPr>
        <w:t xml:space="preserve">. </w:t>
      </w:r>
      <w:r w:rsidR="00CE3EBE">
        <w:rPr>
          <w:sz w:val="23"/>
          <w:szCs w:val="23"/>
        </w:rPr>
        <w:t>A</w:t>
      </w:r>
      <w:r w:rsidR="003E1D99" w:rsidRPr="008010B8">
        <w:rPr>
          <w:sz w:val="23"/>
          <w:szCs w:val="23"/>
        </w:rPr>
        <w:t xml:space="preserve"> more intimate knowledge of systemic drivers of incarceration and realities of conditions of confinement, or the myriad costs incurred by families of the incarcerated, may shape perceptions of need, control, attitude and reciprocity</w:t>
      </w:r>
      <w:r w:rsidR="00CE3EBE">
        <w:rPr>
          <w:sz w:val="23"/>
          <w:szCs w:val="23"/>
        </w:rPr>
        <w:t xml:space="preserve">. Closeness to the group may, to </w:t>
      </w:r>
      <w:r w:rsidR="003E1D99" w:rsidRPr="008010B8">
        <w:rPr>
          <w:sz w:val="23"/>
          <w:szCs w:val="23"/>
        </w:rPr>
        <w:t>some degree</w:t>
      </w:r>
      <w:ins w:id="100" w:author="Candis Watts Smith" w:date="2025-01-15T21:20:00Z" w16du:dateUtc="2025-01-16T02:20:00Z">
        <w:r w:rsidR="00CE3EBE">
          <w:rPr>
            <w:sz w:val="23"/>
            <w:szCs w:val="23"/>
          </w:rPr>
          <w:t>,</w:t>
        </w:r>
      </w:ins>
      <w:r w:rsidR="003E1D99" w:rsidRPr="008010B8">
        <w:rPr>
          <w:sz w:val="23"/>
          <w:szCs w:val="23"/>
        </w:rPr>
        <w:t xml:space="preserve"> reduce susceptibility to information scarcity (Lee, Porter, and Comfort 2014, Christian et al. 2019). </w:t>
      </w:r>
      <w:r w:rsidR="008A19A3">
        <w:rPr>
          <w:sz w:val="23"/>
          <w:szCs w:val="23"/>
        </w:rPr>
        <w:t xml:space="preserve"> </w:t>
      </w:r>
      <w:r>
        <w:rPr>
          <w:sz w:val="23"/>
          <w:szCs w:val="23"/>
        </w:rPr>
        <w:t>Further, “acceptable” punitiveness has changed over time and across contexts (Foucault 1975), and it is important to people to be perceived as moral, particularly by their in-group (</w:t>
      </w:r>
      <w:r w:rsidR="00735B65">
        <w:rPr>
          <w:sz w:val="23"/>
          <w:szCs w:val="23"/>
        </w:rPr>
        <w:t>CITE</w:t>
      </w:r>
      <w:r>
        <w:rPr>
          <w:sz w:val="23"/>
          <w:szCs w:val="23"/>
        </w:rPr>
        <w:t>), suggesting that being</w:t>
      </w:r>
      <w:ins w:id="101" w:author="Candis Watts Smith" w:date="2025-01-15T21:21:00Z" w16du:dateUtc="2025-01-16T02:21:00Z">
        <w:r w:rsidR="00CE3EBE">
          <w:rPr>
            <w:sz w:val="23"/>
            <w:szCs w:val="23"/>
          </w:rPr>
          <w:t xml:space="preserve"> ????</w:t>
        </w:r>
      </w:ins>
      <w:r>
        <w:rPr>
          <w:sz w:val="23"/>
          <w:szCs w:val="23"/>
        </w:rPr>
        <w:t xml:space="preserve"> may experience reflexivity in reaction to their own disgust directed at another person, and ashamed. </w:t>
      </w:r>
      <w:r w:rsidR="00C02C4B">
        <w:rPr>
          <w:sz w:val="23"/>
          <w:szCs w:val="23"/>
        </w:rPr>
        <w:t>Knowing and closeness with people who are or have been incarcerated</w:t>
      </w:r>
      <w:r>
        <w:rPr>
          <w:sz w:val="23"/>
          <w:szCs w:val="23"/>
        </w:rPr>
        <w:t xml:space="preserve"> </w:t>
      </w:r>
      <w:r w:rsidR="00C02C4B">
        <w:rPr>
          <w:sz w:val="23"/>
          <w:szCs w:val="23"/>
        </w:rPr>
        <w:t xml:space="preserve">could generate this shame in response to one’s own disgusted or punitive reaction </w:t>
      </w:r>
      <w:commentRangeStart w:id="102"/>
      <w:r w:rsidR="00C02C4B">
        <w:rPr>
          <w:sz w:val="23"/>
          <w:szCs w:val="23"/>
        </w:rPr>
        <w:t>(Heffner and Feldman Hall 2019)</w:t>
      </w:r>
      <w:commentRangeEnd w:id="102"/>
      <w:r w:rsidR="00C02C4B">
        <w:rPr>
          <w:rStyle w:val="CommentReference"/>
        </w:rPr>
        <w:commentReference w:id="102"/>
      </w:r>
    </w:p>
    <w:p w14:paraId="27CF04A3" w14:textId="77777777" w:rsidR="003E1D99" w:rsidRPr="008010B8" w:rsidRDefault="003E1D99" w:rsidP="003E1D99">
      <w:pPr>
        <w:spacing w:line="360" w:lineRule="auto"/>
        <w:rPr>
          <w:sz w:val="23"/>
          <w:szCs w:val="23"/>
        </w:rPr>
      </w:pPr>
    </w:p>
    <w:p w14:paraId="189264E1" w14:textId="77777777" w:rsidR="00040B41" w:rsidRDefault="003E1D99" w:rsidP="003E1D99">
      <w:pPr>
        <w:spacing w:line="360" w:lineRule="auto"/>
        <w:rPr>
          <w:ins w:id="103" w:author="Candis Watts Smith" w:date="2025-01-15T21:23:00Z" w16du:dateUtc="2025-01-16T02:23:00Z"/>
          <w:sz w:val="23"/>
          <w:szCs w:val="23"/>
        </w:rPr>
      </w:pPr>
      <w:commentRangeStart w:id="104"/>
      <w:r w:rsidRPr="008010B8">
        <w:rPr>
          <w:sz w:val="23"/>
          <w:szCs w:val="23"/>
        </w:rPr>
        <w:t xml:space="preserve">While victims’ </w:t>
      </w:r>
      <w:commentRangeEnd w:id="104"/>
      <w:r w:rsidR="00271F9D">
        <w:rPr>
          <w:rStyle w:val="CommentReference"/>
        </w:rPr>
        <w:commentReference w:id="104"/>
      </w:r>
      <w:r w:rsidRPr="008010B8">
        <w:rPr>
          <w:sz w:val="23"/>
          <w:szCs w:val="23"/>
        </w:rPr>
        <w:t xml:space="preserve">rights groups are often portrayed as drivers of punitive policy, I expect that many victims (particularly of violent crime) have different judgements about what incarcerated people </w:t>
      </w:r>
      <w:r w:rsidRPr="008010B8">
        <w:rPr>
          <w:sz w:val="23"/>
          <w:szCs w:val="23"/>
        </w:rPr>
        <w:lastRenderedPageBreak/>
        <w:t xml:space="preserve">deserve and policy that that narrative might suggest. </w:t>
      </w:r>
      <w:r w:rsidR="008A19A3">
        <w:rPr>
          <w:sz w:val="23"/>
          <w:szCs w:val="23"/>
        </w:rPr>
        <w:t>Perceptions may substantively differ between victims themselves, and friends and family of victims</w:t>
      </w:r>
      <w:r w:rsidR="006A32FA">
        <w:rPr>
          <w:sz w:val="23"/>
          <w:szCs w:val="23"/>
        </w:rPr>
        <w:t>.</w:t>
      </w:r>
      <w:r w:rsidR="008A19A3">
        <w:rPr>
          <w:sz w:val="23"/>
          <w:szCs w:val="23"/>
        </w:rPr>
        <w:t xml:space="preserve"> </w:t>
      </w:r>
      <w:r>
        <w:rPr>
          <w:sz w:val="23"/>
          <w:szCs w:val="23"/>
        </w:rPr>
        <w:t>While being victimized is traumatic and can certainly invoke anger, contempt, and disgust</w:t>
      </w:r>
      <w:ins w:id="105" w:author="Candis Watts Smith" w:date="2025-01-15T21:22:00Z" w16du:dateUtc="2025-01-16T02:22:00Z">
        <w:r w:rsidR="00CE3EBE">
          <w:rPr>
            <w:sz w:val="23"/>
            <w:szCs w:val="23"/>
          </w:rPr>
          <w:t>,</w:t>
        </w:r>
      </w:ins>
      <w:r>
        <w:rPr>
          <w:sz w:val="23"/>
          <w:szCs w:val="23"/>
        </w:rPr>
        <w:t xml:space="preserve"> it also may necessitate time </w:t>
      </w:r>
      <w:r w:rsidRPr="008010B8">
        <w:rPr>
          <w:sz w:val="23"/>
          <w:szCs w:val="23"/>
        </w:rPr>
        <w:t>considering offenders, culpability, and fair redress</w:t>
      </w:r>
      <w:r>
        <w:rPr>
          <w:sz w:val="23"/>
          <w:szCs w:val="23"/>
        </w:rPr>
        <w:t xml:space="preserve"> – and more situational notions of culpability or a humanized ‘criminal.’ </w:t>
      </w:r>
    </w:p>
    <w:p w14:paraId="4F7AF88E" w14:textId="77777777" w:rsidR="00040B41" w:rsidRDefault="00040B41" w:rsidP="003E1D99">
      <w:pPr>
        <w:spacing w:line="360" w:lineRule="auto"/>
        <w:rPr>
          <w:ins w:id="106" w:author="Candis Watts Smith" w:date="2025-01-15T21:23:00Z" w16du:dateUtc="2025-01-16T02:23:00Z"/>
          <w:sz w:val="23"/>
          <w:szCs w:val="23"/>
        </w:rPr>
      </w:pPr>
    </w:p>
    <w:p w14:paraId="4BF1B0CA" w14:textId="629330B4" w:rsidR="003E1D99" w:rsidRDefault="003E1D99" w:rsidP="003E1D99">
      <w:pPr>
        <w:spacing w:line="360" w:lineRule="auto"/>
        <w:rPr>
          <w:sz w:val="23"/>
          <w:szCs w:val="23"/>
        </w:rPr>
      </w:pPr>
      <w:r>
        <w:rPr>
          <w:sz w:val="23"/>
          <w:szCs w:val="23"/>
        </w:rPr>
        <w:t>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if not false binar</w:t>
      </w:r>
      <w:ins w:id="107" w:author="Candis Watts Smith" w:date="2025-01-15T21:22:00Z" w16du:dateUtc="2025-01-16T02:22:00Z">
        <w:r w:rsidR="00040B41">
          <w:rPr>
            <w:sz w:val="23"/>
            <w:szCs w:val="23"/>
          </w:rPr>
          <w:t>y. A</w:t>
        </w:r>
      </w:ins>
      <w:r w:rsidRPr="008010B8">
        <w:rPr>
          <w:sz w:val="23"/>
          <w:szCs w:val="23"/>
        </w:rPr>
        <w:t>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040B41">
        <w:rPr>
          <w:sz w:val="23"/>
          <w:szCs w:val="23"/>
        </w:rPr>
        <w:t>. W</w:t>
      </w:r>
      <w:r w:rsidRPr="008010B8">
        <w:rPr>
          <w:sz w:val="23"/>
          <w:szCs w:val="23"/>
        </w:rPr>
        <w:t>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victims of violent crime may also be more likely to have social ties that exten</w:t>
      </w:r>
      <w:r w:rsidR="00735B65">
        <w:rPr>
          <w:sz w:val="23"/>
          <w:szCs w:val="23"/>
        </w:rPr>
        <w:t>d</w:t>
      </w:r>
      <w:r w:rsidRPr="008010B8">
        <w:rPr>
          <w:sz w:val="23"/>
          <w:szCs w:val="23"/>
        </w:rPr>
        <w:t xml:space="preserve"> beyond prison walls. </w:t>
      </w:r>
    </w:p>
    <w:p w14:paraId="12180B7B" w14:textId="77777777" w:rsidR="003E1D99" w:rsidRPr="008010B8" w:rsidRDefault="003E1D99" w:rsidP="003E1D99">
      <w:pPr>
        <w:spacing w:line="360" w:lineRule="auto"/>
        <w:rPr>
          <w:sz w:val="23"/>
          <w:szCs w:val="23"/>
        </w:rPr>
      </w:pPr>
    </w:p>
    <w:p w14:paraId="3F7D15D8" w14:textId="6A27C621" w:rsidR="003E1D99" w:rsidRPr="008010B8" w:rsidRDefault="003E1D99" w:rsidP="003E1D99">
      <w:pPr>
        <w:spacing w:line="360" w:lineRule="auto"/>
        <w:rPr>
          <w:sz w:val="23"/>
          <w:szCs w:val="23"/>
        </w:rPr>
      </w:pPr>
      <w:commentRangeStart w:id="108"/>
      <w:r w:rsidRPr="008010B8">
        <w:rPr>
          <w:sz w:val="23"/>
          <w:szCs w:val="23"/>
        </w:rPr>
        <w:t>That both victims and incarcerated social networks may evaluate carceral citizens as more deserving, and more supportive of policy, is supported by evidence that being victimized does not cause increased support for harsher punishment (</w:t>
      </w:r>
      <w:proofErr w:type="spellStart"/>
      <w:r w:rsidRPr="008010B8">
        <w:rPr>
          <w:sz w:val="23"/>
          <w:szCs w:val="23"/>
        </w:rPr>
        <w:t>Kleck</w:t>
      </w:r>
      <w:proofErr w:type="spellEnd"/>
      <w:r w:rsidRPr="008010B8">
        <w:rPr>
          <w:sz w:val="23"/>
          <w:szCs w:val="23"/>
        </w:rPr>
        <w:t xml:space="preserve"> and Jackson 2016)</w:t>
      </w:r>
      <w:r w:rsidR="00E64E50">
        <w:rPr>
          <w:sz w:val="23"/>
          <w:szCs w:val="23"/>
        </w:rPr>
        <w:t xml:space="preserve"> and instead increases support for policies that are not only rehabilitative but address “root causes” of crime (ASJ 2024).</w:t>
      </w:r>
      <w:commentRangeEnd w:id="108"/>
      <w:r w:rsidR="00040B41">
        <w:rPr>
          <w:rStyle w:val="CommentReference"/>
        </w:rPr>
        <w:commentReference w:id="108"/>
      </w:r>
      <w:r w:rsidRPr="008010B8">
        <w:rPr>
          <w:sz w:val="23"/>
          <w:szCs w:val="23"/>
        </w:rPr>
        <w:t xml:space="preserve"> </w:t>
      </w:r>
      <w:commentRangeStart w:id="109"/>
      <w:r w:rsidR="00E64E50">
        <w:rPr>
          <w:sz w:val="23"/>
          <w:szCs w:val="23"/>
        </w:rPr>
        <w:t xml:space="preserve">It is also </w:t>
      </w:r>
      <w:commentRangeEnd w:id="109"/>
      <w:r w:rsidR="00040B41">
        <w:rPr>
          <w:rStyle w:val="CommentReference"/>
        </w:rPr>
        <w:commentReference w:id="109"/>
      </w:r>
      <w:r w:rsidR="00E64E50">
        <w:rPr>
          <w:sz w:val="23"/>
          <w:szCs w:val="23"/>
        </w:rPr>
        <w:t>supported by</w:t>
      </w:r>
      <w:ins w:id="110" w:author="Candis Watts Smith" w:date="2025-01-15T21:26:00Z" w16du:dateUtc="2025-01-16T02:26:00Z">
        <w:r w:rsidR="00040B41">
          <w:rPr>
            <w:sz w:val="23"/>
            <w:szCs w:val="23"/>
          </w:rPr>
          <w:t xml:space="preserve"> a?</w:t>
        </w:r>
      </w:ins>
      <w:r w:rsidRPr="008010B8">
        <w:rPr>
          <w:sz w:val="23"/>
          <w:szCs w:val="23"/>
        </w:rPr>
        <w:t xml:space="preserve">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428C7859" w:rsidR="003E1D99" w:rsidRDefault="003E1D99" w:rsidP="003E1D99">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w:t>
      </w:r>
      <w:r w:rsidR="004A5D38">
        <w:rPr>
          <w:sz w:val="23"/>
          <w:szCs w:val="23"/>
        </w:rPr>
        <w:t xml:space="preserve">Jefferson 2019, </w:t>
      </w:r>
      <w:r>
        <w:rPr>
          <w:sz w:val="23"/>
          <w:szCs w:val="23"/>
        </w:rPr>
        <w:t xml:space="preserve">Bonilla-Silva 2003, </w:t>
      </w:r>
      <w:r w:rsidR="00F42DAA">
        <w:rPr>
          <w:sz w:val="23"/>
          <w:szCs w:val="23"/>
        </w:rPr>
        <w:t xml:space="preserve">Jackman 1994, </w:t>
      </w:r>
      <w:r>
        <w:rPr>
          <w:sz w:val="23"/>
          <w:szCs w:val="23"/>
        </w:rPr>
        <w:t>Fanon</w:t>
      </w:r>
      <w:r w:rsidR="001E65B2">
        <w:rPr>
          <w:sz w:val="23"/>
          <w:szCs w:val="23"/>
        </w:rPr>
        <w:t xml:space="preserve"> 195</w:t>
      </w:r>
      <w:r w:rsidR="004A5D38">
        <w:rPr>
          <w:sz w:val="23"/>
          <w:szCs w:val="23"/>
        </w:rPr>
        <w:t>2</w:t>
      </w:r>
      <w:r>
        <w:rPr>
          <w:sz w:val="23"/>
          <w:szCs w:val="23"/>
        </w:rPr>
        <w:t>).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expect impacted groups to be entirely unreactive to differences between groups of carcel</w:t>
      </w:r>
      <w:r w:rsidR="00040B41">
        <w:rPr>
          <w:sz w:val="23"/>
          <w:szCs w:val="23"/>
        </w:rPr>
        <w:t xml:space="preserve"> citizens, </w:t>
      </w:r>
      <w:r>
        <w:rPr>
          <w:sz w:val="23"/>
          <w:szCs w:val="23"/>
        </w:rPr>
        <w:t xml:space="preserve">I </w:t>
      </w:r>
      <w:r>
        <w:rPr>
          <w:sz w:val="23"/>
          <w:szCs w:val="23"/>
        </w:rPr>
        <w:lastRenderedPageBreak/>
        <w:t>do</w:t>
      </w:r>
      <w:r w:rsidRPr="008010B8">
        <w:rPr>
          <w:sz w:val="23"/>
          <w:szCs w:val="23"/>
        </w:rPr>
        <w:t xml:space="preserve"> expect</w:t>
      </w:r>
      <w:r w:rsidR="00040B41">
        <w:rPr>
          <w:sz w:val="23"/>
          <w:szCs w:val="23"/>
        </w:rPr>
        <w:t xml:space="preserve"> to find that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w:t>
      </w:r>
      <w:del w:id="111" w:author="Candis Watts Smith" w:date="2025-01-15T21:28:00Z" w16du:dateUtc="2025-01-16T02:28:00Z">
        <w:r w:rsidDel="00040B41">
          <w:rPr>
            <w:sz w:val="23"/>
            <w:szCs w:val="23"/>
          </w:rPr>
          <w:delText>– both help and punishment – that are less reflective of overall deservingness perceptions</w:delText>
        </w:r>
      </w:del>
      <w:ins w:id="112" w:author="Candis Watts Smith" w:date="2025-01-15T21:28:00Z" w16du:dateUtc="2025-01-16T02:28:00Z">
        <w:r w:rsidR="00040B41">
          <w:rPr>
            <w:sz w:val="23"/>
            <w:szCs w:val="23"/>
          </w:rPr>
          <w:t>in comparison to XXXX</w:t>
        </w:r>
      </w:ins>
      <w:r>
        <w:rPr>
          <w:sz w:val="23"/>
          <w:szCs w:val="23"/>
        </w:rPr>
        <w:t xml:space="preserve">. </w:t>
      </w:r>
      <w:commentRangeStart w:id="113"/>
      <w:r>
        <w:rPr>
          <w:sz w:val="23"/>
          <w:szCs w:val="23"/>
        </w:rPr>
        <w:t xml:space="preserve">In other words, people impacted by the carceral system, I expect, have more nuanced views of deservingness, in that they </w:t>
      </w:r>
      <w:proofErr w:type="gramStart"/>
      <w:r>
        <w:rPr>
          <w:sz w:val="23"/>
          <w:szCs w:val="23"/>
        </w:rPr>
        <w:t>are able to</w:t>
      </w:r>
      <w:proofErr w:type="gramEnd"/>
      <w:r>
        <w:rPr>
          <w:sz w:val="23"/>
          <w:szCs w:val="23"/>
        </w:rPr>
        <w:t xml:space="preserve"> separate an aggregate, affect driven perception of criminals ‘</w:t>
      </w:r>
      <w:r w:rsidR="00735B65">
        <w:rPr>
          <w:sz w:val="23"/>
          <w:szCs w:val="23"/>
        </w:rPr>
        <w:t>deservingness</w:t>
      </w:r>
      <w:r>
        <w:rPr>
          <w:sz w:val="23"/>
          <w:szCs w:val="23"/>
        </w:rPr>
        <w:t>’ – a punitive, self-differentiating impulse – from the function and benefits of help.</w:t>
      </w:r>
      <w:commentRangeEnd w:id="113"/>
      <w:r w:rsidR="00040B41">
        <w:rPr>
          <w:rStyle w:val="CommentReference"/>
        </w:rPr>
        <w:commentReference w:id="113"/>
      </w:r>
      <w:r>
        <w:rPr>
          <w:sz w:val="23"/>
          <w:szCs w:val="23"/>
        </w:rPr>
        <w:t xml:space="preserve"> </w:t>
      </w:r>
    </w:p>
    <w:p w14:paraId="2924B9B2" w14:textId="77777777" w:rsidR="00271F9D" w:rsidRDefault="00271F9D" w:rsidP="003E1D99">
      <w:pPr>
        <w:spacing w:line="360" w:lineRule="auto"/>
        <w:rPr>
          <w:sz w:val="23"/>
          <w:szCs w:val="23"/>
        </w:rPr>
      </w:pPr>
    </w:p>
    <w:p w14:paraId="4EEE9CAD" w14:textId="43BD0B4B" w:rsidR="00271F9D" w:rsidRDefault="00271F9D" w:rsidP="003E1D99">
      <w:pPr>
        <w:spacing w:line="360" w:lineRule="auto"/>
        <w:rPr>
          <w:sz w:val="23"/>
          <w:szCs w:val="23"/>
        </w:rPr>
      </w:pPr>
      <w:r>
        <w:rPr>
          <w:sz w:val="23"/>
          <w:szCs w:val="23"/>
        </w:rPr>
        <w:t xml:space="preserve">More concisely, </w:t>
      </w:r>
      <w:commentRangeStart w:id="114"/>
      <w:r>
        <w:rPr>
          <w:sz w:val="23"/>
          <w:szCs w:val="23"/>
        </w:rPr>
        <w:t>I offer two hypotheses:</w:t>
      </w:r>
      <w:commentRangeEnd w:id="114"/>
      <w:r w:rsidR="00040B41">
        <w:rPr>
          <w:rStyle w:val="CommentReference"/>
        </w:rPr>
        <w:commentReference w:id="114"/>
      </w:r>
    </w:p>
    <w:p w14:paraId="39612C55" w14:textId="07BCD393" w:rsidR="00271F9D" w:rsidRDefault="00271F9D" w:rsidP="003E1D99">
      <w:pPr>
        <w:spacing w:line="360" w:lineRule="auto"/>
        <w:rPr>
          <w:sz w:val="23"/>
          <w:szCs w:val="23"/>
        </w:rPr>
      </w:pPr>
      <w:r>
        <w:rPr>
          <w:sz w:val="23"/>
          <w:szCs w:val="23"/>
        </w:rPr>
        <w:t>H</w:t>
      </w:r>
      <w:r>
        <w:rPr>
          <w:sz w:val="23"/>
          <w:szCs w:val="23"/>
          <w:vertAlign w:val="subscript"/>
        </w:rPr>
        <w:t>1A</w:t>
      </w:r>
      <w:r>
        <w:rPr>
          <w:sz w:val="23"/>
          <w:szCs w:val="23"/>
        </w:rPr>
        <w:t xml:space="preserve">: Those who know an incarcerated citizen as a friend or family member will report higher levels of deservingness than those who </w:t>
      </w:r>
      <w:r w:rsidR="006A32FA">
        <w:rPr>
          <w:sz w:val="23"/>
          <w:szCs w:val="23"/>
        </w:rPr>
        <w:t>have not been victimized.</w:t>
      </w:r>
    </w:p>
    <w:p w14:paraId="5293FC6F" w14:textId="77777777" w:rsidR="001923EF" w:rsidRDefault="00271F9D" w:rsidP="003E1D99">
      <w:pPr>
        <w:spacing w:line="360" w:lineRule="auto"/>
        <w:rPr>
          <w:sz w:val="23"/>
          <w:szCs w:val="23"/>
        </w:rPr>
      </w:pPr>
      <w:r>
        <w:rPr>
          <w:sz w:val="23"/>
          <w:szCs w:val="23"/>
        </w:rPr>
        <w:t>H</w:t>
      </w:r>
      <w:r>
        <w:rPr>
          <w:sz w:val="23"/>
          <w:szCs w:val="23"/>
          <w:vertAlign w:val="subscript"/>
        </w:rPr>
        <w:t>1B</w:t>
      </w:r>
      <w:r>
        <w:rPr>
          <w:sz w:val="23"/>
          <w:szCs w:val="23"/>
        </w:rPr>
        <w:t>: Those who have been a victim of a violent crime will</w:t>
      </w:r>
      <w:r w:rsidR="00CE57B9">
        <w:rPr>
          <w:sz w:val="23"/>
          <w:szCs w:val="23"/>
        </w:rPr>
        <w:t xml:space="preserve"> view carceral citizens as more deserving than people who report knowing victims of violent crime. </w:t>
      </w:r>
    </w:p>
    <w:p w14:paraId="2858CDFA" w14:textId="3265EAB9" w:rsidR="001923EF" w:rsidRDefault="008A19A3" w:rsidP="001923EF">
      <w:pPr>
        <w:spacing w:line="360" w:lineRule="auto"/>
        <w:rPr>
          <w:sz w:val="23"/>
          <w:szCs w:val="23"/>
        </w:rPr>
      </w:pPr>
      <w:r>
        <w:rPr>
          <w:sz w:val="23"/>
          <w:szCs w:val="23"/>
        </w:rPr>
        <w:t>H</w:t>
      </w:r>
      <w:r>
        <w:rPr>
          <w:sz w:val="23"/>
          <w:szCs w:val="23"/>
          <w:vertAlign w:val="subscript"/>
        </w:rPr>
        <w:t>1C</w:t>
      </w:r>
      <w:r>
        <w:rPr>
          <w:sz w:val="23"/>
          <w:szCs w:val="23"/>
        </w:rPr>
        <w:t xml:space="preserve">: </w:t>
      </w:r>
      <w:r w:rsidR="006A32FA">
        <w:rPr>
          <w:sz w:val="23"/>
          <w:szCs w:val="23"/>
        </w:rPr>
        <w:t>Those who have been a victim of violent crime will view carceral citizens similarly deserving as do</w:t>
      </w:r>
      <w:r w:rsidR="001923EF">
        <w:rPr>
          <w:sz w:val="23"/>
          <w:szCs w:val="23"/>
        </w:rPr>
        <w:t xml:space="preserve"> individuals who know incarcerated people.</w:t>
      </w:r>
    </w:p>
    <w:p w14:paraId="1FE21410" w14:textId="71E2A923" w:rsidR="008A19A3" w:rsidRDefault="008A19A3" w:rsidP="003E1D99">
      <w:pPr>
        <w:spacing w:line="360" w:lineRule="auto"/>
        <w:rPr>
          <w:sz w:val="23"/>
          <w:szCs w:val="23"/>
        </w:rPr>
      </w:pPr>
    </w:p>
    <w:p w14:paraId="6F3E15D4" w14:textId="68B22F7C" w:rsidR="00271F9D" w:rsidRDefault="00271F9D" w:rsidP="00271F9D">
      <w:pPr>
        <w:spacing w:line="360" w:lineRule="auto"/>
        <w:rPr>
          <w:sz w:val="23"/>
          <w:szCs w:val="23"/>
        </w:rPr>
      </w:pPr>
      <w:r w:rsidRPr="00D7365F">
        <w:rPr>
          <w:sz w:val="23"/>
          <w:szCs w:val="23"/>
        </w:rPr>
        <w:t>H1: People impacted by the carceral system – formerly incarcerated, with social/personal connections to incarcerated people, or victims – will perceive carceral citizens deservingness</w:t>
      </w:r>
      <w:r w:rsidR="004D20AB">
        <w:rPr>
          <w:sz w:val="23"/>
          <w:szCs w:val="23"/>
        </w:rPr>
        <w:t xml:space="preserve"> </w:t>
      </w:r>
      <w:r w:rsidRPr="00D7365F">
        <w:rPr>
          <w:sz w:val="23"/>
          <w:szCs w:val="23"/>
        </w:rPr>
        <w:t>differently than those not-impacted.</w:t>
      </w:r>
    </w:p>
    <w:p w14:paraId="3BD85343" w14:textId="77777777" w:rsidR="00271F9D" w:rsidRDefault="00271F9D" w:rsidP="00271F9D">
      <w:pPr>
        <w:pStyle w:val="ListParagraph"/>
        <w:numPr>
          <w:ilvl w:val="0"/>
          <w:numId w:val="2"/>
        </w:numPr>
        <w:spacing w:line="360" w:lineRule="auto"/>
        <w:rPr>
          <w:sz w:val="23"/>
          <w:szCs w:val="23"/>
        </w:rPr>
      </w:pPr>
      <w:r>
        <w:rPr>
          <w:sz w:val="23"/>
          <w:szCs w:val="23"/>
        </w:rPr>
        <w:t xml:space="preserve">They will see carceral citizens as more </w:t>
      </w:r>
      <w:proofErr w:type="gramStart"/>
      <w:r>
        <w:rPr>
          <w:sz w:val="23"/>
          <w:szCs w:val="23"/>
        </w:rPr>
        <w:t>deserving;</w:t>
      </w:r>
      <w:proofErr w:type="gramEnd"/>
    </w:p>
    <w:p w14:paraId="74FF04BB" w14:textId="77777777" w:rsidR="00271F9D" w:rsidRDefault="00271F9D" w:rsidP="00271F9D">
      <w:pPr>
        <w:pStyle w:val="ListParagraph"/>
        <w:numPr>
          <w:ilvl w:val="0"/>
          <w:numId w:val="2"/>
        </w:numPr>
        <w:spacing w:line="360" w:lineRule="auto"/>
        <w:rPr>
          <w:sz w:val="23"/>
          <w:szCs w:val="23"/>
        </w:rPr>
      </w:pPr>
      <w:r>
        <w:rPr>
          <w:sz w:val="23"/>
          <w:szCs w:val="23"/>
        </w:rPr>
        <w:t xml:space="preserve">They will differentiate less in their perceptions of the deservingness of carceral ‘types.’ </w:t>
      </w:r>
    </w:p>
    <w:p w14:paraId="41D06C0F" w14:textId="77777777" w:rsidR="00912FA9" w:rsidRDefault="00912FA9" w:rsidP="00912FA9">
      <w:pPr>
        <w:spacing w:line="360" w:lineRule="auto"/>
        <w:rPr>
          <w:sz w:val="23"/>
          <w:szCs w:val="23"/>
        </w:rPr>
      </w:pPr>
    </w:p>
    <w:p w14:paraId="296EA28A" w14:textId="0AEA931A" w:rsidR="00912FA9" w:rsidRDefault="00912FA9" w:rsidP="00912FA9">
      <w:pPr>
        <w:spacing w:line="360" w:lineRule="auto"/>
        <w:rPr>
          <w:sz w:val="23"/>
          <w:szCs w:val="23"/>
        </w:rPr>
      </w:pPr>
      <w:r>
        <w:rPr>
          <w:sz w:val="23"/>
          <w:szCs w:val="23"/>
        </w:rPr>
        <w:t>H2:</w:t>
      </w:r>
      <w:r w:rsidRPr="00D7365F">
        <w:rPr>
          <w:sz w:val="23"/>
          <w:szCs w:val="23"/>
        </w:rPr>
        <w:t xml:space="preserve"> </w:t>
      </w:r>
      <w:r>
        <w:rPr>
          <w:sz w:val="23"/>
          <w:szCs w:val="23"/>
        </w:rPr>
        <w:t>People impacted by the carceral system’s views of what policy help carceral citizens deserve</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p>
    <w:p w14:paraId="145E48B9" w14:textId="77777777" w:rsidR="00912FA9" w:rsidRDefault="00912FA9" w:rsidP="00912FA9">
      <w:pPr>
        <w:pStyle w:val="ListParagraph"/>
        <w:numPr>
          <w:ilvl w:val="0"/>
          <w:numId w:val="3"/>
        </w:numPr>
        <w:spacing w:line="360" w:lineRule="auto"/>
        <w:rPr>
          <w:sz w:val="23"/>
          <w:szCs w:val="23"/>
        </w:rPr>
      </w:pPr>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p>
    <w:p w14:paraId="7C8C4E6C" w14:textId="0631481C" w:rsidR="00271F9D" w:rsidRPr="006770C1" w:rsidRDefault="00912FA9" w:rsidP="003E1D99">
      <w:pPr>
        <w:pStyle w:val="ListParagraph"/>
        <w:numPr>
          <w:ilvl w:val="0"/>
          <w:numId w:val="3"/>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5D559FE7" w14:textId="77777777" w:rsidR="00C02C4B" w:rsidRDefault="00C02C4B" w:rsidP="003E1D99">
      <w:pPr>
        <w:spacing w:line="360" w:lineRule="auto"/>
        <w:rPr>
          <w:b/>
          <w:bCs/>
          <w:sz w:val="23"/>
          <w:szCs w:val="23"/>
        </w:rPr>
      </w:pPr>
    </w:p>
    <w:p w14:paraId="252ADC5A" w14:textId="4FB81AF6" w:rsidR="00271F9D" w:rsidRDefault="00271F9D" w:rsidP="003E1D99">
      <w:pPr>
        <w:spacing w:line="360" w:lineRule="auto"/>
        <w:rPr>
          <w:sz w:val="23"/>
          <w:szCs w:val="23"/>
        </w:rPr>
      </w:pPr>
      <w:r w:rsidRPr="00235483">
        <w:rPr>
          <w:b/>
          <w:bCs/>
          <w:sz w:val="23"/>
          <w:szCs w:val="23"/>
        </w:rPr>
        <w:t xml:space="preserve">Deservingness: </w:t>
      </w:r>
      <w:r w:rsidR="006770C1">
        <w:rPr>
          <w:b/>
          <w:bCs/>
          <w:sz w:val="23"/>
          <w:szCs w:val="23"/>
        </w:rPr>
        <w:t>Status Conferring</w:t>
      </w:r>
      <w:r w:rsidRPr="00235483">
        <w:rPr>
          <w:b/>
          <w:bCs/>
          <w:sz w:val="23"/>
          <w:szCs w:val="23"/>
        </w:rPr>
        <w:t xml:space="preserve"> vs. </w:t>
      </w:r>
      <w:commentRangeStart w:id="115"/>
      <w:r w:rsidRPr="00235483">
        <w:rPr>
          <w:b/>
          <w:bCs/>
          <w:sz w:val="23"/>
          <w:szCs w:val="23"/>
        </w:rPr>
        <w:t>Help</w:t>
      </w:r>
      <w:commentRangeEnd w:id="115"/>
      <w:r w:rsidR="00EE7258">
        <w:rPr>
          <w:rStyle w:val="CommentReference"/>
        </w:rPr>
        <w:commentReference w:id="115"/>
      </w:r>
      <w:r w:rsidR="006770C1">
        <w:rPr>
          <w:b/>
          <w:bCs/>
          <w:sz w:val="23"/>
          <w:szCs w:val="23"/>
        </w:rPr>
        <w:t>ing Policies</w:t>
      </w:r>
    </w:p>
    <w:p w14:paraId="5A31C98F" w14:textId="77777777" w:rsidR="00C02C4B" w:rsidRDefault="00C02C4B" w:rsidP="003E1D99">
      <w:pPr>
        <w:spacing w:line="360" w:lineRule="auto"/>
        <w:rPr>
          <w:sz w:val="23"/>
          <w:szCs w:val="23"/>
        </w:rPr>
      </w:pPr>
    </w:p>
    <w:p w14:paraId="29FE078F" w14:textId="77777777" w:rsidR="00040B41" w:rsidRDefault="00D36EC7" w:rsidP="003E1D99">
      <w:pPr>
        <w:spacing w:line="360" w:lineRule="auto"/>
        <w:rPr>
          <w:ins w:id="116" w:author="Candis Watts Smith" w:date="2025-01-15T21:32:00Z" w16du:dateUtc="2025-01-16T02:32:00Z"/>
          <w:sz w:val="23"/>
          <w:szCs w:val="23"/>
        </w:rPr>
      </w:pPr>
      <w:r>
        <w:rPr>
          <w:sz w:val="23"/>
          <w:szCs w:val="23"/>
        </w:rPr>
        <w:t xml:space="preserve">At the outset of this paper, I noted a possible epistemic problem: policies about carceral citizens </w:t>
      </w:r>
      <w:r w:rsidR="000F16E6">
        <w:rPr>
          <w:sz w:val="23"/>
          <w:szCs w:val="23"/>
        </w:rPr>
        <w:t>– such as whether they deserve to be forced to work without pay</w:t>
      </w:r>
      <w:r w:rsidR="0044147F">
        <w:rPr>
          <w:sz w:val="23"/>
          <w:szCs w:val="23"/>
        </w:rPr>
        <w:t xml:space="preserve"> or for hourly wages in terms of cents </w:t>
      </w:r>
      <w:r w:rsidR="0044147F">
        <w:rPr>
          <w:sz w:val="23"/>
          <w:szCs w:val="23"/>
        </w:rPr>
        <w:lastRenderedPageBreak/>
        <w:t xml:space="preserve">rather than dollars, and roles that include </w:t>
      </w:r>
      <w:r w:rsidR="000F16E6">
        <w:rPr>
          <w:sz w:val="23"/>
          <w:szCs w:val="23"/>
        </w:rPr>
        <w:t xml:space="preserve">life-threatening </w:t>
      </w:r>
      <w:r w:rsidR="0044147F">
        <w:rPr>
          <w:sz w:val="23"/>
          <w:szCs w:val="23"/>
        </w:rPr>
        <w:t>work</w:t>
      </w:r>
      <w:r w:rsidR="000F16E6">
        <w:rPr>
          <w:sz w:val="23"/>
          <w:szCs w:val="23"/>
        </w:rPr>
        <w:t xml:space="preserve"> like </w:t>
      </w:r>
      <w:r w:rsidR="0044147F">
        <w:rPr>
          <w:sz w:val="23"/>
          <w:szCs w:val="23"/>
        </w:rPr>
        <w:t>fighting wildfires</w:t>
      </w:r>
      <w:r w:rsidR="0044147F">
        <w:rPr>
          <w:rStyle w:val="FootnoteReference"/>
          <w:sz w:val="23"/>
          <w:szCs w:val="23"/>
        </w:rPr>
        <w:footnoteReference w:id="5"/>
      </w:r>
      <w:r w:rsidR="000F16E6">
        <w:rPr>
          <w:sz w:val="23"/>
          <w:szCs w:val="23"/>
        </w:rPr>
        <w:t xml:space="preserve">, </w:t>
      </w:r>
      <w:r>
        <w:rPr>
          <w:sz w:val="23"/>
          <w:szCs w:val="23"/>
        </w:rPr>
        <w:t xml:space="preserve">are made </w:t>
      </w:r>
      <w:r w:rsidR="000F16E6">
        <w:rPr>
          <w:sz w:val="23"/>
          <w:szCs w:val="23"/>
        </w:rPr>
        <w:t>in a process that exclude</w:t>
      </w:r>
      <w:r w:rsidR="00EE7258">
        <w:rPr>
          <w:sz w:val="23"/>
          <w:szCs w:val="23"/>
        </w:rPr>
        <w:t>s</w:t>
      </w:r>
      <w:r w:rsidR="000F16E6">
        <w:rPr>
          <w:sz w:val="23"/>
          <w:szCs w:val="23"/>
        </w:rPr>
        <w:t xml:space="preserve"> and underrepresents carceral citizens. I suspect this matters: even as the ‘tough on crime’ era is framed as a thing of the past, I suspect that perceptions of what carceral people deserve differ between impacted and non-impacted people on [an issue] that invokes a distinction between policies that </w:t>
      </w:r>
      <w:r w:rsidR="00644BF4">
        <w:rPr>
          <w:sz w:val="23"/>
          <w:szCs w:val="23"/>
        </w:rPr>
        <w:t>offer help, and policies that are status-conferring.</w:t>
      </w:r>
      <w:r w:rsidR="004A20D8">
        <w:rPr>
          <w:sz w:val="23"/>
          <w:szCs w:val="23"/>
        </w:rPr>
        <w:t xml:space="preserve"> </w:t>
      </w:r>
    </w:p>
    <w:p w14:paraId="23678049" w14:textId="77777777" w:rsidR="00040B41" w:rsidRDefault="00040B41" w:rsidP="003E1D99">
      <w:pPr>
        <w:spacing w:line="360" w:lineRule="auto"/>
        <w:rPr>
          <w:ins w:id="117" w:author="Candis Watts Smith" w:date="2025-01-15T21:32:00Z" w16du:dateUtc="2025-01-16T02:32:00Z"/>
          <w:sz w:val="23"/>
          <w:szCs w:val="23"/>
        </w:rPr>
      </w:pPr>
    </w:p>
    <w:p w14:paraId="49699379" w14:textId="376B1DEB" w:rsidR="00D36EC7" w:rsidRDefault="004A20D8" w:rsidP="003E1D99">
      <w:pPr>
        <w:spacing w:line="360" w:lineRule="auto"/>
        <w:rPr>
          <w:sz w:val="23"/>
          <w:szCs w:val="23"/>
        </w:rPr>
      </w:pPr>
      <w:r>
        <w:rPr>
          <w:sz w:val="23"/>
          <w:szCs w:val="23"/>
        </w:rPr>
        <w:t>ALT: One reason this could be a problem is if it drives</w:t>
      </w:r>
      <w:r w:rsidRPr="00300942">
        <w:rPr>
          <w:sz w:val="23"/>
          <w:szCs w:val="23"/>
        </w:rPr>
        <w:t xml:space="preserve"> </w:t>
      </w:r>
      <w:r>
        <w:rPr>
          <w:sz w:val="23"/>
          <w:szCs w:val="23"/>
        </w:rPr>
        <w:t>“</w:t>
      </w:r>
      <w:r w:rsidRPr="00300942">
        <w:rPr>
          <w:sz w:val="23"/>
          <w:szCs w:val="23"/>
        </w:rPr>
        <w:t>policy designs that do not solve problems, deepen inequalities, and discourage democratic participation</w:t>
      </w:r>
      <w:r>
        <w:rPr>
          <w:sz w:val="23"/>
          <w:szCs w:val="23"/>
        </w:rPr>
        <w:t>” (</w:t>
      </w:r>
      <w:r w:rsidRPr="00300942">
        <w:rPr>
          <w:sz w:val="23"/>
          <w:szCs w:val="23"/>
        </w:rPr>
        <w:t>Schneider and Ingram 2019</w:t>
      </w:r>
      <w:r>
        <w:rPr>
          <w:sz w:val="23"/>
          <w:szCs w:val="23"/>
        </w:rPr>
        <w:t xml:space="preserve">, 229). </w:t>
      </w:r>
      <w:commentRangeStart w:id="118"/>
      <w:r>
        <w:rPr>
          <w:sz w:val="23"/>
          <w:szCs w:val="23"/>
        </w:rPr>
        <w:t xml:space="preserve">I’ve proposed hypotheses and tests to explore </w:t>
      </w:r>
      <w:commentRangeEnd w:id="118"/>
      <w:r w:rsidR="00493625">
        <w:rPr>
          <w:rStyle w:val="CommentReference"/>
        </w:rPr>
        <w:commentReference w:id="118"/>
      </w:r>
      <w:r>
        <w:rPr>
          <w:sz w:val="23"/>
          <w:szCs w:val="23"/>
        </w:rPr>
        <w:t xml:space="preserve">whether people who are impacted by the criminal legal system differ in their overall perceptions of carceral citizens deservingness. Here, I zoom in on </w:t>
      </w:r>
      <w:r w:rsidR="0044147F">
        <w:rPr>
          <w:sz w:val="23"/>
          <w:szCs w:val="23"/>
        </w:rPr>
        <w:t>how, rather than break down purely along punitive or CARIN axes, views about what people deserve may be predicated on whether policy contexts suggest disrupting moral and racial hierarchies (“status conferring” policies</w:t>
      </w:r>
      <w:proofErr w:type="gramStart"/>
      <w:r w:rsidR="0044147F">
        <w:rPr>
          <w:sz w:val="23"/>
          <w:szCs w:val="23"/>
        </w:rPr>
        <w:t>), or</w:t>
      </w:r>
      <w:proofErr w:type="gramEnd"/>
      <w:r w:rsidR="0044147F">
        <w:rPr>
          <w:sz w:val="23"/>
          <w:szCs w:val="23"/>
        </w:rPr>
        <w:t xml:space="preserve"> offering help that falls short of doing so (“helping” policies). </w:t>
      </w:r>
    </w:p>
    <w:p w14:paraId="1C2641BD" w14:textId="77777777" w:rsidR="00644BF4" w:rsidRDefault="00644BF4" w:rsidP="003E1D99">
      <w:pPr>
        <w:spacing w:line="360" w:lineRule="auto"/>
        <w:rPr>
          <w:sz w:val="23"/>
          <w:szCs w:val="23"/>
        </w:rPr>
      </w:pPr>
    </w:p>
    <w:p w14:paraId="6E3BDE01" w14:textId="42AF1A22" w:rsidR="00644BF4" w:rsidRDefault="00644BF4" w:rsidP="00644BF4">
      <w:pPr>
        <w:spacing w:line="360" w:lineRule="auto"/>
        <w:rPr>
          <w:sz w:val="23"/>
          <w:szCs w:val="23"/>
        </w:rPr>
      </w:pPr>
      <w:r>
        <w:rPr>
          <w:sz w:val="23"/>
          <w:szCs w:val="23"/>
        </w:rPr>
        <w:t>As discussed, c</w:t>
      </w:r>
      <w:r w:rsidR="00A8616C">
        <w:rPr>
          <w:sz w:val="23"/>
          <w:szCs w:val="23"/>
        </w:rPr>
        <w:t xml:space="preserve">riminal legal </w:t>
      </w:r>
      <w:r>
        <w:rPr>
          <w:sz w:val="23"/>
          <w:szCs w:val="23"/>
        </w:rPr>
        <w:t>contexts are highly racialized and affect</w:t>
      </w:r>
      <w:r w:rsidR="008A19A3">
        <w:rPr>
          <w:sz w:val="23"/>
          <w:szCs w:val="23"/>
        </w:rPr>
        <w:t>-</w:t>
      </w:r>
      <w:r>
        <w:rPr>
          <w:sz w:val="23"/>
          <w:szCs w:val="23"/>
        </w:rPr>
        <w:t xml:space="preserve">driven, where policies at least nominally aimed at protecting universal public good – public safety – affect a highly localized target. I theorize that </w:t>
      </w:r>
      <w:r w:rsidRPr="008010B8">
        <w:rPr>
          <w:sz w:val="23"/>
          <w:szCs w:val="23"/>
        </w:rPr>
        <w:t>perceptions of deservingness in carceral contexts are primarily shaped by affect and identity, the latter of which moderates affect</w:t>
      </w:r>
      <w:r>
        <w:rPr>
          <w:sz w:val="23"/>
          <w:szCs w:val="23"/>
        </w:rPr>
        <w:t xml:space="preserve">. </w:t>
      </w:r>
    </w:p>
    <w:p w14:paraId="05F8961F" w14:textId="09C0B4E4" w:rsidR="00644BF4" w:rsidRDefault="00644BF4" w:rsidP="00A8616C">
      <w:pPr>
        <w:spacing w:line="360" w:lineRule="auto"/>
        <w:rPr>
          <w:sz w:val="23"/>
          <w:szCs w:val="23"/>
        </w:rPr>
      </w:pPr>
    </w:p>
    <w:p w14:paraId="69A0B8BD" w14:textId="7ADF90E3" w:rsidR="00644BF4" w:rsidRDefault="00644BF4" w:rsidP="00644BF4">
      <w:pPr>
        <w:spacing w:line="360" w:lineRule="auto"/>
        <w:rPr>
          <w:sz w:val="23"/>
          <w:szCs w:val="23"/>
        </w:rPr>
      </w:pPr>
      <w:commentRangeStart w:id="119"/>
      <w:r>
        <w:rPr>
          <w:sz w:val="23"/>
          <w:szCs w:val="23"/>
        </w:rPr>
        <w:t xml:space="preserve">Affect </w:t>
      </w:r>
      <w:commentRangeEnd w:id="119"/>
      <w:r w:rsidR="003A0CF4">
        <w:rPr>
          <w:rStyle w:val="CommentReference"/>
        </w:rPr>
        <w:commentReference w:id="119"/>
      </w:r>
      <w:r>
        <w:rPr>
          <w:sz w:val="23"/>
          <w:szCs w:val="23"/>
        </w:rPr>
        <w:t xml:space="preserve">– </w:t>
      </w:r>
      <w:commentRangeStart w:id="120"/>
      <w:r>
        <w:rPr>
          <w:sz w:val="23"/>
          <w:szCs w:val="23"/>
        </w:rPr>
        <w:t xml:space="preserve">disgust, bolstered </w:t>
      </w:r>
      <w:commentRangeEnd w:id="120"/>
      <w:r w:rsidR="00654E3E">
        <w:rPr>
          <w:rStyle w:val="CommentReference"/>
        </w:rPr>
        <w:commentReference w:id="120"/>
      </w:r>
      <w:r>
        <w:rPr>
          <w:sz w:val="23"/>
          <w:szCs w:val="23"/>
        </w:rPr>
        <w:t xml:space="preserve">by dehumanizing stereotypes about incarcerated people and </w:t>
      </w:r>
      <w:r w:rsidR="0044147F">
        <w:rPr>
          <w:sz w:val="23"/>
          <w:szCs w:val="23"/>
        </w:rPr>
        <w:t>these stereotypes</w:t>
      </w:r>
      <w:r>
        <w:rPr>
          <w:sz w:val="23"/>
          <w:szCs w:val="23"/>
        </w:rPr>
        <w:t xml:space="preserve"> embeddedness into words like “criminal,” “deviant,” and “prison</w:t>
      </w:r>
      <w:r w:rsidR="0044147F">
        <w:rPr>
          <w:sz w:val="23"/>
          <w:szCs w:val="23"/>
        </w:rPr>
        <w:t>,</w:t>
      </w:r>
      <w:r>
        <w:rPr>
          <w:sz w:val="23"/>
          <w:szCs w:val="23"/>
        </w:rPr>
        <w:t xml:space="preserve">” can trigger assumptions about a carceral citizen’s innate badness and invoke a moral differentiation, placing the evaluator on the high end of a moral hierarchy – such effects appear in the context of outgroup dehumanization in conflict settings (citation). And this differentiation can feel good: it, and punitiveness (when it feels pro-social or justified) is psychologically rewarding, self-gratifying, can establish a sense of safety (“my group are the good people”), and that is more psychologically efficient than weighing alternative explanations and implications. Questions of deservingness in criminal legal contexts can feel complicated </w:t>
      </w:r>
      <w:proofErr w:type="gramStart"/>
      <w:r>
        <w:rPr>
          <w:sz w:val="23"/>
          <w:szCs w:val="23"/>
        </w:rPr>
        <w:t>–  activating</w:t>
      </w:r>
      <w:proofErr w:type="gramEnd"/>
      <w:r>
        <w:rPr>
          <w:sz w:val="23"/>
          <w:szCs w:val="23"/>
        </w:rPr>
        <w:t xml:space="preserve"> the “affect heuristic” – and coupled with the cognitively blocking effects of disgust and dehumanization, rewards of punitiveness and self</w:t>
      </w:r>
      <w:r w:rsidR="008A19A3">
        <w:rPr>
          <w:sz w:val="23"/>
          <w:szCs w:val="23"/>
        </w:rPr>
        <w:t>-</w:t>
      </w:r>
      <w:r>
        <w:rPr>
          <w:sz w:val="23"/>
          <w:szCs w:val="23"/>
        </w:rPr>
        <w:lastRenderedPageBreak/>
        <w:t>differentiation, create a context where</w:t>
      </w:r>
      <w:r w:rsidR="00783EAB">
        <w:rPr>
          <w:sz w:val="23"/>
          <w:szCs w:val="23"/>
        </w:rPr>
        <w:t xml:space="preserve"> there is little motivation to challenge harsh affectively</w:t>
      </w:r>
      <w:r w:rsidR="0044147F">
        <w:rPr>
          <w:sz w:val="23"/>
          <w:szCs w:val="23"/>
        </w:rPr>
        <w:t>-</w:t>
      </w:r>
      <w:r w:rsidR="00783EAB">
        <w:rPr>
          <w:sz w:val="23"/>
          <w:szCs w:val="23"/>
        </w:rPr>
        <w:t>driven judgements.</w:t>
      </w:r>
    </w:p>
    <w:p w14:paraId="0599F34C" w14:textId="59B616D6" w:rsidR="00783EAB" w:rsidRDefault="00783EAB" w:rsidP="00644BF4">
      <w:pPr>
        <w:spacing w:line="360" w:lineRule="auto"/>
        <w:rPr>
          <w:sz w:val="23"/>
          <w:szCs w:val="23"/>
        </w:rPr>
      </w:pPr>
    </w:p>
    <w:p w14:paraId="010C016F" w14:textId="6D3CEA97" w:rsidR="00276C32" w:rsidRDefault="00783EAB" w:rsidP="00276C32">
      <w:pPr>
        <w:spacing w:line="360" w:lineRule="auto"/>
        <w:rPr>
          <w:sz w:val="23"/>
          <w:szCs w:val="23"/>
        </w:rPr>
      </w:pPr>
      <w:r>
        <w:rPr>
          <w:sz w:val="23"/>
          <w:szCs w:val="23"/>
        </w:rPr>
        <w:t>I include policy context as a component of identity that shapes perceptions of deservingness, because it involves a relational dynamic between the perceiver, policy object, and person or group whos</w:t>
      </w:r>
      <w:r w:rsidR="00276C32">
        <w:rPr>
          <w:sz w:val="23"/>
          <w:szCs w:val="23"/>
        </w:rPr>
        <w:t>e</w:t>
      </w:r>
      <w:r>
        <w:rPr>
          <w:sz w:val="23"/>
          <w:szCs w:val="23"/>
        </w:rPr>
        <w:t xml:space="preserve"> deservingness of the object is in question. Put plainly, I expect that part of the way people formulate perceptions of deservingness involves hierarchies imbued in ideology – whether they are real or perceived. As supporting education policies in Algeria enabled the French to justify and maintain power, </w:t>
      </w:r>
      <w:r w:rsidR="00276C32">
        <w:rPr>
          <w:sz w:val="23"/>
          <w:szCs w:val="23"/>
        </w:rPr>
        <w:t xml:space="preserve">we use hierarchies to determine who deserves what, and policy context matters because some policies will challenge these hierarchies and others will not – informing perceptions of deservingness (Fanon 1952, 1961). </w:t>
      </w:r>
    </w:p>
    <w:p w14:paraId="7F8094BF" w14:textId="77777777" w:rsidR="00D74D77" w:rsidRDefault="00D74D77" w:rsidP="00276C32">
      <w:pPr>
        <w:spacing w:line="360" w:lineRule="auto"/>
        <w:rPr>
          <w:sz w:val="23"/>
          <w:szCs w:val="23"/>
        </w:rPr>
      </w:pPr>
    </w:p>
    <w:p w14:paraId="51D53E7C" w14:textId="6E1E117F" w:rsidR="001B6CFC" w:rsidRDefault="00D74D77" w:rsidP="00783EAB">
      <w:pPr>
        <w:spacing w:line="360" w:lineRule="auto"/>
        <w:rPr>
          <w:sz w:val="23"/>
          <w:szCs w:val="23"/>
        </w:rPr>
      </w:pPr>
      <w:r>
        <w:rPr>
          <w:sz w:val="23"/>
          <w:szCs w:val="23"/>
        </w:rPr>
        <w:t>In the carceral context, some policies will challenge this moral differentiation, and others will not. Prison education policies, for instance, may maintain an evaluator’s sense o</w:t>
      </w:r>
      <w:r w:rsidR="0044147F">
        <w:rPr>
          <w:sz w:val="23"/>
          <w:szCs w:val="23"/>
        </w:rPr>
        <w:t>f</w:t>
      </w:r>
      <w:r>
        <w:rPr>
          <w:sz w:val="23"/>
          <w:szCs w:val="23"/>
        </w:rPr>
        <w:t xml:space="preserve"> moral differentiation, or </w:t>
      </w:r>
      <w:r w:rsidR="00DE1780">
        <w:rPr>
          <w:sz w:val="23"/>
          <w:szCs w:val="23"/>
        </w:rPr>
        <w:t xml:space="preserve">square with a racially paternalist impulse to a support rights and ‘betterment’ of a still-subordinated group (Jackman 1994, van Cleve). </w:t>
      </w:r>
      <w:r w:rsidR="001B6CFC">
        <w:rPr>
          <w:sz w:val="23"/>
          <w:szCs w:val="23"/>
        </w:rPr>
        <w:t xml:space="preserve"> </w:t>
      </w:r>
      <w:r>
        <w:rPr>
          <w:sz w:val="23"/>
          <w:szCs w:val="23"/>
        </w:rPr>
        <w:t>California’s rejected equal-pay ballot question</w:t>
      </w:r>
      <w:r w:rsidR="00DE1780">
        <w:rPr>
          <w:sz w:val="23"/>
          <w:szCs w:val="23"/>
        </w:rPr>
        <w:t xml:space="preserve">, conversely, </w:t>
      </w:r>
      <w:r>
        <w:rPr>
          <w:sz w:val="23"/>
          <w:szCs w:val="23"/>
        </w:rPr>
        <w:t xml:space="preserve">suggests the carceral citizen and perceiver are </w:t>
      </w:r>
      <w:r w:rsidR="00DE1780">
        <w:rPr>
          <w:sz w:val="23"/>
          <w:szCs w:val="23"/>
        </w:rPr>
        <w:t xml:space="preserve">economic and </w:t>
      </w:r>
      <w:r>
        <w:rPr>
          <w:sz w:val="23"/>
          <w:szCs w:val="23"/>
        </w:rPr>
        <w:t>moral equals</w:t>
      </w:r>
      <w:r w:rsidR="0044147F">
        <w:rPr>
          <w:sz w:val="23"/>
          <w:szCs w:val="23"/>
        </w:rPr>
        <w:t xml:space="preserve"> – instead of </w:t>
      </w:r>
      <w:r w:rsidR="00E73030">
        <w:rPr>
          <w:sz w:val="23"/>
          <w:szCs w:val="23"/>
        </w:rPr>
        <w:t xml:space="preserve">being someone who graciously supports </w:t>
      </w:r>
      <w:r w:rsidR="0044147F">
        <w:rPr>
          <w:sz w:val="23"/>
          <w:szCs w:val="23"/>
        </w:rPr>
        <w:t xml:space="preserve">“helping the deviant better </w:t>
      </w:r>
      <w:r w:rsidR="00E73030">
        <w:rPr>
          <w:sz w:val="23"/>
          <w:szCs w:val="23"/>
        </w:rPr>
        <w:t>themselves,” the notion of a “prisoners’” entitlement to the same minimum wage as oneself may be perceived as a matter of lowering one’s own position to that of the “deviant.”</w:t>
      </w:r>
      <w:r w:rsidR="00DE1780">
        <w:rPr>
          <w:sz w:val="23"/>
          <w:szCs w:val="23"/>
        </w:rPr>
        <w:t xml:space="preserve"> People whose interest is in reducing recidivism or reducing economic inequality might otherwise lead them to support minimum-wage pay may</w:t>
      </w:r>
      <w:r w:rsidR="001B6CFC">
        <w:rPr>
          <w:sz w:val="23"/>
          <w:szCs w:val="23"/>
        </w:rPr>
        <w:t xml:space="preserve"> be blocked from doing so</w:t>
      </w:r>
      <w:r w:rsidR="0044147F">
        <w:rPr>
          <w:sz w:val="23"/>
          <w:szCs w:val="23"/>
        </w:rPr>
        <w:t xml:space="preserve"> – leaving their values at prison gates.</w:t>
      </w:r>
    </w:p>
    <w:p w14:paraId="240ADB57" w14:textId="0E4BB9F9" w:rsidR="00D74D77" w:rsidRDefault="00D74D77" w:rsidP="00783EAB">
      <w:pPr>
        <w:spacing w:line="360" w:lineRule="auto"/>
        <w:rPr>
          <w:sz w:val="23"/>
          <w:szCs w:val="23"/>
        </w:rPr>
      </w:pPr>
    </w:p>
    <w:p w14:paraId="16A2D7EC" w14:textId="7A3F96C3" w:rsidR="00E73030" w:rsidRDefault="00E73030" w:rsidP="00276C32">
      <w:pPr>
        <w:spacing w:line="360" w:lineRule="auto"/>
        <w:rPr>
          <w:sz w:val="23"/>
          <w:szCs w:val="23"/>
        </w:rPr>
      </w:pPr>
      <w:r>
        <w:rPr>
          <w:sz w:val="23"/>
          <w:szCs w:val="23"/>
        </w:rPr>
        <w:t>A</w:t>
      </w:r>
      <w:r w:rsidR="00276C32">
        <w:rPr>
          <w:sz w:val="23"/>
          <w:szCs w:val="23"/>
        </w:rPr>
        <w:t xml:space="preserve">spects of a carceral citizens’ </w:t>
      </w:r>
      <w:r>
        <w:rPr>
          <w:sz w:val="23"/>
          <w:szCs w:val="23"/>
        </w:rPr>
        <w:t xml:space="preserve">own </w:t>
      </w:r>
      <w:r w:rsidR="00276C32">
        <w:rPr>
          <w:sz w:val="23"/>
          <w:szCs w:val="23"/>
        </w:rPr>
        <w:t xml:space="preserve">identity </w:t>
      </w:r>
      <w:r>
        <w:rPr>
          <w:sz w:val="23"/>
          <w:szCs w:val="23"/>
        </w:rPr>
        <w:t xml:space="preserve">including and </w:t>
      </w:r>
      <w:r w:rsidR="00276C32">
        <w:rPr>
          <w:sz w:val="23"/>
          <w:szCs w:val="23"/>
        </w:rPr>
        <w:t xml:space="preserve">beyond offense type likely influence </w:t>
      </w:r>
      <w:r>
        <w:rPr>
          <w:sz w:val="23"/>
          <w:szCs w:val="23"/>
        </w:rPr>
        <w:t xml:space="preserve">this dynamic, and </w:t>
      </w:r>
      <w:r w:rsidR="00276C32">
        <w:rPr>
          <w:sz w:val="23"/>
          <w:szCs w:val="23"/>
        </w:rPr>
        <w:t xml:space="preserve">perceptions of what they deserve. </w:t>
      </w:r>
      <w:proofErr w:type="gramStart"/>
      <w:r>
        <w:rPr>
          <w:sz w:val="23"/>
          <w:szCs w:val="23"/>
        </w:rPr>
        <w:t>Particular identities</w:t>
      </w:r>
      <w:proofErr w:type="gramEnd"/>
      <w:r>
        <w:rPr>
          <w:sz w:val="23"/>
          <w:szCs w:val="23"/>
        </w:rPr>
        <w:t xml:space="preserve"> and contexts can</w:t>
      </w:r>
      <w:r w:rsidR="00276C32">
        <w:rPr>
          <w:sz w:val="23"/>
          <w:szCs w:val="23"/>
        </w:rPr>
        <w:t xml:space="preserve"> invoke an ‘object’ of need or affect that countervails disgust. For instance, “incarcerated parents” may be perceived as </w:t>
      </w:r>
      <w:r w:rsidR="00276C32">
        <w:rPr>
          <w:i/>
          <w:iCs/>
          <w:sz w:val="23"/>
          <w:szCs w:val="23"/>
        </w:rPr>
        <w:t>needing</w:t>
      </w:r>
      <w:r w:rsidR="00276C32">
        <w:rPr>
          <w:sz w:val="23"/>
          <w:szCs w:val="23"/>
        </w:rPr>
        <w:t xml:space="preserve"> to care for their children, more responsible or positively contributing as parents and thus perceived as having </w:t>
      </w:r>
      <w:r w:rsidR="00276C32">
        <w:rPr>
          <w:i/>
          <w:iCs/>
          <w:sz w:val="23"/>
          <w:szCs w:val="23"/>
        </w:rPr>
        <w:t>reciprocated</w:t>
      </w:r>
      <w:r w:rsidR="00276C32">
        <w:rPr>
          <w:sz w:val="23"/>
          <w:szCs w:val="23"/>
        </w:rPr>
        <w:t xml:space="preserve"> or a better </w:t>
      </w:r>
      <w:proofErr w:type="gramStart"/>
      <w:r w:rsidR="00276C32">
        <w:rPr>
          <w:i/>
          <w:iCs/>
          <w:sz w:val="23"/>
          <w:szCs w:val="23"/>
        </w:rPr>
        <w:t xml:space="preserve">attitude, </w:t>
      </w:r>
      <w:r w:rsidR="00276C32">
        <w:rPr>
          <w:sz w:val="23"/>
          <w:szCs w:val="23"/>
        </w:rPr>
        <w:t>or</w:t>
      </w:r>
      <w:proofErr w:type="gramEnd"/>
      <w:r w:rsidR="00276C32">
        <w:rPr>
          <w:sz w:val="23"/>
          <w:szCs w:val="23"/>
        </w:rPr>
        <w:t xml:space="preserve"> perceived as an in-group member. </w:t>
      </w:r>
      <w:r w:rsidR="00D74D77">
        <w:rPr>
          <w:sz w:val="23"/>
          <w:szCs w:val="23"/>
        </w:rPr>
        <w:t xml:space="preserve"> </w:t>
      </w:r>
      <w:r w:rsidR="00276C32">
        <w:rPr>
          <w:sz w:val="23"/>
          <w:szCs w:val="23"/>
        </w:rPr>
        <w:t>Alternatively, subsets could act as frames, which can humanize a target group and, or suggest capacity for rehabilitation (augmenting attitude and perhaps need)</w:t>
      </w:r>
      <w:r w:rsidR="00D74D77">
        <w:rPr>
          <w:sz w:val="23"/>
          <w:szCs w:val="23"/>
        </w:rPr>
        <w:t xml:space="preserve">, or policy questions might invoke countervailing affective anchors. </w:t>
      </w:r>
    </w:p>
    <w:p w14:paraId="12EAB4BD" w14:textId="77777777" w:rsidR="00E73030" w:rsidRDefault="00E73030" w:rsidP="00276C32">
      <w:pPr>
        <w:spacing w:line="360" w:lineRule="auto"/>
        <w:rPr>
          <w:sz w:val="23"/>
          <w:szCs w:val="23"/>
        </w:rPr>
      </w:pPr>
    </w:p>
    <w:p w14:paraId="40EA3C56" w14:textId="61E47B0D" w:rsidR="00BA248F" w:rsidRDefault="00E73030" w:rsidP="00276C32">
      <w:pPr>
        <w:spacing w:line="360" w:lineRule="auto"/>
        <w:rPr>
          <w:sz w:val="23"/>
          <w:szCs w:val="23"/>
        </w:rPr>
      </w:pPr>
      <w:r>
        <w:rPr>
          <w:sz w:val="23"/>
          <w:szCs w:val="23"/>
        </w:rPr>
        <w:lastRenderedPageBreak/>
        <w:t xml:space="preserve">However, these variables illustrate </w:t>
      </w:r>
      <w:r w:rsidR="000B484B">
        <w:rPr>
          <w:sz w:val="23"/>
          <w:szCs w:val="23"/>
        </w:rPr>
        <w:t>that</w:t>
      </w:r>
      <w:r>
        <w:rPr>
          <w:sz w:val="23"/>
          <w:szCs w:val="23"/>
        </w:rPr>
        <w:t xml:space="preserve"> affect-based distinction between contexts of status-conferring and helping policies</w:t>
      </w:r>
      <w:r w:rsidR="000B484B">
        <w:rPr>
          <w:sz w:val="23"/>
          <w:szCs w:val="23"/>
        </w:rPr>
        <w:t xml:space="preserve"> may ground distinct responses</w:t>
      </w:r>
      <w:r>
        <w:rPr>
          <w:sz w:val="23"/>
          <w:szCs w:val="23"/>
        </w:rPr>
        <w:t xml:space="preserve">. </w:t>
      </w:r>
      <w:r w:rsidR="000B484B">
        <w:rPr>
          <w:sz w:val="23"/>
          <w:szCs w:val="23"/>
        </w:rPr>
        <w:t>In punitiveness literature, Francis Cullen (2004) suggests that punitiveness should be thought of as involving a first punitive reaction</w:t>
      </w:r>
      <w:r w:rsidR="001A428D">
        <w:rPr>
          <w:sz w:val="23"/>
          <w:szCs w:val="23"/>
        </w:rPr>
        <w:t xml:space="preserve"> that tends to be more symbolically punitive</w:t>
      </w:r>
      <w:r w:rsidR="000B484B">
        <w:rPr>
          <w:sz w:val="23"/>
          <w:szCs w:val="23"/>
        </w:rPr>
        <w:t>, and possible second punitive judgement</w:t>
      </w:r>
      <w:r w:rsidR="001A428D">
        <w:rPr>
          <w:sz w:val="23"/>
          <w:szCs w:val="23"/>
        </w:rPr>
        <w:t xml:space="preserve"> that maybe involve more utilitarian considerations</w:t>
      </w:r>
      <w:r w:rsidR="000B484B">
        <w:rPr>
          <w:sz w:val="23"/>
          <w:szCs w:val="23"/>
        </w:rPr>
        <w:t xml:space="preserve"> – </w:t>
      </w:r>
      <w:r w:rsidR="001A428D">
        <w:rPr>
          <w:sz w:val="23"/>
          <w:szCs w:val="23"/>
        </w:rPr>
        <w:t xml:space="preserve">similar to some </w:t>
      </w:r>
      <w:r w:rsidR="000B484B">
        <w:rPr>
          <w:sz w:val="23"/>
          <w:szCs w:val="23"/>
        </w:rPr>
        <w:t xml:space="preserve">deservingness </w:t>
      </w:r>
      <w:r w:rsidR="001A428D">
        <w:rPr>
          <w:sz w:val="23"/>
          <w:szCs w:val="23"/>
        </w:rPr>
        <w:t xml:space="preserve">scholars who consider a first and second order component </w:t>
      </w:r>
      <w:r w:rsidR="000B484B">
        <w:rPr>
          <w:sz w:val="23"/>
          <w:szCs w:val="23"/>
        </w:rPr>
        <w:t xml:space="preserve">(), and in line with the idea that both represent heuristic thinking where a first emotional shortcut may or may not deviate from a critical, different reasoned opinion. Here, my point is that in the carceral contexts, </w:t>
      </w:r>
      <w:r w:rsidR="00BA248F">
        <w:rPr>
          <w:sz w:val="23"/>
          <w:szCs w:val="23"/>
        </w:rPr>
        <w:t>opposition to status-conferring policies may stem from this affective reaction, which prompts moral/status differentiation and hierarchies, to which people are motivated to stick because: the aforementioned psychological rewards;</w:t>
      </w:r>
      <w:r w:rsidR="000B484B">
        <w:rPr>
          <w:sz w:val="23"/>
          <w:szCs w:val="23"/>
        </w:rPr>
        <w:t xml:space="preserve"> </w:t>
      </w:r>
      <w:r w:rsidR="00BA248F">
        <w:rPr>
          <w:sz w:val="23"/>
          <w:szCs w:val="23"/>
        </w:rPr>
        <w:t xml:space="preserve">because holding views and supporting treatment that in a different context might misalign with one’s values or be considered be a-social requires a strong psychological difference, predicated here on the maintenance of moral or status difference; and because the maintenance of such differences rely on further dehumanization of the policy target, which can be self-re-enforcing. </w:t>
      </w:r>
    </w:p>
    <w:p w14:paraId="6260CFEE" w14:textId="77777777" w:rsidR="002B582E" w:rsidRDefault="00BA248F" w:rsidP="002B582E">
      <w:pPr>
        <w:pStyle w:val="whitespace-pre-wrap"/>
        <w:spacing w:line="360" w:lineRule="auto"/>
        <w:rPr>
          <w:sz w:val="23"/>
          <w:szCs w:val="23"/>
        </w:rPr>
      </w:pPr>
      <w:r>
        <w:rPr>
          <w:sz w:val="23"/>
          <w:szCs w:val="23"/>
        </w:rPr>
        <w:t xml:space="preserve">While uncertainty and many other factors may impact the vicissitudes of attitudes towards carceral voting, I suspect [this] is one component. </w:t>
      </w:r>
      <w:r w:rsidR="002B582E">
        <w:rPr>
          <w:sz w:val="23"/>
          <w:szCs w:val="23"/>
        </w:rPr>
        <w:t xml:space="preserve">Where </w:t>
      </w:r>
      <w:r>
        <w:rPr>
          <w:sz w:val="23"/>
          <w:szCs w:val="23"/>
        </w:rPr>
        <w:t>policies like voting rights, when framed as being extended to include</w:t>
      </w:r>
      <w:r w:rsidR="002B582E">
        <w:rPr>
          <w:sz w:val="23"/>
          <w:szCs w:val="23"/>
        </w:rPr>
        <w:t xml:space="preserve"> people who are incarcerated, may be understood both as symbolic and lack a clear reference point for “need.” Conversely, policies of voting access may be understood as help, as they suggest an object (voting) of which an already eligible/deserving person is in need – and differentiate “eligible voter types” of carceral citizens as higher up on the moral hierarchy to deserve access to their already-conferred right (and presenting an opportunity for genuine, patronizing or benevolent help). </w:t>
      </w:r>
      <w:r w:rsidR="002B582E" w:rsidRPr="008010B8">
        <w:rPr>
          <w:sz w:val="23"/>
          <w:szCs w:val="23"/>
        </w:rPr>
        <w:t>These perceptions may change, however, in the context of policy implementation or in the face of material costs</w:t>
      </w:r>
      <w:r w:rsidR="002B582E">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002B582E" w:rsidRPr="008010B8">
        <w:rPr>
          <w:sz w:val="23"/>
          <w:szCs w:val="23"/>
        </w:rPr>
        <w:t xml:space="preserve"> </w:t>
      </w:r>
    </w:p>
    <w:p w14:paraId="4B3CE477" w14:textId="6B154E02" w:rsidR="00C02C4B" w:rsidRDefault="002B582E" w:rsidP="00D14CDA">
      <w:pPr>
        <w:pStyle w:val="whitespace-pre-wrap"/>
        <w:spacing w:line="360" w:lineRule="auto"/>
        <w:rPr>
          <w:sz w:val="23"/>
          <w:szCs w:val="23"/>
        </w:rPr>
      </w:pPr>
      <w:r w:rsidRPr="008010B8">
        <w:rPr>
          <w:sz w:val="23"/>
          <w:szCs w:val="23"/>
        </w:rPr>
        <w:t xml:space="preserve">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r>
        <w:rPr>
          <w:sz w:val="23"/>
          <w:szCs w:val="23"/>
        </w:rPr>
        <w:t xml:space="preserve">Further, I note clear differences among respondents who have been incarcerated or have incarcerated family members. Not only are non-impacted groups considerably less supportive of enfranchising currently/formerly incarcerated people, but among those who support prison enfranchisement, they </w:t>
      </w:r>
      <w:r w:rsidR="00D14CDA">
        <w:rPr>
          <w:sz w:val="23"/>
          <w:szCs w:val="23"/>
        </w:rPr>
        <w:lastRenderedPageBreak/>
        <w:t>are half as likely as impacted groups to support framing the policy in terms of “ending felony voting bans” or “ending felony disenfranchisement.” Non-impacted respondents are also far less persuaded by messages that incarcerated voting is important for maintaining community connections for carceral citizens than impacted groups.</w:t>
      </w:r>
    </w:p>
    <w:p w14:paraId="7E1376F6" w14:textId="77777777" w:rsidR="005D5C09" w:rsidRDefault="005D5C09" w:rsidP="003E1D99">
      <w:pPr>
        <w:spacing w:line="360" w:lineRule="auto"/>
        <w:rPr>
          <w:sz w:val="23"/>
          <w:szCs w:val="23"/>
        </w:rPr>
      </w:pPr>
    </w:p>
    <w:p w14:paraId="1CD0B20F" w14:textId="054F953F" w:rsidR="00750782" w:rsidRDefault="00912FA9" w:rsidP="003E1D99">
      <w:pPr>
        <w:spacing w:line="360" w:lineRule="auto"/>
      </w:pPr>
      <w:r>
        <w:rPr>
          <w:sz w:val="23"/>
          <w:szCs w:val="23"/>
        </w:rPr>
        <w:t xml:space="preserve">I expect that the relationship between deservingness perceptions and policy views is contingent and distinct from other domains. </w:t>
      </w:r>
      <w:r w:rsidR="001F2534">
        <w:rPr>
          <w:sz w:val="23"/>
          <w:szCs w:val="23"/>
        </w:rPr>
        <w:t>In the carceral context</w:t>
      </w:r>
      <w:r>
        <w:rPr>
          <w:sz w:val="23"/>
          <w:szCs w:val="23"/>
        </w:rPr>
        <w:t xml:space="preserve">, </w:t>
      </w:r>
      <w:r>
        <w:t xml:space="preserve">the relationship between deservingness ratings and policy support will be </w:t>
      </w:r>
      <w:r w:rsidR="001F2534">
        <w:t>weaker</w:t>
      </w:r>
      <w:r>
        <w:t xml:space="preserve"> for </w:t>
      </w:r>
      <w:r w:rsidR="00D16265">
        <w:t>helping</w:t>
      </w:r>
      <w:r>
        <w:t xml:space="preserve"> policies compared to punitive policies, although direct experience will moderate this relationship differently for different policy types (e.g., voting rights vs education funding).</w:t>
      </w:r>
      <w:r w:rsidR="006770C1">
        <w:t xml:space="preserve"> </w:t>
      </w:r>
      <w:r w:rsidR="001F2534">
        <w:t xml:space="preserve">In other words, </w:t>
      </w:r>
      <w:r w:rsidR="00750782">
        <w:t xml:space="preserve">deservingness ratings may reflect harsher evaluations of “deviants,” as they are framed without context and may invoke stronger affective reactions. </w:t>
      </w:r>
    </w:p>
    <w:p w14:paraId="2D36CF13" w14:textId="77777777" w:rsidR="00750782" w:rsidRDefault="00750782" w:rsidP="003E1D99">
      <w:pPr>
        <w:spacing w:line="360" w:lineRule="auto"/>
      </w:pPr>
    </w:p>
    <w:p w14:paraId="5340521B" w14:textId="247790F6" w:rsidR="00C02C4B" w:rsidRDefault="001F2534" w:rsidP="003E1D99">
      <w:pPr>
        <w:spacing w:line="360" w:lineRule="auto"/>
      </w:pPr>
      <w:r>
        <w:t xml:space="preserve">Second, perceptions of what incarcerated people deserve will </w:t>
      </w:r>
      <w:r w:rsidR="00D16265">
        <w:t>neither</w:t>
      </w:r>
      <w:r>
        <w:t xml:space="preserve"> linearly reflect punitiveness</w:t>
      </w:r>
      <w:r w:rsidR="00D16265">
        <w:t>, nor the CARIN attributes</w:t>
      </w:r>
      <w:r>
        <w:t xml:space="preserve">. Finally, people who are not impacted will demonstrate an aversion to status conferring policies, that people who are impacted do not. </w:t>
      </w:r>
    </w:p>
    <w:p w14:paraId="12288D89" w14:textId="3E2450BA" w:rsidR="006770C1" w:rsidRDefault="006770C1" w:rsidP="006770C1">
      <w:pPr>
        <w:spacing w:line="360" w:lineRule="auto"/>
        <w:rPr>
          <w:sz w:val="23"/>
          <w:szCs w:val="23"/>
        </w:rPr>
      </w:pPr>
      <w:r>
        <w:rPr>
          <w:sz w:val="23"/>
          <w:szCs w:val="23"/>
        </w:rPr>
        <w:t>H</w:t>
      </w:r>
      <w:r w:rsidR="00D16265">
        <w:rPr>
          <w:sz w:val="23"/>
          <w:szCs w:val="23"/>
          <w:vertAlign w:val="subscript"/>
        </w:rPr>
        <w:t>3A</w:t>
      </w:r>
      <w:r>
        <w:rPr>
          <w:sz w:val="23"/>
          <w:szCs w:val="23"/>
        </w:rPr>
        <w:t>:</w:t>
      </w:r>
      <w:r w:rsidR="001F2534">
        <w:rPr>
          <w:sz w:val="23"/>
          <w:szCs w:val="23"/>
        </w:rPr>
        <w:t xml:space="preserve"> Perceptions of deservingness will more strongly predict support for </w:t>
      </w:r>
      <w:r w:rsidR="00D16265">
        <w:rPr>
          <w:sz w:val="23"/>
          <w:szCs w:val="23"/>
        </w:rPr>
        <w:t>punitive than</w:t>
      </w:r>
      <w:r w:rsidR="001F2534">
        <w:rPr>
          <w:sz w:val="23"/>
          <w:szCs w:val="23"/>
        </w:rPr>
        <w:t xml:space="preserve"> or helping policies, for those who are not impacted.</w:t>
      </w:r>
    </w:p>
    <w:p w14:paraId="38CA70F3" w14:textId="40C37C4D" w:rsidR="006770C1" w:rsidRDefault="006770C1" w:rsidP="006770C1">
      <w:pPr>
        <w:spacing w:line="360" w:lineRule="auto"/>
        <w:rPr>
          <w:sz w:val="23"/>
          <w:szCs w:val="23"/>
        </w:rPr>
      </w:pPr>
      <w:r>
        <w:rPr>
          <w:sz w:val="23"/>
          <w:szCs w:val="23"/>
        </w:rPr>
        <w:t>H</w:t>
      </w:r>
      <w:r w:rsidR="00D16265">
        <w:rPr>
          <w:sz w:val="23"/>
          <w:szCs w:val="23"/>
          <w:vertAlign w:val="subscript"/>
        </w:rPr>
        <w:t>3B</w:t>
      </w:r>
      <w:r>
        <w:rPr>
          <w:sz w:val="23"/>
          <w:szCs w:val="23"/>
        </w:rPr>
        <w:t xml:space="preserve">: </w:t>
      </w:r>
      <w:r w:rsidR="00D16265" w:rsidRPr="006770C1">
        <w:rPr>
          <w:sz w:val="23"/>
          <w:szCs w:val="23"/>
        </w:rPr>
        <w:t xml:space="preserve">Impacted groups will differentiate less in support for helping/symbolic or status-conferring policies. </w:t>
      </w:r>
    </w:p>
    <w:p w14:paraId="22E3924A" w14:textId="74E4460C" w:rsidR="007249B0" w:rsidRDefault="00D16265" w:rsidP="003E1D99">
      <w:pPr>
        <w:spacing w:line="360" w:lineRule="auto"/>
      </w:pPr>
      <w:r>
        <w:t xml:space="preserve">H3: Perceptions of what carceral citizens deserve are informed by whether policy contexts invoke status conferring or helping contexts. </w:t>
      </w:r>
    </w:p>
    <w:p w14:paraId="570C3E00" w14:textId="251A67B5" w:rsidR="003E1D99" w:rsidRDefault="003E1D99" w:rsidP="003E1D99">
      <w:pPr>
        <w:spacing w:line="360" w:lineRule="auto"/>
        <w:rPr>
          <w:sz w:val="23"/>
          <w:szCs w:val="23"/>
        </w:rPr>
      </w:pPr>
    </w:p>
    <w:p w14:paraId="5DAD4C30" w14:textId="09E696CB" w:rsidR="00D16265" w:rsidRDefault="00D16265" w:rsidP="003E1D99">
      <w:pPr>
        <w:spacing w:line="360" w:lineRule="auto"/>
        <w:rPr>
          <w:sz w:val="23"/>
          <w:szCs w:val="23"/>
        </w:rPr>
      </w:pPr>
      <w:r>
        <w:rPr>
          <w:sz w:val="23"/>
          <w:szCs w:val="23"/>
        </w:rPr>
        <w:t xml:space="preserve">More broadly, perceptions of what carceral citizens deserve may differ from contexts such as healthcare and </w:t>
      </w:r>
      <w:proofErr w:type="gramStart"/>
      <w:r>
        <w:rPr>
          <w:sz w:val="23"/>
          <w:szCs w:val="23"/>
        </w:rPr>
        <w:t>education in particular, where</w:t>
      </w:r>
      <w:proofErr w:type="gramEnd"/>
      <w:r>
        <w:rPr>
          <w:sz w:val="23"/>
          <w:szCs w:val="23"/>
        </w:rPr>
        <w:t xml:space="preserve"> perceptions of deservingness may more directly translate to views on policy deservingness. Other contexts may invoke similar hierarchies as in the criminal legal domain, such immigration, where perceptions of deservingness may similarly operate around moral and racial hierarchies, and discern between status conferring and helping contexts.</w:t>
      </w:r>
    </w:p>
    <w:bookmarkEnd w:id="0"/>
    <w:p w14:paraId="55287AE6" w14:textId="77777777" w:rsidR="00D16265" w:rsidRDefault="00D16265"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10E37213" w:rsidR="003E1D99" w:rsidRDefault="003E1D99" w:rsidP="003E1D99">
      <w:pPr>
        <w:spacing w:line="360" w:lineRule="auto"/>
      </w:pPr>
      <w:r>
        <w:lastRenderedPageBreak/>
        <w:t xml:space="preserve">I propose exploring the application of deservingness to carceral contexts using novel survey data collected in September 2024 by Smith, </w:t>
      </w:r>
      <w:r w:rsidR="00912FA9">
        <w:t xml:space="preserve">Bowman, and Mensik.  Kreitzer and Smith, </w:t>
      </w:r>
      <w:r>
        <w:t xml:space="preserve">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r w:rsidR="00912FA9">
        <w:t xml:space="preserve">; this new data set mimics the strengths of that data collection strategy, and makes important changes, such as relying on </w:t>
      </w:r>
      <w:r w:rsidR="00750782">
        <w:t xml:space="preserve">survey respondents recruited from </w:t>
      </w:r>
      <w:proofErr w:type="spellStart"/>
      <w:r w:rsidR="00750782">
        <w:t>Bovitz</w:t>
      </w:r>
      <w:proofErr w:type="spellEnd"/>
      <w:r w:rsidR="00750782">
        <w:t xml:space="preserve"> proprietary panel </w:t>
      </w:r>
      <w:r w:rsidR="00912FA9">
        <w:t>and reducing the number of groups individuals assess, to address issues of respondent fatigue.</w:t>
      </w:r>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0680BD92"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r w:rsidR="00912FA9">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75FF146E" w:rsidR="003E1D99" w:rsidRDefault="003E1D99" w:rsidP="003E1D99">
      <w:pPr>
        <w:spacing w:line="360" w:lineRule="auto"/>
      </w:pPr>
      <w:r>
        <w:t xml:space="preserve">My </w:t>
      </w:r>
      <w:r w:rsidR="00912FA9">
        <w:t xml:space="preserve">first </w:t>
      </w:r>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7A48D3B7" w:rsidR="003E1D99" w:rsidRDefault="00912FA9" w:rsidP="003E1D99">
      <w:pPr>
        <w:spacing w:line="360" w:lineRule="auto"/>
        <w:rPr>
          <w:ins w:id="121" w:author="Candis Watts Smith" w:date="2025-01-15T21:54:00Z" w16du:dateUtc="2025-01-16T02:54:00Z"/>
          <w:i/>
          <w:iCs/>
        </w:rPr>
      </w:pPr>
      <w:r>
        <w:rPr>
          <w:i/>
          <w:iCs/>
        </w:rPr>
        <w:t>Variables</w:t>
      </w:r>
    </w:p>
    <w:p w14:paraId="71318862" w14:textId="749A1AC5" w:rsidR="00EC3CED" w:rsidRPr="006325BF" w:rsidRDefault="00EC3CED" w:rsidP="003E1D99">
      <w:pPr>
        <w:spacing w:line="360" w:lineRule="auto"/>
        <w:rPr>
          <w:i/>
          <w:iCs/>
        </w:rPr>
      </w:pPr>
      <w:r>
        <w:rPr>
          <w:i/>
          <w:iCs/>
        </w:rPr>
        <w:t>Impact</w:t>
      </w:r>
    </w:p>
    <w:p w14:paraId="44778448" w14:textId="6CCB3502" w:rsidR="003E1D99" w:rsidRDefault="00654E3E" w:rsidP="003E1D99">
      <w:pPr>
        <w:spacing w:line="360" w:lineRule="auto"/>
      </w:pPr>
      <w:r>
        <w:t xml:space="preserve">I am interested in how people who have been incarcerated, know incarcerated people, have been victims, and combinations of these differ from those who select “no/don’t know” – those who have not been impacted. </w:t>
      </w:r>
      <w:r w:rsidR="003E1D99">
        <w:t xml:space="preserve">Participants are asked whether, “in the past five years,” they or “someone they know well” had any of 12 experiences, including “been incarcerated in jail or </w:t>
      </w:r>
      <w:r w:rsidR="003E1D99">
        <w:lastRenderedPageBreak/>
        <w:t>prison, and “been a victim of violent crime.” They can select both themselves and “someone they know well</w:t>
      </w:r>
      <w:r>
        <w:t xml:space="preserve">.” </w:t>
      </w:r>
      <w:r w:rsidR="003E1D99">
        <w:t xml:space="preserve"> </w:t>
      </w:r>
    </w:p>
    <w:p w14:paraId="381A95E6" w14:textId="77777777" w:rsidR="003E1D99" w:rsidRDefault="003E1D99" w:rsidP="003E1D99">
      <w:pPr>
        <w:spacing w:line="360" w:lineRule="auto"/>
      </w:pPr>
    </w:p>
    <w:p w14:paraId="6965A1E9" w14:textId="77777777" w:rsidR="00EC3CED" w:rsidRDefault="00332D42" w:rsidP="000200D7">
      <w:pPr>
        <w:spacing w:line="360" w:lineRule="auto"/>
        <w:rPr>
          <w:ins w:id="122" w:author="Candis Watts Smith" w:date="2025-01-15T21:53:00Z" w16du:dateUtc="2025-01-16T02:53:00Z"/>
        </w:rPr>
      </w:pPr>
      <w:r w:rsidRPr="00DE4A4F">
        <w:rPr>
          <w:noProof/>
        </w:rPr>
        <w:drawing>
          <wp:anchor distT="0" distB="0" distL="114300" distR="114300" simplePos="0" relativeHeight="251658240" behindDoc="0" locked="0" layoutInCell="1" allowOverlap="1" wp14:anchorId="3AA7C757" wp14:editId="5EB90D25">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rsidR="003E1D99">
        <w:t>I use different measures for impact at different stages in my analysis. First,</w:t>
      </w:r>
      <w:r w:rsidRPr="00332D42">
        <w:rPr>
          <w:noProof/>
        </w:rPr>
        <w:t xml:space="preserve"> </w:t>
      </w:r>
      <w:r w:rsidR="003E1D99">
        <w:t>I create a binary impact variable (</w:t>
      </w:r>
      <w:r w:rsidR="001923EF">
        <w:t>Impact</w:t>
      </w:r>
      <w:r w:rsidR="003E1D99">
        <w:t xml:space="preserve">)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731003F5" w14:textId="77777777" w:rsidR="00EC3CED" w:rsidRDefault="00EC3CED" w:rsidP="000200D7">
      <w:pPr>
        <w:spacing w:line="360" w:lineRule="auto"/>
        <w:rPr>
          <w:ins w:id="123" w:author="Candis Watts Smith" w:date="2025-01-15T21:53:00Z" w16du:dateUtc="2025-01-16T02:53:00Z"/>
        </w:rPr>
      </w:pPr>
    </w:p>
    <w:p w14:paraId="5416987D" w14:textId="0CB41180" w:rsidR="000200D7" w:rsidRDefault="001923EF" w:rsidP="000200D7">
      <w:pPr>
        <w:spacing w:line="360" w:lineRule="auto"/>
      </w:pPr>
      <w:r>
        <w:t>Second, I use variables for been/know incarcerated, and been/know victims.</w:t>
      </w:r>
    </w:p>
    <w:p w14:paraId="41C64DCE" w14:textId="77777777" w:rsidR="00332D42" w:rsidRDefault="00332D42" w:rsidP="000200D7">
      <w:pPr>
        <w:spacing w:line="360" w:lineRule="auto"/>
      </w:pPr>
    </w:p>
    <w:p w14:paraId="0A4DD054" w14:textId="77777777" w:rsidR="00EC3CED" w:rsidRDefault="00EC3CED" w:rsidP="000200D7">
      <w:pPr>
        <w:spacing w:line="360" w:lineRule="auto"/>
        <w:rPr>
          <w:ins w:id="124" w:author="Candis Watts Smith" w:date="2025-01-15T21:54:00Z" w16du:dateUtc="2025-01-16T02:54:00Z"/>
        </w:rPr>
      </w:pPr>
    </w:p>
    <w:p w14:paraId="128136CC" w14:textId="039D1CB4" w:rsidR="00EC3CED" w:rsidRDefault="00EC3CED" w:rsidP="000200D7">
      <w:pPr>
        <w:spacing w:line="360" w:lineRule="auto"/>
        <w:rPr>
          <w:ins w:id="125" w:author="Candis Watts Smith" w:date="2025-01-15T21:54:00Z" w16du:dateUtc="2025-01-16T02:54:00Z"/>
        </w:rPr>
      </w:pPr>
      <w:ins w:id="126" w:author="Candis Watts Smith" w:date="2025-01-15T21:54:00Z" w16du:dateUtc="2025-01-16T02:54:00Z">
        <w:r>
          <w:t xml:space="preserve">Deservingness </w:t>
        </w:r>
        <w:r>
          <w:sym w:font="Wingdings" w:char="F0E0"/>
        </w:r>
        <w:r>
          <w:t xml:space="preserve"> usually, you put your dependent </w:t>
        </w:r>
      </w:ins>
      <w:ins w:id="127" w:author="Candis Watts Smith" w:date="2025-01-15T21:55:00Z" w16du:dateUtc="2025-01-16T02:55:00Z">
        <w:r>
          <w:t xml:space="preserve">variable first. </w:t>
        </w:r>
      </w:ins>
    </w:p>
    <w:p w14:paraId="06A38FF1" w14:textId="6AD89962" w:rsidR="000200D7" w:rsidRDefault="000200D7" w:rsidP="000200D7">
      <w:pPr>
        <w:spacing w:line="360" w:lineRule="auto"/>
      </w:pPr>
      <w:r w:rsidRPr="00100B73">
        <w:t>Respondents</w:t>
      </w:r>
      <w:r>
        <w:t xml:space="preserve">’ perceptions of group deservingness serve first as dependent, and later in the analysis independent variables. </w:t>
      </w:r>
    </w:p>
    <w:p w14:paraId="4BD5D5B6" w14:textId="77777777" w:rsidR="000200D7" w:rsidRDefault="000200D7" w:rsidP="000200D7">
      <w:pPr>
        <w:spacing w:line="360" w:lineRule="auto"/>
      </w:pPr>
    </w:p>
    <w:p w14:paraId="657473B1" w14:textId="77777777" w:rsidR="000200D7" w:rsidRDefault="000200D7" w:rsidP="000200D7">
      <w:pPr>
        <w:spacing w:line="360" w:lineRule="auto"/>
      </w:pPr>
      <w:r>
        <w:t xml:space="preserve">As in Kreitzer and Smith’s original empirical mapping of perceptions of deservingness and power, participants are asked to consider the following prompt before reviewing a total of 65 groups: </w:t>
      </w:r>
    </w:p>
    <w:p w14:paraId="3F873F91" w14:textId="77777777" w:rsidR="000200D7" w:rsidRPr="0081458F" w:rsidRDefault="000200D7" w:rsidP="000200D7">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lastRenderedPageBreak/>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29E7797" w14:textId="77777777" w:rsidR="000200D7" w:rsidRDefault="000200D7" w:rsidP="000200D7">
      <w:pPr>
        <w:spacing w:line="360" w:lineRule="auto"/>
      </w:pPr>
    </w:p>
    <w:p w14:paraId="53D4E648" w14:textId="77777777" w:rsidR="00EC3CED" w:rsidRDefault="000200D7" w:rsidP="000200D7">
      <w:pPr>
        <w:spacing w:line="360" w:lineRule="auto"/>
        <w:rPr>
          <w:ins w:id="128" w:author="Candis Watts Smith" w:date="2025-01-15T21:57:00Z" w16du:dateUtc="2025-01-16T02:57:00Z"/>
        </w:rPr>
      </w:pPr>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w:t>
      </w:r>
    </w:p>
    <w:p w14:paraId="0DB5806C" w14:textId="77777777" w:rsidR="00EC3CED" w:rsidRDefault="00EC3CED" w:rsidP="000200D7">
      <w:pPr>
        <w:spacing w:line="360" w:lineRule="auto"/>
        <w:rPr>
          <w:ins w:id="129" w:author="Candis Watts Smith" w:date="2025-01-15T21:57:00Z" w16du:dateUtc="2025-01-16T02:57:00Z"/>
        </w:rPr>
      </w:pPr>
    </w:p>
    <w:p w14:paraId="25BD0162" w14:textId="7D0271FA" w:rsidR="000200D7" w:rsidRDefault="000200D7" w:rsidP="00EC3CED">
      <w:pPr>
        <w:spacing w:line="360" w:lineRule="auto"/>
      </w:pPr>
      <w:r w:rsidRPr="00F243B0">
        <w:t xml:space="preserve">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w:t>
      </w:r>
      <w:r w:rsidR="00EC3CED">
        <w:t xml:space="preserve">One-third of respondents were asked to </w:t>
      </w:r>
      <w:proofErr w:type="gramStart"/>
      <w:r w:rsidR="00EC3CED">
        <w:t xml:space="preserve">also </w:t>
      </w:r>
      <w:r w:rsidRPr="00F243B0">
        <w:t xml:space="preserve"> evaluat</w:t>
      </w:r>
      <w:r w:rsidRPr="00F243B0">
        <w:t>e</w:t>
      </w:r>
      <w:proofErr w:type="gramEnd"/>
      <w:r w:rsidRPr="00F243B0">
        <w:t xml:space="preserve"> </w:t>
      </w:r>
      <w:r w:rsidRPr="00F243B0">
        <w:t xml:space="preserve">“incarcerated parents” and “exonerated/wrongfully convicted.” </w:t>
      </w:r>
      <w:r w:rsidR="00EC3CED">
        <w:t>Another one-</w:t>
      </w:r>
      <w:proofErr w:type="gramStart"/>
      <w:r w:rsidR="00EC3CED">
        <w:t xml:space="preserve">third  </w:t>
      </w:r>
      <w:r w:rsidRPr="00F243B0">
        <w:t>evaluate</w:t>
      </w:r>
      <w:r w:rsidR="00EC3CED">
        <w:t>d</w:t>
      </w:r>
      <w:proofErr w:type="gramEnd"/>
      <w:r w:rsidRPr="00F243B0">
        <w:t xml:space="preserve"> the deservingness/power of “formerly incarcerated/ex-felons” and “sex offenders.”</w:t>
      </w:r>
      <w:r>
        <w:t xml:space="preserve"> </w:t>
      </w:r>
      <w:commentRangeStart w:id="130"/>
      <w:r>
        <w:t>Because only one third of respondents evaluated these carceral groups, I [……].</w:t>
      </w:r>
      <w:commentRangeEnd w:id="130"/>
      <w:r w:rsidR="00745DCB">
        <w:rPr>
          <w:rStyle w:val="CommentReference"/>
        </w:rPr>
        <w:commentReference w:id="130"/>
      </w:r>
    </w:p>
    <w:p w14:paraId="43B42E04" w14:textId="77777777" w:rsidR="00EC3CED" w:rsidRDefault="00EC3CED" w:rsidP="000200D7">
      <w:pPr>
        <w:spacing w:line="360" w:lineRule="auto"/>
        <w:rPr>
          <w:ins w:id="131" w:author="Candis Watts Smith" w:date="2025-01-15T21:58:00Z" w16du:dateUtc="2025-01-16T02:58:00Z"/>
        </w:rPr>
      </w:pPr>
    </w:p>
    <w:p w14:paraId="7795AC64" w14:textId="77777777" w:rsidR="00EC3CED" w:rsidRPr="00A57D24" w:rsidRDefault="00EC3CED" w:rsidP="000200D7">
      <w:pPr>
        <w:spacing w:line="360" w:lineRule="auto"/>
        <w:rPr>
          <w:ins w:id="132" w:author="Candis Watts Smith" w:date="2025-01-15T21:58:00Z" w16du:dateUtc="2025-01-16T02:58:00Z"/>
        </w:rPr>
      </w:pPr>
    </w:p>
    <w:p w14:paraId="743CE1E5" w14:textId="77777777" w:rsidR="00EC3CED" w:rsidRDefault="000200D7" w:rsidP="000200D7">
      <w:pPr>
        <w:spacing w:line="360" w:lineRule="auto"/>
        <w:rPr>
          <w:ins w:id="133" w:author="Candis Watts Smith" w:date="2025-01-15T21:59:00Z" w16du:dateUtc="2025-01-16T02:59:00Z"/>
        </w:rPr>
      </w:pPr>
      <w:r>
        <w:t xml:space="preserve">I am interested in these groups as separate independent variables but also create two aggregate variables: </w:t>
      </w:r>
      <w:commentRangeStart w:id="134"/>
      <w:r>
        <w:t>a “total incarcerated</w:t>
      </w:r>
      <w:commentRangeEnd w:id="134"/>
      <w:r w:rsidR="00EC3CED">
        <w:rPr>
          <w:rStyle w:val="CommentReference"/>
        </w:rPr>
        <w:commentReference w:id="134"/>
      </w:r>
      <w:r>
        <w:t xml:space="preserve">” that combines all groups, and a “core incarcerated” variable that will combine specifically deservingness of ‘criminals’ and ‘incarcerated people/prisoners.’ </w:t>
      </w:r>
    </w:p>
    <w:p w14:paraId="5A07F8DC" w14:textId="77777777" w:rsidR="00EC3CED" w:rsidRDefault="00EC3CED" w:rsidP="000200D7">
      <w:pPr>
        <w:spacing w:line="360" w:lineRule="auto"/>
        <w:rPr>
          <w:ins w:id="135" w:author="Candis Watts Smith" w:date="2025-01-15T21:59:00Z" w16du:dateUtc="2025-01-16T02:59:00Z"/>
        </w:rPr>
      </w:pPr>
    </w:p>
    <w:p w14:paraId="68E1644E" w14:textId="410E3B5B" w:rsidR="000200D7" w:rsidRPr="00DE3BD8" w:rsidRDefault="000200D7" w:rsidP="000200D7">
      <w:pPr>
        <w:spacing w:line="360" w:lineRule="auto"/>
      </w:pPr>
      <w:r>
        <w:t xml:space="preserve">Survey respondents were also to assess the deservingness of groups related to both the carceral subsets and subsequent policy questions, which I </w:t>
      </w:r>
      <w:proofErr w:type="gramStart"/>
      <w:r>
        <w:t>am able to</w:t>
      </w:r>
      <w:proofErr w:type="gramEnd"/>
      <w:r>
        <w:t xml:space="preserve"> use as reference to understand whether impacted groups differ from non-impacted groups </w:t>
      </w:r>
      <w:commentRangeStart w:id="136"/>
      <w:r>
        <w:t>in how they differentiation between incarcerated and non-incarcerated ‘types,</w:t>
      </w:r>
      <w:commentRangeEnd w:id="136"/>
      <w:r w:rsidR="00EC3CED">
        <w:rPr>
          <w:rStyle w:val="CommentReference"/>
        </w:rPr>
        <w:commentReference w:id="136"/>
      </w:r>
      <w:r>
        <w:t xml:space="preserve">’ and whether differences in perceptions of groups shape views on policy. These include children, mothers, students, voters, poor families, blue collar workers, working class Americans, labor unions, and parents of undocumented children. </w:t>
      </w:r>
    </w:p>
    <w:p w14:paraId="29D1F3FB" w14:textId="77777777" w:rsidR="000200D7" w:rsidRDefault="000200D7" w:rsidP="000200D7">
      <w:pPr>
        <w:spacing w:line="360" w:lineRule="auto"/>
      </w:pPr>
    </w:p>
    <w:p w14:paraId="7689B062" w14:textId="77777777" w:rsidR="000200D7" w:rsidRDefault="000200D7" w:rsidP="000200D7">
      <w:pPr>
        <w:spacing w:line="360" w:lineRule="auto"/>
      </w:pPr>
      <w:r>
        <w:rPr>
          <w:i/>
          <w:iCs/>
        </w:rPr>
        <w:lastRenderedPageBreak/>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p>
    <w:p w14:paraId="1B409564" w14:textId="77777777" w:rsidR="000200D7" w:rsidRDefault="000200D7" w:rsidP="000200D7">
      <w:pPr>
        <w:spacing w:line="360" w:lineRule="auto"/>
      </w:pPr>
    </w:p>
    <w:p w14:paraId="17AFE57D" w14:textId="77777777" w:rsidR="000200D7" w:rsidRDefault="000200D7" w:rsidP="000200D7">
      <w:pPr>
        <w:spacing w:line="360" w:lineRule="auto"/>
        <w:ind w:left="720"/>
      </w:pPr>
      <w:commentRangeStart w:id="137"/>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deviations across carceral groups to understand the degree to which consensus varies as carceral citizens are humanized or identified by their crime/conviction. </w:t>
      </w:r>
      <w:commentRangeEnd w:id="137"/>
      <w:r w:rsidR="00FD0224">
        <w:rPr>
          <w:rStyle w:val="CommentReference"/>
        </w:rPr>
        <w:commentReference w:id="137"/>
      </w:r>
    </w:p>
    <w:p w14:paraId="52039CD0" w14:textId="77777777" w:rsidR="000200D7" w:rsidRDefault="000200D7" w:rsidP="000200D7">
      <w:pPr>
        <w:spacing w:line="360" w:lineRule="auto"/>
      </w:pPr>
    </w:p>
    <w:p w14:paraId="047316B3" w14:textId="37CA931A" w:rsidR="00AD368D" w:rsidRDefault="000200D7" w:rsidP="005D5C09">
      <w:pPr>
        <w:spacing w:line="360" w:lineRule="auto"/>
      </w:pPr>
      <w:r>
        <w:t>Next, I explore whether groups who are impacted by the carceral system hold different perceptions of carceral deservingness than one another, and those who are not impacted</w:t>
      </w:r>
      <w:r w:rsidR="002B59E1">
        <w:t xml:space="preserve"> using</w:t>
      </w:r>
      <w:r>
        <w:t xml:space="preserve"> regression and ANOVA</w:t>
      </w:r>
      <w:r w:rsidR="002B59E1">
        <w:t>.</w:t>
      </w:r>
      <w:r w:rsidR="00E57D3A">
        <w:t xml:space="preserve"> To do so, I create control variables:</w:t>
      </w:r>
    </w:p>
    <w:p w14:paraId="0126F302" w14:textId="77777777" w:rsidR="00BB62A5" w:rsidRDefault="00BB62A5" w:rsidP="00BB62A5">
      <w:pPr>
        <w:spacing w:line="360" w:lineRule="auto"/>
      </w:pPr>
    </w:p>
    <w:p w14:paraId="510ACABF" w14:textId="4E454734" w:rsidR="00AD368D" w:rsidRDefault="00BB62A5" w:rsidP="005D5C09">
      <w:pPr>
        <w:spacing w:line="360" w:lineRule="auto"/>
      </w:pPr>
      <w:commentRangeStart w:id="138"/>
      <w:r>
        <w:t>Control Variables</w:t>
      </w:r>
      <w:commentRangeEnd w:id="138"/>
      <w:r>
        <w:rPr>
          <w:rStyle w:val="CommentReference"/>
        </w:rPr>
        <w:commentReference w:id="138"/>
      </w:r>
    </w:p>
    <w:p w14:paraId="51447F37" w14:textId="19B1EE4B" w:rsidR="00000466" w:rsidRDefault="00E57D3A" w:rsidP="00000466">
      <w:pPr>
        <w:spacing w:line="360" w:lineRule="auto"/>
      </w:pPr>
      <w:r>
        <w:t>Beliefs</w:t>
      </w:r>
      <w:r w:rsidR="00202480">
        <w:t xml:space="preserve"> about what incarcerated people deserve certainly may reflect punitiveness. This impulse to punish and support punitive, rather than rehabilitative policies through retributivist justifications is heightened in the US by cultures of individualism, meritocracy, and [], and conditioned by existing punitive policies and discourse. However, “mushiness” of punitiveness and idiosyncrasies discussed suggest it is not the overriding factor. </w:t>
      </w:r>
      <w:r w:rsidR="00000466">
        <w:t xml:space="preserve">Punitiveness is usually measured by support for “tough on crime” policies, particularly the death penalty as it is strictly ‘expressive’ rather than rehabilitative or utilitarian as it has no deterrent effect on homicide rates (Enns 2016, Nagin and Pepper 2012). </w:t>
      </w:r>
      <w:r>
        <w:t xml:space="preserve">Studies also measure public punitiveness with self-reports on beliefs about the purpose of incarceration – rehabilitation versus punishment. </w:t>
      </w:r>
    </w:p>
    <w:p w14:paraId="041850F8" w14:textId="77777777" w:rsidR="00000466" w:rsidRDefault="00000466" w:rsidP="00000466">
      <w:pPr>
        <w:spacing w:line="360" w:lineRule="auto"/>
      </w:pPr>
    </w:p>
    <w:p w14:paraId="61C07FCD" w14:textId="16074CED" w:rsidR="00000466" w:rsidRDefault="00000466" w:rsidP="00000466">
      <w:pPr>
        <w:spacing w:line="360" w:lineRule="auto"/>
      </w:pPr>
      <w:r>
        <w:t>I measure p</w:t>
      </w:r>
      <w:r w:rsidRPr="00100B73">
        <w:t xml:space="preserve">unitiveness will be measured with </w:t>
      </w:r>
      <w:r w:rsidRPr="007608F2">
        <w:t>two</w:t>
      </w:r>
      <w:r w:rsidRPr="00100B73">
        <w:t xml:space="preserve"> variables. The first measure will be a 7-point scale question reflecting respondent’s views about the purpose of incarceration</w:t>
      </w:r>
      <w:r>
        <w:t xml:space="preserve">, and whether </w:t>
      </w:r>
      <w:r>
        <w:lastRenderedPageBreak/>
        <w:t xml:space="preserve">participants see the purpose being about “punishing incarcerated individuals for past actions” or rehabilitation. </w:t>
      </w:r>
      <w:commentRangeStart w:id="139"/>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w:t>
      </w:r>
      <w:commentRangeEnd w:id="139"/>
      <w:r w:rsidR="00493625">
        <w:rPr>
          <w:rStyle w:val="CommentReference"/>
        </w:rPr>
        <w:commentReference w:id="139"/>
      </w:r>
      <w:r w:rsidRPr="437AE678">
        <w:t xml:space="preserve">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223EA8E5" w14:textId="77777777" w:rsidR="00332D42" w:rsidRDefault="00332D42" w:rsidP="00332D42">
      <w:pPr>
        <w:spacing w:line="360" w:lineRule="auto"/>
      </w:pPr>
    </w:p>
    <w:p w14:paraId="24DF9681" w14:textId="51C139E7" w:rsidR="00E57D3A" w:rsidRPr="00332D42" w:rsidRDefault="00E57D3A" w:rsidP="00332D42">
      <w:pPr>
        <w:spacing w:line="360" w:lineRule="auto"/>
      </w:pPr>
      <w:commentRangeStart w:id="140"/>
      <w:r>
        <w:t>In the survey, participants are asked their view on “allow[</w:t>
      </w:r>
      <w:proofErr w:type="spellStart"/>
      <w:r>
        <w:t>ing</w:t>
      </w:r>
      <w:proofErr w:type="spellEnd"/>
      <w:r>
        <w:t>] the death penalty for people convicted of murder.” First, a binary punitiveness variable will reflect whether respondents either support or strongly support the death penalty (0</w:t>
      </w:r>
      <w:proofErr w:type="gramStart"/>
      <w:r>
        <w:t>), or</w:t>
      </w:r>
      <w:proofErr w:type="gramEnd"/>
      <w:r>
        <w:t xml:space="preserve"> oppose or strongly oppose the death penalty (1). </w:t>
      </w:r>
      <w:r w:rsidRPr="00332D42">
        <w:rPr>
          <w:i/>
          <w:iCs/>
          <w:highlight w:val="yellow"/>
        </w:rPr>
        <w:t>I don’t know what to do with people who are unsure – partially want to say that being unsure about the death penalty reflects a strong degree of punitiveness.</w:t>
      </w:r>
      <w:r w:rsidRPr="00332D42">
        <w:rPr>
          <w:i/>
          <w:iCs/>
        </w:rPr>
        <w:t xml:space="preserve"> </w:t>
      </w:r>
      <w:r w:rsidR="00332D42">
        <w:t>I will also create a composite punitiveness score combining sliding scale and punitive policy responses.</w:t>
      </w:r>
      <w:commentRangeEnd w:id="140"/>
      <w:r w:rsidR="00493625">
        <w:rPr>
          <w:rStyle w:val="CommentReference"/>
        </w:rPr>
        <w:commentReference w:id="140"/>
      </w:r>
    </w:p>
    <w:p w14:paraId="309DA4B0" w14:textId="77777777" w:rsidR="00E57D3A" w:rsidRDefault="00E57D3A" w:rsidP="00E57D3A">
      <w:pPr>
        <w:spacing w:line="360" w:lineRule="auto"/>
      </w:pPr>
    </w:p>
    <w:p w14:paraId="36F820F2" w14:textId="0816613F" w:rsidR="00493625" w:rsidRPr="00BB62A5" w:rsidRDefault="00493625" w:rsidP="00493625">
      <w:pPr>
        <w:spacing w:line="360" w:lineRule="auto"/>
        <w:rPr>
          <w:sz w:val="23"/>
          <w:szCs w:val="23"/>
        </w:rPr>
      </w:pPr>
      <w:r>
        <w:rPr>
          <w:i/>
          <w:iCs/>
          <w:sz w:val="23"/>
          <w:szCs w:val="23"/>
        </w:rPr>
        <w:t xml:space="preserve">I will control for partisanship and political ideology. </w:t>
      </w:r>
      <w:commentRangeStart w:id="141"/>
      <w:r w:rsidR="00AB5E4A" w:rsidRPr="008010B8">
        <w:rPr>
          <w:sz w:val="23"/>
          <w:szCs w:val="23"/>
        </w:rPr>
        <w:t xml:space="preserve">Democrats, I expect, </w:t>
      </w:r>
      <w:commentRangeEnd w:id="141"/>
      <w:r w:rsidR="00AB5E4A">
        <w:rPr>
          <w:rStyle w:val="CommentReference"/>
        </w:rPr>
        <w:commentReference w:id="141"/>
      </w:r>
      <w:r w:rsidR="00AB5E4A" w:rsidRPr="008010B8">
        <w:rPr>
          <w:sz w:val="23"/>
          <w:szCs w:val="23"/>
        </w:rPr>
        <w:t xml:space="preserve">will vary more than Republicans in their evaluations of sub-groups, as many note </w:t>
      </w:r>
      <w:proofErr w:type="gramStart"/>
      <w:r w:rsidR="00AB5E4A" w:rsidRPr="008010B8">
        <w:rPr>
          <w:sz w:val="23"/>
          <w:szCs w:val="23"/>
        </w:rPr>
        <w:t>the that</w:t>
      </w:r>
      <w:proofErr w:type="gramEnd"/>
      <w:r w:rsidR="00AB5E4A" w:rsidRPr="008010B8">
        <w:rPr>
          <w:sz w:val="23"/>
          <w:szCs w:val="23"/>
        </w:rPr>
        <w:t xml:space="preserve"> punitiveness is almost pre-determined within conservative ideology (Burton et al 2020, </w:t>
      </w:r>
      <w:proofErr w:type="spellStart"/>
      <w:r w:rsidR="00AB5E4A" w:rsidRPr="008010B8">
        <w:rPr>
          <w:sz w:val="23"/>
          <w:szCs w:val="23"/>
        </w:rPr>
        <w:t>Mancici</w:t>
      </w:r>
      <w:proofErr w:type="spellEnd"/>
      <w:r w:rsidR="00AB5E4A" w:rsidRPr="008010B8">
        <w:rPr>
          <w:sz w:val="23"/>
          <w:szCs w:val="23"/>
        </w:rPr>
        <w:t xml:space="preserve"> et al 2021, Wilson et al 2015). While </w:t>
      </w:r>
      <w:proofErr w:type="spellStart"/>
      <w:r w:rsidR="00AB5E4A" w:rsidRPr="008010B8">
        <w:rPr>
          <w:sz w:val="23"/>
          <w:szCs w:val="23"/>
        </w:rPr>
        <w:t>Sniderman</w:t>
      </w:r>
      <w:proofErr w:type="spellEnd"/>
      <w:r w:rsidR="00AB5E4A" w:rsidRPr="008010B8">
        <w:rPr>
          <w:sz w:val="23"/>
          <w:szCs w:val="23"/>
        </w:rPr>
        <w:t xml:space="preserve"> and Piazza (1993) contend Democrats’ punitiveness reflects ideological beliefs about personal responsibility and the rule of law, </w:t>
      </w:r>
      <w:proofErr w:type="spellStart"/>
      <w:r w:rsidR="00AB5E4A" w:rsidRPr="008010B8">
        <w:rPr>
          <w:sz w:val="23"/>
          <w:szCs w:val="23"/>
        </w:rPr>
        <w:t>Chouhy</w:t>
      </w:r>
      <w:proofErr w:type="spellEnd"/>
      <w:r w:rsidR="00AB5E4A"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r>
        <w:rPr>
          <w:sz w:val="23"/>
          <w:szCs w:val="23"/>
        </w:rPr>
        <w:t>To control for party affiliation, r</w:t>
      </w:r>
      <w:r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Pr>
          <w:sz w:val="23"/>
          <w:szCs w:val="23"/>
        </w:rPr>
        <w:t xml:space="preserve"> </w:t>
      </w:r>
    </w:p>
    <w:p w14:paraId="6814C312" w14:textId="77777777" w:rsidR="00493625" w:rsidRPr="008010B8" w:rsidRDefault="00493625" w:rsidP="00493625">
      <w:pPr>
        <w:spacing w:line="360" w:lineRule="auto"/>
        <w:rPr>
          <w:sz w:val="23"/>
          <w:szCs w:val="23"/>
        </w:rPr>
      </w:pPr>
    </w:p>
    <w:p w14:paraId="5393B2D7" w14:textId="7F8C7D99" w:rsidR="00AB5E4A" w:rsidRPr="008010B8" w:rsidRDefault="00493625" w:rsidP="00493625">
      <w:pPr>
        <w:spacing w:line="360" w:lineRule="auto"/>
        <w:rPr>
          <w:sz w:val="23"/>
          <w:szCs w:val="23"/>
        </w:rPr>
      </w:pPr>
      <w:r>
        <w:rPr>
          <w:sz w:val="23"/>
          <w:szCs w:val="23"/>
        </w:rPr>
        <w:t xml:space="preserve">To capture a broader picture of political ideology, respondents are also asked questions about government funding, regulation, and taxation as measures of economic conservativism. They are also asked whether they </w:t>
      </w:r>
      <w:r>
        <w:t xml:space="preserve">consider themselves “liberal, conservative, or somewhere in between” on </w:t>
      </w:r>
      <w:r>
        <w:lastRenderedPageBreak/>
        <w:t xml:space="preserve">“questions of social policy, such as welfare, infrastructure, health care, education, and minority rights.” </w:t>
      </w:r>
      <w:r w:rsidRPr="001923EF">
        <w:t>These allow me to create an ideology scale</w:t>
      </w:r>
    </w:p>
    <w:p w14:paraId="2CEDB413" w14:textId="28C77BC6" w:rsidR="00AB5E4A" w:rsidRDefault="00AB5E4A" w:rsidP="008358C6">
      <w:pPr>
        <w:spacing w:line="360" w:lineRule="auto"/>
      </w:pPr>
    </w:p>
    <w:p w14:paraId="06AE9B5A" w14:textId="1CAE868D" w:rsidR="00654E3E" w:rsidRDefault="008358C6" w:rsidP="008358C6">
      <w:pPr>
        <w:spacing w:line="360" w:lineRule="auto"/>
        <w:rPr>
          <w:ins w:id="142" w:author="Candis Watts Smith" w:date="2025-01-15T21:43:00Z" w16du:dateUtc="2025-01-16T02:43:00Z"/>
          <w:sz w:val="23"/>
          <w:szCs w:val="23"/>
        </w:rPr>
      </w:pPr>
      <w:r>
        <w:rPr>
          <w:sz w:val="23"/>
          <w:szCs w:val="23"/>
        </w:rPr>
        <w:t xml:space="preserve">I will also control for respondent race and racial </w:t>
      </w:r>
      <w:r w:rsidR="00654E3E">
        <w:rPr>
          <w:sz w:val="23"/>
          <w:szCs w:val="23"/>
        </w:rPr>
        <w:t>attitudes</w:t>
      </w:r>
      <w:r>
        <w:rPr>
          <w:sz w:val="23"/>
          <w:szCs w:val="23"/>
        </w:rPr>
        <w:t xml:space="preserve">. Respondents are asked </w:t>
      </w:r>
      <w:r w:rsidR="00BB62A5" w:rsidRPr="00BB62A5">
        <w:rPr>
          <w:sz w:val="23"/>
          <w:szCs w:val="23"/>
        </w:rPr>
        <w:t xml:space="preserve">whether they are </w:t>
      </w:r>
      <w:r w:rsidR="00BB62A5">
        <w:t>White, Black or African American, Native American/Alaska Native, Asian/Asian American, Native Hawaiian/Other Pacific Islander, Middle Eastern/North African, Hispanic/Latino/a/e, or “my preferred response is not listed</w:t>
      </w:r>
      <w:r w:rsidR="00BB62A5" w:rsidRPr="00BB62A5">
        <w:rPr>
          <w:sz w:val="23"/>
          <w:szCs w:val="23"/>
        </w:rPr>
        <w:t xml:space="preserve">.” Here, I will use an overly simplified racial binary category where 0 = respondents who only chose white, and </w:t>
      </w:r>
      <w:commentRangeStart w:id="143"/>
      <w:r w:rsidR="00BB62A5" w:rsidRPr="00BB62A5">
        <w:rPr>
          <w:sz w:val="23"/>
          <w:szCs w:val="23"/>
        </w:rPr>
        <w:t xml:space="preserve">1 = respondents who identify with racial/ethnic groups other than white. </w:t>
      </w:r>
      <w:commentRangeEnd w:id="143"/>
      <w:r w:rsidR="00654E3E">
        <w:rPr>
          <w:rStyle w:val="CommentReference"/>
        </w:rPr>
        <w:commentReference w:id="143"/>
      </w:r>
    </w:p>
    <w:p w14:paraId="79257F06" w14:textId="77777777" w:rsidR="00654E3E" w:rsidRDefault="00654E3E" w:rsidP="008358C6">
      <w:pPr>
        <w:spacing w:line="360" w:lineRule="auto"/>
        <w:rPr>
          <w:ins w:id="144" w:author="Candis Watts Smith" w:date="2025-01-15T21:43:00Z" w16du:dateUtc="2025-01-16T02:43:00Z"/>
          <w:sz w:val="23"/>
          <w:szCs w:val="23"/>
        </w:rPr>
      </w:pPr>
    </w:p>
    <w:p w14:paraId="36A0A23C" w14:textId="30C582D0" w:rsidR="00000466" w:rsidRPr="008358C6" w:rsidRDefault="008358C6" w:rsidP="008358C6">
      <w:pPr>
        <w:spacing w:line="360" w:lineRule="auto"/>
        <w:rPr>
          <w:sz w:val="23"/>
          <w:szCs w:val="23"/>
        </w:rPr>
      </w:pPr>
      <w:r>
        <w:t>To measure racial</w:t>
      </w:r>
      <w:r w:rsidR="00654E3E">
        <w:t xml:space="preserve"> attitudes</w:t>
      </w:r>
      <w:r>
        <w:t xml:space="preserve">, respondents are asked both </w:t>
      </w:r>
      <w:r w:rsidR="00000466">
        <w:t xml:space="preserve">the ANES Kinder Scales and FIRE Battery questions. </w:t>
      </w:r>
    </w:p>
    <w:p w14:paraId="5A6AE730" w14:textId="77777777" w:rsidR="00BB62A5" w:rsidRPr="00AB5E4A" w:rsidRDefault="00BB62A5" w:rsidP="005D5C09">
      <w:pPr>
        <w:spacing w:line="360" w:lineRule="auto"/>
      </w:pPr>
    </w:p>
    <w:p w14:paraId="4ECD82D0" w14:textId="3959CBCB" w:rsidR="00AD368D" w:rsidRPr="001923EF" w:rsidRDefault="00654E3E" w:rsidP="001923EF">
      <w:pPr>
        <w:spacing w:line="360" w:lineRule="auto"/>
        <w:rPr>
          <w:sz w:val="23"/>
          <w:szCs w:val="23"/>
        </w:rPr>
      </w:pPr>
      <w:r>
        <w:t xml:space="preserve">Finally, </w:t>
      </w:r>
      <w:r w:rsidR="00460263">
        <w:t xml:space="preserve">I also control </w:t>
      </w:r>
      <w:r w:rsidR="002B59E1">
        <w:t xml:space="preserve">for demographic </w:t>
      </w:r>
      <w:r w:rsidR="00460263">
        <w:t xml:space="preserve">factors. I control for gender </w:t>
      </w:r>
      <w:r w:rsidR="00460263">
        <w:rPr>
          <w:sz w:val="23"/>
          <w:szCs w:val="23"/>
        </w:rPr>
        <w:t>with a binary variable where respondents who identified as genderqueer or ‘other’ (of which there were relatively few) will be randomly assigned to woman (0) and men (1).</w:t>
      </w:r>
      <w:r w:rsidR="001923EF">
        <w:rPr>
          <w:sz w:val="23"/>
          <w:szCs w:val="23"/>
        </w:rPr>
        <w:t xml:space="preserve"> </w:t>
      </w:r>
      <w:r w:rsidR="00AD368D" w:rsidRPr="001923EF">
        <w:rPr>
          <w:sz w:val="23"/>
          <w:szCs w:val="23"/>
        </w:rPr>
        <w:t>Location – using information on participants state and county, I will create an albeit overly simplified binary for urban (0) or not-urban (1). Religious – Respondents are 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r w:rsidR="001923EF">
        <w:rPr>
          <w:sz w:val="23"/>
          <w:szCs w:val="23"/>
        </w:rPr>
        <w:t xml:space="preserve"> </w:t>
      </w:r>
      <w:r w:rsidR="00AD368D" w:rsidRPr="001923EF">
        <w:rPr>
          <w:sz w:val="23"/>
          <w:szCs w:val="23"/>
        </w:rPr>
        <w:t xml:space="preserve">Religious Importance </w:t>
      </w:r>
      <w:proofErr w:type="gramStart"/>
      <w:r w:rsidR="00AD368D" w:rsidRPr="001923EF">
        <w:rPr>
          <w:sz w:val="23"/>
          <w:szCs w:val="23"/>
        </w:rPr>
        <w:t>--  If</w:t>
      </w:r>
      <w:proofErr w:type="gramEnd"/>
      <w:r w:rsidR="00AD368D" w:rsidRPr="001923EF">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703CFD6D" w14:textId="77777777" w:rsidR="00AD368D" w:rsidRDefault="00AD368D" w:rsidP="00AD368D">
      <w:pPr>
        <w:spacing w:line="360" w:lineRule="auto"/>
        <w:rPr>
          <w:u w:val="single"/>
        </w:rPr>
      </w:pPr>
    </w:p>
    <w:p w14:paraId="348B24C8" w14:textId="77777777" w:rsidR="00AD368D" w:rsidRDefault="00AD368D" w:rsidP="00AD368D">
      <w:pPr>
        <w:spacing w:line="360" w:lineRule="auto"/>
        <w:rPr>
          <w:b/>
          <w:bCs/>
        </w:rPr>
      </w:pPr>
    </w:p>
    <w:p w14:paraId="50F06556" w14:textId="77777777" w:rsidR="00654E3E" w:rsidRDefault="00AD368D" w:rsidP="00AD368D">
      <w:pPr>
        <w:spacing w:line="360" w:lineRule="auto"/>
        <w:rPr>
          <w:ins w:id="145" w:author="Candis Watts Smith" w:date="2025-01-15T21:44:00Z" w16du:dateUtc="2025-01-16T02:44:00Z"/>
          <w:b/>
          <w:bCs/>
        </w:rPr>
      </w:pPr>
      <w:r w:rsidRPr="00F2594F">
        <w:rPr>
          <w:b/>
          <w:bCs/>
        </w:rPr>
        <w:t xml:space="preserve">Analysis </w:t>
      </w:r>
      <w:r>
        <w:rPr>
          <w:b/>
          <w:bCs/>
        </w:rPr>
        <w:t>1</w:t>
      </w:r>
      <w:r w:rsidRPr="00F2594F">
        <w:rPr>
          <w:b/>
          <w:bCs/>
        </w:rPr>
        <w:t xml:space="preserve">: </w:t>
      </w:r>
    </w:p>
    <w:p w14:paraId="590EDB68" w14:textId="343D72BD" w:rsidR="00AD368D" w:rsidRDefault="00AD368D" w:rsidP="00AD368D">
      <w:pPr>
        <w:spacing w:line="360" w:lineRule="auto"/>
        <w:rPr>
          <w:sz w:val="23"/>
          <w:szCs w:val="23"/>
        </w:rPr>
      </w:pPr>
      <w:r>
        <w:t xml:space="preserve">To test whether groups who are impacted by the criminal legal system perceive carceral citizens as </w:t>
      </w:r>
      <w:r w:rsidR="00F50CFA">
        <w:t>more deserving</w:t>
      </w:r>
      <w:r>
        <w:t xml:space="preserve"> </w:t>
      </w:r>
      <w:commentRangeStart w:id="146"/>
      <w:r w:rsidR="00F50CFA">
        <w:t>(H1A)</w:t>
      </w:r>
      <w:commentRangeEnd w:id="146"/>
      <w:r w:rsidR="00FD0224">
        <w:rPr>
          <w:rStyle w:val="CommentReference"/>
        </w:rPr>
        <w:commentReference w:id="146"/>
      </w:r>
      <w:r w:rsidR="00F50CFA">
        <w:t xml:space="preserve">, and </w:t>
      </w:r>
      <w:commentRangeStart w:id="147"/>
      <w:commentRangeStart w:id="148"/>
      <w:r w:rsidR="00F50CFA">
        <w:t xml:space="preserve">differentiate less </w:t>
      </w:r>
      <w:r w:rsidR="007E1109">
        <w:t xml:space="preserve">between groups </w:t>
      </w:r>
      <w:r w:rsidR="00F50CFA">
        <w:t xml:space="preserve">(H1B) </w:t>
      </w:r>
      <w:commentRangeEnd w:id="147"/>
      <w:r w:rsidR="00FD0224">
        <w:rPr>
          <w:rStyle w:val="CommentReference"/>
        </w:rPr>
        <w:commentReference w:id="147"/>
      </w:r>
      <w:commentRangeEnd w:id="148"/>
      <w:r w:rsidR="00FD0224">
        <w:rPr>
          <w:rStyle w:val="CommentReference"/>
        </w:rPr>
        <w:commentReference w:id="148"/>
      </w:r>
      <w:r>
        <w:t>than those who are not impacted</w:t>
      </w:r>
      <w:r w:rsidR="00F50CFA">
        <w:t xml:space="preserve"> </w:t>
      </w:r>
      <w:r>
        <w:t>– both i</w:t>
      </w:r>
      <w:r>
        <w:rPr>
          <w:sz w:val="23"/>
          <w:szCs w:val="23"/>
        </w:rPr>
        <w:t xml:space="preserve">n aggregate, and by carceral ‘type,’ I use ANOVA and regression. As discussed, I will utilize deservingness scores that are standardized using the difference between a respondent’s </w:t>
      </w:r>
      <w:r>
        <w:rPr>
          <w:sz w:val="23"/>
          <w:szCs w:val="23"/>
        </w:rPr>
        <w:lastRenderedPageBreak/>
        <w:t>rating of each group and their mean rating across all groups to redress individual tendencies to be particularly harsh or generous</w:t>
      </w:r>
      <w:r w:rsidR="00654E3E">
        <w:rPr>
          <w:sz w:val="23"/>
          <w:szCs w:val="23"/>
        </w:rPr>
        <w:t>.</w:t>
      </w:r>
      <w:r>
        <w:rPr>
          <w:sz w:val="23"/>
          <w:szCs w:val="23"/>
        </w:rPr>
        <w:t xml:space="preserve"> </w:t>
      </w:r>
    </w:p>
    <w:p w14:paraId="2A03FAF3" w14:textId="77777777" w:rsidR="00AD368D" w:rsidRDefault="00AD368D" w:rsidP="00AD368D">
      <w:pPr>
        <w:spacing w:line="360" w:lineRule="auto"/>
        <w:rPr>
          <w:sz w:val="23"/>
          <w:szCs w:val="23"/>
        </w:rPr>
      </w:pPr>
    </w:p>
    <w:p w14:paraId="75BF11C4" w14:textId="77777777" w:rsidR="00AD368D" w:rsidRDefault="00AD368D" w:rsidP="00AD368D">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3E199612" w14:textId="77777777" w:rsidR="00AD368D" w:rsidRDefault="00AD368D" w:rsidP="00AD368D">
      <w:pPr>
        <w:spacing w:line="360" w:lineRule="auto"/>
        <w:rPr>
          <w:sz w:val="23"/>
          <w:szCs w:val="23"/>
        </w:rPr>
      </w:pPr>
    </w:p>
    <w:p w14:paraId="769F12C4" w14:textId="7C715C43" w:rsidR="00AD368D" w:rsidRDefault="00AD368D" w:rsidP="00AD368D">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p>
    <w:p w14:paraId="4F9FEE6D" w14:textId="35880C66" w:rsidR="00AD368D" w:rsidRPr="00B24BC9" w:rsidRDefault="00AD368D" w:rsidP="00AD368D">
      <w:pPr>
        <w:spacing w:before="100" w:beforeAutospacing="1" w:after="100" w:afterAutospacing="1" w:line="360" w:lineRule="auto"/>
      </w:pPr>
      <w:r>
        <w:rPr>
          <w:sz w:val="23"/>
          <w:szCs w:val="23"/>
        </w:rPr>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t xml:space="preserve"> </w:t>
      </w:r>
      <w:r w:rsidR="00D7004A">
        <w:t>The “Impact” variable is the binary variable showing all impacted groups (1) versus not impacted (0).</w:t>
      </w:r>
      <w:r w:rsidR="00137582">
        <w:t xml:space="preserve"> </w:t>
      </w:r>
    </w:p>
    <w:p w14:paraId="458AA3F0" w14:textId="4F503BC9" w:rsidR="00AD368D" w:rsidRDefault="00AD368D" w:rsidP="00AD368D">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w:t>
      </w:r>
      <w:r w:rsidR="00137582">
        <w:t>+</w:t>
      </w:r>
      <w:r>
        <w:t xml:space="preserve"> </w:t>
      </w:r>
      <w:r>
        <w:sym w:font="Symbol" w:char="F078"/>
      </w:r>
    </w:p>
    <w:p w14:paraId="72C00DF1" w14:textId="77777777" w:rsidR="00AD368D" w:rsidRDefault="00AD368D" w:rsidP="00AD368D">
      <w:pPr>
        <w:rPr>
          <w:sz w:val="23"/>
          <w:szCs w:val="23"/>
        </w:rPr>
      </w:pPr>
    </w:p>
    <w:p w14:paraId="2FA3C891" w14:textId="22D3EF67" w:rsidR="00137582" w:rsidRDefault="00D7004A" w:rsidP="00AD368D">
      <w:pPr>
        <w:rPr>
          <w:sz w:val="23"/>
          <w:szCs w:val="23"/>
        </w:rPr>
      </w:pPr>
      <w:r>
        <w:rPr>
          <w:sz w:val="23"/>
          <w:szCs w:val="23"/>
        </w:rPr>
        <w:t>This provides a baseline to see how, overall, impact shapes deservingness perceptions</w:t>
      </w:r>
      <w:r w:rsidR="00137582">
        <w:rPr>
          <w:sz w:val="23"/>
          <w:szCs w:val="23"/>
        </w:rPr>
        <w:t xml:space="preserve">. Next, I look at deservingness perceptions of carceral groups </w:t>
      </w:r>
      <w:commentRangeStart w:id="149"/>
      <w:r w:rsidR="00137582">
        <w:rPr>
          <w:sz w:val="23"/>
          <w:szCs w:val="23"/>
        </w:rPr>
        <w:t>(“</w:t>
      </w:r>
      <w:proofErr w:type="spellStart"/>
      <w:r w:rsidR="00137582">
        <w:rPr>
          <w:sz w:val="23"/>
          <w:szCs w:val="23"/>
        </w:rPr>
        <w:t>Carceral_target</w:t>
      </w:r>
      <w:proofErr w:type="spellEnd"/>
      <w:r w:rsidR="00137582">
        <w:rPr>
          <w:sz w:val="23"/>
          <w:szCs w:val="23"/>
        </w:rPr>
        <w:t xml:space="preserve">”). </w:t>
      </w:r>
      <w:commentRangeEnd w:id="149"/>
      <w:r w:rsidR="00EC3CED">
        <w:rPr>
          <w:rStyle w:val="CommentReference"/>
        </w:rPr>
        <w:commentReference w:id="149"/>
      </w:r>
    </w:p>
    <w:p w14:paraId="1E875810" w14:textId="77777777" w:rsidR="00137582" w:rsidRDefault="00137582" w:rsidP="00AD368D">
      <w:pPr>
        <w:rPr>
          <w:sz w:val="23"/>
          <w:szCs w:val="23"/>
        </w:rPr>
      </w:pPr>
    </w:p>
    <w:p w14:paraId="7A7A7038" w14:textId="0B358060" w:rsidR="00137582" w:rsidRDefault="00137582" w:rsidP="00137582">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62"/>
      </w:r>
      <w:r>
        <w:t>7(</w:t>
      </w:r>
      <w:proofErr w:type="spellStart"/>
      <w:r>
        <w:rPr>
          <w:sz w:val="23"/>
          <w:szCs w:val="23"/>
        </w:rPr>
        <w:t>Carceral_target</w:t>
      </w:r>
      <w:proofErr w:type="spellEnd"/>
      <w:r>
        <w:t xml:space="preserve">)  </w:t>
      </w:r>
      <w:r>
        <w:sym w:font="Symbol" w:char="F078"/>
      </w:r>
    </w:p>
    <w:p w14:paraId="2CDCFDB3" w14:textId="77777777" w:rsidR="00137582" w:rsidRDefault="00137582" w:rsidP="00AD368D">
      <w:pPr>
        <w:rPr>
          <w:sz w:val="23"/>
          <w:szCs w:val="23"/>
        </w:rPr>
      </w:pPr>
    </w:p>
    <w:p w14:paraId="5F962695" w14:textId="6A55282B" w:rsidR="00137582" w:rsidRDefault="00137582" w:rsidP="00137582">
      <w:pPr>
        <w:rPr>
          <w:sz w:val="23"/>
          <w:szCs w:val="23"/>
        </w:rPr>
      </w:pPr>
      <w:r>
        <w:rPr>
          <w:sz w:val="23"/>
          <w:szCs w:val="23"/>
        </w:rPr>
        <w:t>This provides a baseline to see how, overall, impact shapes deservingness perceptions of carceral citizens.</w:t>
      </w:r>
    </w:p>
    <w:p w14:paraId="00F8B075" w14:textId="77777777" w:rsidR="00137582" w:rsidRDefault="00137582" w:rsidP="00AD368D">
      <w:pPr>
        <w:rPr>
          <w:sz w:val="23"/>
          <w:szCs w:val="23"/>
        </w:rPr>
      </w:pPr>
    </w:p>
    <w:p w14:paraId="6E208B51" w14:textId="77777777" w:rsidR="00D7004A" w:rsidRPr="00D7004A" w:rsidRDefault="00D7004A" w:rsidP="00AD368D">
      <w:pPr>
        <w:rPr>
          <w:sz w:val="23"/>
          <w:szCs w:val="23"/>
        </w:rPr>
      </w:pPr>
    </w:p>
    <w:p w14:paraId="5C7BB2CE" w14:textId="0243C894" w:rsidR="00AD368D" w:rsidRDefault="00AD368D" w:rsidP="00AD368D">
      <w:pPr>
        <w:spacing w:line="360" w:lineRule="auto"/>
        <w:rPr>
          <w:sz w:val="23"/>
          <w:szCs w:val="23"/>
        </w:rPr>
      </w:pPr>
      <w:r>
        <w:rPr>
          <w:sz w:val="23"/>
          <w:szCs w:val="23"/>
        </w:rPr>
        <w:t xml:space="preserve">Next, </w:t>
      </w:r>
      <w:commentRangeStart w:id="150"/>
      <w:r>
        <w:rPr>
          <w:sz w:val="23"/>
          <w:szCs w:val="23"/>
        </w:rPr>
        <w:t xml:space="preserve">to test whether impacted groups differentiate between carceral subsets differently </w:t>
      </w:r>
      <w:commentRangeEnd w:id="150"/>
      <w:r w:rsidR="00FD0224">
        <w:rPr>
          <w:rStyle w:val="CommentReference"/>
        </w:rPr>
        <w:commentReference w:id="150"/>
      </w:r>
      <w:r>
        <w:rPr>
          <w:sz w:val="23"/>
          <w:szCs w:val="23"/>
        </w:rPr>
        <w:t xml:space="preserve">than </w:t>
      </w:r>
      <w:r w:rsidR="007E1109">
        <w:rPr>
          <w:sz w:val="23"/>
          <w:szCs w:val="23"/>
        </w:rPr>
        <w:t xml:space="preserve">(a) </w:t>
      </w:r>
      <w:r>
        <w:rPr>
          <w:sz w:val="23"/>
          <w:szCs w:val="23"/>
        </w:rPr>
        <w:t xml:space="preserve">those who are not directly impacted and </w:t>
      </w:r>
      <w:r w:rsidR="007E1109">
        <w:rPr>
          <w:sz w:val="23"/>
          <w:szCs w:val="23"/>
        </w:rPr>
        <w:t xml:space="preserve">(b) </w:t>
      </w:r>
      <w:r>
        <w:rPr>
          <w:sz w:val="23"/>
          <w:szCs w:val="23"/>
        </w:rPr>
        <w:t>each other</w:t>
      </w:r>
      <w:r w:rsidR="007E1109">
        <w:rPr>
          <w:sz w:val="23"/>
          <w:szCs w:val="23"/>
        </w:rPr>
        <w:t xml:space="preserve"> – as in, victims versus people with incarcerated friends/family</w:t>
      </w:r>
      <w:r>
        <w:rPr>
          <w:sz w:val="23"/>
          <w:szCs w:val="23"/>
        </w:rPr>
        <w:t>, I can use a mixed- effects model, accounting for non-independence of ratings from respondents through random effects</w:t>
      </w:r>
      <w:r w:rsidR="00137582">
        <w:rPr>
          <w:sz w:val="23"/>
          <w:szCs w:val="23"/>
        </w:rPr>
        <w:t xml:space="preserve">. </w:t>
      </w:r>
    </w:p>
    <w:p w14:paraId="10877BA1" w14:textId="77777777" w:rsidR="00AD368D" w:rsidRDefault="00AD368D" w:rsidP="00AD368D">
      <w:pPr>
        <w:rPr>
          <w:sz w:val="23"/>
          <w:szCs w:val="23"/>
        </w:rPr>
      </w:pPr>
    </w:p>
    <w:p w14:paraId="0B760AC3" w14:textId="50ACF9C3" w:rsidR="00137582" w:rsidRDefault="00AD368D" w:rsidP="00137582">
      <w:pPr>
        <w:spacing w:before="100" w:beforeAutospacing="1" w:after="100" w:afterAutospacing="1" w:line="360" w:lineRule="auto"/>
        <w:jc w:val="center"/>
      </w:pPr>
      <w:proofErr w:type="spellStart"/>
      <w:r w:rsidRPr="00E15AA8">
        <w:t>DeservingScore</w:t>
      </w:r>
      <w:r w:rsidR="00D64B47">
        <w:t>_</w:t>
      </w:r>
      <w:r w:rsidR="00050AF9">
        <w:t>Differentiations</w:t>
      </w:r>
      <w:proofErr w:type="spellEnd"/>
      <w:r w:rsidRPr="00E15AA8">
        <w:t xml:space="preserve"> = β₀ +</w:t>
      </w:r>
      <w:r w:rsidR="00137582" w:rsidRPr="00137582">
        <w:t xml:space="preserve"> </w:t>
      </w:r>
      <w:r w:rsidR="00137582" w:rsidRPr="00E15AA8">
        <w:t>β</w:t>
      </w:r>
      <w:proofErr w:type="gramStart"/>
      <w:r w:rsidR="00137582" w:rsidRPr="00E15AA8">
        <w:t>₀</w:t>
      </w:r>
      <w:r w:rsidR="00137582">
        <w:t>(</w:t>
      </w:r>
      <w:proofErr w:type="gramEnd"/>
      <w:r w:rsidR="00137582">
        <w:t>Been Inc)</w:t>
      </w:r>
      <w:r w:rsidRPr="00E15AA8">
        <w:t xml:space="preserve"> </w:t>
      </w:r>
      <w:r w:rsidR="00137582" w:rsidRPr="00E15AA8">
        <w:t>+</w:t>
      </w:r>
      <w:r w:rsidR="00137582" w:rsidRPr="00137582">
        <w:t xml:space="preserve"> </w:t>
      </w:r>
      <w:r w:rsidR="00137582" w:rsidRPr="00E15AA8">
        <w:t>β₀</w:t>
      </w:r>
      <w:r w:rsidR="00137582">
        <w:t>(Knows Inc)</w:t>
      </w:r>
      <w:r w:rsidR="00137582" w:rsidRPr="00E15AA8">
        <w:t xml:space="preserve"> +</w:t>
      </w:r>
      <w:r w:rsidR="00137582" w:rsidRPr="00137582">
        <w:t xml:space="preserve"> </w:t>
      </w:r>
      <w:r w:rsidR="00137582" w:rsidRPr="00E15AA8">
        <w:t>β₀</w:t>
      </w:r>
      <w:r w:rsidR="00137582">
        <w:t xml:space="preserve">(Been </w:t>
      </w:r>
      <w:proofErr w:type="spellStart"/>
      <w:r w:rsidR="00137582">
        <w:t>Vict</w:t>
      </w:r>
      <w:proofErr w:type="spellEnd"/>
      <w:r w:rsidR="00137582">
        <w:t>)</w:t>
      </w:r>
      <w:r w:rsidR="00137582" w:rsidRPr="00E15AA8">
        <w:t xml:space="preserve"> +</w:t>
      </w:r>
      <w:r w:rsidRPr="00E15AA8">
        <w:t xml:space="preserve"> </w:t>
      </w:r>
      <w:r w:rsidR="00137582" w:rsidRPr="00E15AA8">
        <w:t>β₀</w:t>
      </w:r>
      <w:r w:rsidR="00137582">
        <w:t xml:space="preserve">(Knows </w:t>
      </w:r>
      <w:proofErr w:type="spellStart"/>
      <w:r w:rsidR="00137582">
        <w:t>Vict</w:t>
      </w:r>
      <w:proofErr w:type="spellEnd"/>
      <w:r w:rsidR="00137582">
        <w:t xml:space="preserve">) + </w:t>
      </w:r>
      <w:r w:rsidR="00137582">
        <w:sym w:font="Symbol" w:char="F062"/>
      </w:r>
      <w:r w:rsidR="00137582">
        <w:t>7(</w:t>
      </w:r>
      <w:r w:rsidR="00137582">
        <w:rPr>
          <w:sz w:val="23"/>
          <w:szCs w:val="23"/>
        </w:rPr>
        <w:t>Carceral</w:t>
      </w:r>
      <w:r w:rsidR="00BA5D89">
        <w:rPr>
          <w:sz w:val="23"/>
          <w:szCs w:val="23"/>
        </w:rPr>
        <w:t xml:space="preserve"> T</w:t>
      </w:r>
      <w:r w:rsidR="00137582">
        <w:rPr>
          <w:sz w:val="23"/>
          <w:szCs w:val="23"/>
        </w:rPr>
        <w:t>arget)</w:t>
      </w:r>
      <w:r w:rsidR="00137582" w:rsidRPr="00E15AA8">
        <w:t xml:space="preserve"> + </w:t>
      </w:r>
      <w:r w:rsidRPr="00E15AA8">
        <w:t>Controls + (1|RespondentID)</w:t>
      </w:r>
    </w:p>
    <w:p w14:paraId="2E4C20E8" w14:textId="77777777" w:rsidR="00137582" w:rsidRPr="00093497" w:rsidRDefault="00137582" w:rsidP="00137582">
      <w:pPr>
        <w:spacing w:before="100" w:beforeAutospacing="1" w:after="100" w:afterAutospacing="1" w:line="360" w:lineRule="auto"/>
      </w:pPr>
      <w:r>
        <w:rPr>
          <w:sz w:val="23"/>
          <w:szCs w:val="23"/>
        </w:rPr>
        <w:t xml:space="preserve">To complement this, I can also </w:t>
      </w:r>
      <w:r w:rsidRPr="00093497">
        <w:t xml:space="preserve">calculate </w:t>
      </w:r>
      <w:commentRangeStart w:id="151"/>
      <w:r w:rsidRPr="00093497">
        <w:t>the standard deviation of each respondent's ratings across carceral types and compare these SDs between impact groups using t-tests</w:t>
      </w:r>
      <w:commentRangeEnd w:id="151"/>
      <w:r w:rsidR="00FD0224">
        <w:rPr>
          <w:rStyle w:val="CommentReference"/>
        </w:rPr>
        <w:commentReference w:id="151"/>
      </w:r>
      <w:r w:rsidRPr="00093497">
        <w:t xml:space="preserve">. Lower SDs among impacted respondents would provide additional evidence that they differentiate less between subgroups. This approach has the advantage of producing a single, easily interpretable measure of </w:t>
      </w:r>
      <w:proofErr w:type="gramStart"/>
      <w:r w:rsidRPr="00093497">
        <w:t>each individual's</w:t>
      </w:r>
      <w:proofErr w:type="gramEnd"/>
      <w:r w:rsidRPr="00093497">
        <w:t xml:space="preserve"> tendency to make distinctions.</w:t>
      </w:r>
    </w:p>
    <w:p w14:paraId="0AC9C6AF" w14:textId="5170FE19" w:rsidR="00B65339" w:rsidRPr="00BA5D89" w:rsidRDefault="00137582" w:rsidP="00BA5D89">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32CEF4A1" w14:textId="03B3DFEA" w:rsidR="00B65339" w:rsidRPr="00B65339" w:rsidRDefault="00AD368D" w:rsidP="00B65339">
      <w:pPr>
        <w:autoSpaceDE w:val="0"/>
        <w:autoSpaceDN w:val="0"/>
        <w:adjustRightInd w:val="0"/>
        <w:spacing w:line="460" w:lineRule="atLeast"/>
        <w:rPr>
          <w:color w:val="000000"/>
          <w:sz w:val="23"/>
          <w:szCs w:val="23"/>
          <w14:ligatures w14:val="standardContextual"/>
        </w:rPr>
      </w:pPr>
      <w:commentRangeStart w:id="152"/>
      <w:r w:rsidRPr="00B65339">
        <w:rPr>
          <w:i/>
          <w:iCs/>
          <w:sz w:val="23"/>
          <w:szCs w:val="23"/>
        </w:rPr>
        <w:t xml:space="preserve">Hypothesis 2: </w:t>
      </w:r>
      <w:r w:rsidR="00B65339" w:rsidRPr="00B65339">
        <w:rPr>
          <w:color w:val="000000"/>
          <w:sz w:val="23"/>
          <w:szCs w:val="23"/>
          <w14:ligatures w14:val="standardContextual"/>
        </w:rPr>
        <w:t xml:space="preserve">People impacted by the carceral system’s views of what policy help carceral citizens </w:t>
      </w:r>
      <w:proofErr w:type="gramStart"/>
      <w:r w:rsidR="00B65339" w:rsidRPr="00B65339">
        <w:rPr>
          <w:color w:val="000000"/>
          <w:sz w:val="23"/>
          <w:szCs w:val="23"/>
          <w14:ligatures w14:val="standardContextual"/>
        </w:rPr>
        <w:t>deserve  –</w:t>
      </w:r>
      <w:proofErr w:type="gramEnd"/>
      <w:r w:rsidR="00B65339" w:rsidRPr="00B65339">
        <w:rPr>
          <w:color w:val="000000"/>
          <w:sz w:val="23"/>
          <w:szCs w:val="23"/>
          <w14:ligatures w14:val="standardContextual"/>
        </w:rPr>
        <w:t xml:space="preserve"> both material and symbolic policies – will be different than those not impacted:</w:t>
      </w:r>
      <w:commentRangeEnd w:id="152"/>
      <w:r w:rsidR="009551E7">
        <w:rPr>
          <w:rStyle w:val="CommentReference"/>
        </w:rPr>
        <w:commentReference w:id="152"/>
      </w:r>
    </w:p>
    <w:p w14:paraId="69CA3A22" w14:textId="1C9232D8" w:rsidR="00AD368D" w:rsidRDefault="00FD0224" w:rsidP="00AD368D">
      <w:pPr>
        <w:spacing w:line="360" w:lineRule="auto"/>
      </w:pPr>
      <w:ins w:id="153" w:author="Candis Watts Smith" w:date="2025-01-15T22:13:00Z" w16du:dateUtc="2025-01-16T03:13:00Z">
        <w:r>
          <w:t>T</w:t>
        </w:r>
      </w:ins>
    </w:p>
    <w:p w14:paraId="6410046A" w14:textId="72F9C0BC" w:rsidR="008358C6" w:rsidRDefault="008358C6" w:rsidP="00AD368D">
      <w:pPr>
        <w:spacing w:line="360" w:lineRule="auto"/>
      </w:pPr>
      <w:r>
        <w:t xml:space="preserve">To test these </w:t>
      </w:r>
      <w:r w:rsidR="00BA5D89">
        <w:t xml:space="preserve">next </w:t>
      </w:r>
      <w:r>
        <w:t xml:space="preserve">hypotheses, </w:t>
      </w:r>
      <w:r w:rsidR="00AD368D" w:rsidRPr="00FC7432">
        <w:t xml:space="preserve">I begin </w:t>
      </w:r>
      <w:r w:rsidR="00AD368D">
        <w:t>by establishing a baseline comparison of</w:t>
      </w:r>
      <w:r w:rsidR="00AD368D" w:rsidRPr="00FC7432">
        <w:t xml:space="preserve"> </w:t>
      </w:r>
      <w:r w:rsidR="00AD368D">
        <w:t xml:space="preserve">policy preferences </w:t>
      </w:r>
      <w:r>
        <w:t xml:space="preserve">between impacted and non-impacted groups. I will conduct </w:t>
      </w:r>
      <w:r w:rsidR="00AD368D" w:rsidRPr="00FC7432">
        <w:t xml:space="preserve">independent samples t-tests comparing standardized policy support between impacted and non-impacted groups for each policy. </w:t>
      </w:r>
      <w:commentRangeStart w:id="154"/>
      <w:r w:rsidR="00AD368D" w:rsidRPr="00FC7432">
        <w:t xml:space="preserve">As with deservingness ratings, I then use one-way ANOVA to examine differences </w:t>
      </w:r>
      <w:r w:rsidR="00AD368D" w:rsidRPr="00FC7432">
        <w:lastRenderedPageBreak/>
        <w:t xml:space="preserve">across detailed impact categories, with post-hoc Tukey </w:t>
      </w:r>
      <w:r w:rsidR="00AD368D">
        <w:t xml:space="preserve">HSD </w:t>
      </w:r>
      <w:r w:rsidR="00AD368D" w:rsidRPr="00FC7432">
        <w:t>tests identifying which specific impact types differ.</w:t>
      </w:r>
      <w:commentRangeEnd w:id="154"/>
      <w:r w:rsidR="009551E7">
        <w:rPr>
          <w:rStyle w:val="CommentReference"/>
        </w:rPr>
        <w:commentReference w:id="154"/>
      </w:r>
    </w:p>
    <w:p w14:paraId="0CD60FB0" w14:textId="77777777" w:rsidR="001923EF" w:rsidRPr="00FC7432" w:rsidRDefault="001923EF" w:rsidP="00AD368D">
      <w:pPr>
        <w:spacing w:line="360" w:lineRule="auto"/>
      </w:pPr>
    </w:p>
    <w:p w14:paraId="1673A45F" w14:textId="17B48736" w:rsidR="00B65339" w:rsidRPr="00FC7432" w:rsidRDefault="00AD368D" w:rsidP="00AD368D">
      <w:pPr>
        <w:spacing w:line="360" w:lineRule="auto"/>
      </w:pPr>
      <w:r w:rsidRPr="00FC7432">
        <w:t>To understand how impact relates to policy support while accounting for other factors, I employ multiple regression analyses:</w:t>
      </w:r>
    </w:p>
    <w:p w14:paraId="2710972E" w14:textId="276C308A" w:rsidR="00AD368D" w:rsidRPr="00FC7432" w:rsidRDefault="00AD368D" w:rsidP="00AB5E4A">
      <w:pPr>
        <w:spacing w:line="360" w:lineRule="auto"/>
        <w:jc w:val="center"/>
      </w:pPr>
      <w:proofErr w:type="spellStart"/>
      <w:r w:rsidRPr="00FC7432">
        <w:t>PolicySupport</w:t>
      </w:r>
      <w:proofErr w:type="spellEnd"/>
      <w:r w:rsidRPr="00FC7432">
        <w:t xml:space="preserve"> = β₀ + β₁</w:t>
      </w:r>
      <w:r w:rsidR="001923EF">
        <w:t>(</w:t>
      </w:r>
      <w:r w:rsidRPr="00FC7432">
        <w:t>Impact</w:t>
      </w:r>
      <w:r w:rsidR="001923EF">
        <w:t>)</w:t>
      </w:r>
      <w:r w:rsidRPr="00FC7432">
        <w:t xml:space="preserve"> + β₂</w:t>
      </w:r>
      <w:r w:rsidR="001923EF">
        <w:t>(</w:t>
      </w:r>
      <w:r w:rsidRPr="00FC7432">
        <w:t>Race</w:t>
      </w:r>
      <w:r w:rsidR="001923EF">
        <w:t>)</w:t>
      </w:r>
      <w:r w:rsidRPr="00FC7432">
        <w:t xml:space="preserv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428496DA" w14:textId="77777777" w:rsidR="00AD368D" w:rsidRDefault="00AD368D" w:rsidP="00AD368D">
      <w:pPr>
        <w:spacing w:line="360" w:lineRule="auto"/>
      </w:pPr>
    </w:p>
    <w:p w14:paraId="739C0C8C" w14:textId="77777777" w:rsidR="00AD368D" w:rsidRPr="00FC7432" w:rsidRDefault="00AD368D" w:rsidP="00AD368D">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449A5184" w14:textId="77777777" w:rsidR="00AD368D" w:rsidRDefault="00AD368D" w:rsidP="00AD368D">
      <w:pPr>
        <w:spacing w:line="360" w:lineRule="auto"/>
      </w:pPr>
    </w:p>
    <w:p w14:paraId="09E1FC67" w14:textId="5E12F100" w:rsidR="00AD368D" w:rsidRDefault="00AD368D" w:rsidP="00AD368D">
      <w:pPr>
        <w:spacing w:line="360" w:lineRule="auto"/>
      </w:pPr>
      <w:r w:rsidRPr="00FC7432">
        <w:t>To test whether impact status affects differentiation in policy support, I employ mixed-effects modeling:</w:t>
      </w:r>
    </w:p>
    <w:p w14:paraId="6D9976BC" w14:textId="09EBC924" w:rsidR="00B65339" w:rsidRDefault="00AD368D" w:rsidP="00B65339">
      <w:pPr>
        <w:spacing w:line="360" w:lineRule="auto"/>
        <w:jc w:val="center"/>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74E03438" w14:textId="77777777" w:rsidR="00B65339" w:rsidRDefault="00B65339" w:rsidP="00AD368D">
      <w:pPr>
        <w:spacing w:line="360" w:lineRule="auto"/>
      </w:pPr>
    </w:p>
    <w:p w14:paraId="0E1FCF1D" w14:textId="77777777" w:rsidR="00AD368D" w:rsidRDefault="00AD368D" w:rsidP="00AD368D">
      <w:pPr>
        <w:spacing w:line="360" w:lineRule="auto"/>
      </w:pPr>
      <w:r w:rsidRPr="00FC7432">
        <w:t>The interaction term tests whether impact status changes how people differentiate support across policies. For example, impacted people might show more consistent support across policies while non-impacted people more strongly differentiate between punitive and supportive measures.</w:t>
      </w:r>
    </w:p>
    <w:p w14:paraId="6BEF6791" w14:textId="77777777" w:rsidR="00022D33" w:rsidRDefault="00022D33" w:rsidP="00AD368D">
      <w:pPr>
        <w:spacing w:line="360" w:lineRule="auto"/>
      </w:pPr>
    </w:p>
    <w:p w14:paraId="1045947A" w14:textId="7614DDA6" w:rsidR="00022D33" w:rsidRDefault="00022D33" w:rsidP="00AD368D">
      <w:pPr>
        <w:spacing w:line="360" w:lineRule="auto"/>
      </w:pPr>
      <w:r>
        <w:t xml:space="preserve">Next, I explore how differentiation in deservingness perceptions informs policies. </w:t>
      </w:r>
      <w:r w:rsidR="003A0CF4">
        <w:t xml:space="preserve">Here, I introduce a variable to capture </w:t>
      </w:r>
      <w:r w:rsidR="003A12E0">
        <w:t>the degree to which respondents differentiate between “incarcerated person/prisoner” and other carceral types.</w:t>
      </w:r>
    </w:p>
    <w:p w14:paraId="07731918" w14:textId="77777777" w:rsidR="003A0CF4" w:rsidRDefault="003A0CF4" w:rsidP="00AD368D">
      <w:pPr>
        <w:spacing w:line="360" w:lineRule="auto"/>
      </w:pPr>
    </w:p>
    <w:p w14:paraId="72D5D83A" w14:textId="3FD36C69" w:rsidR="00022D33" w:rsidRDefault="003A0CF4" w:rsidP="003A12E0">
      <w:pPr>
        <w:spacing w:line="360" w:lineRule="auto"/>
        <w:jc w:val="center"/>
      </w:pPr>
      <w:proofErr w:type="spellStart"/>
      <w:r w:rsidRPr="00FC7432">
        <w:t>PolicySupport</w:t>
      </w:r>
      <w:proofErr w:type="spellEnd"/>
      <w:r w:rsidRPr="00FC7432">
        <w:t xml:space="preserve"> = β₀ + </w:t>
      </w:r>
      <w:r w:rsidR="003A12E0" w:rsidRPr="00E15AA8">
        <w:t>β</w:t>
      </w:r>
      <w:r w:rsidR="003A12E0">
        <w:t>1(Been Inc)</w:t>
      </w:r>
      <w:r w:rsidR="003A12E0" w:rsidRPr="00E15AA8">
        <w:t xml:space="preserve"> +</w:t>
      </w:r>
      <w:r w:rsidR="003A12E0" w:rsidRPr="00137582">
        <w:t xml:space="preserve"> </w:t>
      </w:r>
      <w:r w:rsidR="003A12E0" w:rsidRPr="00E15AA8">
        <w:t>β</w:t>
      </w:r>
      <w:r w:rsidR="003A12E0">
        <w:t>2(Knows Inc)</w:t>
      </w:r>
      <w:r w:rsidR="003A12E0" w:rsidRPr="00E15AA8">
        <w:t xml:space="preserve"> +</w:t>
      </w:r>
      <w:r w:rsidR="003A12E0" w:rsidRPr="00137582">
        <w:t xml:space="preserve"> </w:t>
      </w:r>
      <w:r w:rsidR="003A12E0" w:rsidRPr="00E15AA8">
        <w:t>β</w:t>
      </w:r>
      <w:r w:rsidR="003A12E0">
        <w:t xml:space="preserve">3(Been </w:t>
      </w:r>
      <w:proofErr w:type="spellStart"/>
      <w:proofErr w:type="gramStart"/>
      <w:r w:rsidR="003A12E0">
        <w:t>Vict</w:t>
      </w:r>
      <w:proofErr w:type="spellEnd"/>
      <w:r w:rsidR="003A12E0">
        <w:t>)</w:t>
      </w:r>
      <w:r w:rsidR="003A12E0" w:rsidRPr="00E15AA8">
        <w:t xml:space="preserve">  </w:t>
      </w:r>
      <w:r w:rsidRPr="00FC7432">
        <w:t>+</w:t>
      </w:r>
      <w:proofErr w:type="gramEnd"/>
      <w:r w:rsidRPr="00FC7432">
        <w:t xml:space="preserve"> β</w:t>
      </w:r>
      <w:r w:rsidR="003A12E0">
        <w:t>4(</w:t>
      </w:r>
      <w:proofErr w:type="spellStart"/>
      <w:r w:rsidRPr="00FC7432">
        <w:t>PolicyType</w:t>
      </w:r>
      <w:proofErr w:type="spellEnd"/>
      <w:r w:rsidR="003A12E0">
        <w:t>)</w:t>
      </w:r>
      <w:r w:rsidRPr="00FC7432">
        <w:t xml:space="preserve"> + </w:t>
      </w:r>
      <w:r w:rsidR="003A12E0" w:rsidRPr="00FC7432">
        <w:t>β</w:t>
      </w:r>
      <w:r w:rsidR="003A12E0">
        <w:t>4(Desert Difference)</w:t>
      </w:r>
      <w:r w:rsidR="003A12E0" w:rsidRPr="003A12E0">
        <w:t xml:space="preserve"> </w:t>
      </w:r>
      <w:r w:rsidR="003A12E0" w:rsidRPr="00FC7432">
        <w:t xml:space="preserve">+ </w:t>
      </w:r>
      <w:r w:rsidRPr="00FC7432">
        <w:t>β</w:t>
      </w:r>
      <w:r w:rsidR="003A12E0">
        <w:t>5</w:t>
      </w:r>
      <w:r w:rsidRPr="00FC7432">
        <w:t>(</w:t>
      </w:r>
      <w:proofErr w:type="spellStart"/>
      <w:r w:rsidRPr="00FC7432">
        <w:t>Impact×PolicyType</w:t>
      </w:r>
      <w:proofErr w:type="spellEnd"/>
      <w:r w:rsidRPr="00FC7432">
        <w:t>)</w:t>
      </w:r>
      <w:r w:rsidR="003A12E0" w:rsidRPr="00FC7432">
        <w:t xml:space="preserve"> + </w:t>
      </w:r>
      <w:r w:rsidRPr="00FC7432">
        <w:t>Controls + (1|RespondentID)</w:t>
      </w:r>
    </w:p>
    <w:p w14:paraId="43A62439" w14:textId="4B70DD9E" w:rsidR="00A32DB6" w:rsidRDefault="00A32DB6"/>
    <w:p w14:paraId="7746C68E" w14:textId="77777777" w:rsidR="003A12E0" w:rsidRDefault="003A12E0" w:rsidP="006770C1">
      <w:pPr>
        <w:spacing w:line="360" w:lineRule="auto"/>
        <w:rPr>
          <w:sz w:val="23"/>
          <w:szCs w:val="23"/>
        </w:rPr>
      </w:pPr>
    </w:p>
    <w:p w14:paraId="295DA066" w14:textId="266794AB" w:rsidR="00A32DB6" w:rsidRDefault="006770C1" w:rsidP="00A32DB6">
      <w:pPr>
        <w:spacing w:line="360" w:lineRule="auto"/>
        <w:rPr>
          <w:sz w:val="23"/>
          <w:szCs w:val="23"/>
        </w:rPr>
      </w:pPr>
      <w:r>
        <w:rPr>
          <w:sz w:val="23"/>
          <w:szCs w:val="23"/>
        </w:rPr>
        <w:t>After mapping differences, I take these policies one by one.</w:t>
      </w:r>
      <w:r w:rsidR="003A12E0">
        <w:rPr>
          <w:sz w:val="23"/>
          <w:szCs w:val="23"/>
        </w:rPr>
        <w:t xml:space="preserve"> </w:t>
      </w:r>
      <w:r w:rsidR="00A32DB6">
        <w:rPr>
          <w:sz w:val="23"/>
          <w:szCs w:val="23"/>
        </w:rPr>
        <w:t xml:space="preserve">I explore how perceptions of what people deserve changes when those people are incarcerated – again, to glean whether changes in </w:t>
      </w:r>
      <w:r w:rsidR="00A32DB6">
        <w:rPr>
          <w:sz w:val="23"/>
          <w:szCs w:val="23"/>
        </w:rPr>
        <w:lastRenderedPageBreak/>
        <w:t>perceptions of people who are impacted are distinct.</w:t>
      </w:r>
      <w:r w:rsidR="00C5010D">
        <w:rPr>
          <w:sz w:val="23"/>
          <w:szCs w:val="23"/>
        </w:rPr>
        <w:t xml:space="preserve"> The survey includes questions about other group’s general and policy deservingness that I </w:t>
      </w:r>
      <w:proofErr w:type="gramStart"/>
      <w:r w:rsidR="00C5010D">
        <w:rPr>
          <w:sz w:val="23"/>
          <w:szCs w:val="23"/>
        </w:rPr>
        <w:t>am able to</w:t>
      </w:r>
      <w:proofErr w:type="gramEnd"/>
      <w:r w:rsidR="00C5010D">
        <w:rPr>
          <w:sz w:val="23"/>
          <w:szCs w:val="23"/>
        </w:rPr>
        <w:t xml:space="preserve"> use as non-incarcerated/deviant anchors. Using these anchors allows me to explore whether, for example, beliefs about </w:t>
      </w:r>
      <w:r w:rsidR="002A5F9F">
        <w:rPr>
          <w:sz w:val="23"/>
          <w:szCs w:val="23"/>
        </w:rPr>
        <w:t xml:space="preserve">the importance of worker protections and reducing economic inequality are effectively “left behind” at prison gates. </w:t>
      </w:r>
    </w:p>
    <w:p w14:paraId="6D84E4D4" w14:textId="77777777" w:rsidR="00A32DB6" w:rsidRDefault="00A32DB6" w:rsidP="00A32DB6">
      <w:pPr>
        <w:spacing w:line="360" w:lineRule="auto"/>
        <w:rPr>
          <w:sz w:val="23"/>
          <w:szCs w:val="23"/>
        </w:rPr>
      </w:pPr>
    </w:p>
    <w:p w14:paraId="139D6151" w14:textId="016D1327" w:rsidR="00A32DB6" w:rsidRDefault="002A5F9F" w:rsidP="00A32DB6">
      <w:pPr>
        <w:spacing w:line="360" w:lineRule="auto"/>
        <w:rPr>
          <w:sz w:val="23"/>
          <w:szCs w:val="23"/>
        </w:rPr>
      </w:pPr>
      <w:r>
        <w:rPr>
          <w:sz w:val="23"/>
          <w:szCs w:val="23"/>
        </w:rPr>
        <w:t>I use data to create covariates for</w:t>
      </w:r>
      <w:r w:rsidR="00A32DB6">
        <w:rPr>
          <w:sz w:val="23"/>
          <w:szCs w:val="23"/>
        </w:rPr>
        <w:t xml:space="preserve"> the following carceral polic</w:t>
      </w:r>
      <w:r w:rsidR="00022D33">
        <w:rPr>
          <w:sz w:val="23"/>
          <w:szCs w:val="23"/>
        </w:rPr>
        <w:t xml:space="preserve">ies: prison wages, prison education, parole options for parents, voting access in jail, and voting rights after prison. </w:t>
      </w:r>
    </w:p>
    <w:p w14:paraId="4FED0367" w14:textId="77777777" w:rsidR="00A32DB6" w:rsidRDefault="00A32DB6" w:rsidP="00A32DB6">
      <w:pPr>
        <w:spacing w:line="360" w:lineRule="auto"/>
        <w:rPr>
          <w:sz w:val="23"/>
          <w:szCs w:val="23"/>
        </w:rPr>
      </w:pPr>
    </w:p>
    <w:p w14:paraId="399EEC73" w14:textId="13080799" w:rsidR="002A5F9F" w:rsidRDefault="002A5F9F" w:rsidP="002A5F9F">
      <w:pPr>
        <w:spacing w:line="360" w:lineRule="auto"/>
        <w:rPr>
          <w:sz w:val="23"/>
          <w:szCs w:val="23"/>
        </w:rPr>
      </w:pPr>
      <w:r>
        <w:rPr>
          <w:b/>
          <w:bCs/>
          <w:sz w:val="23"/>
          <w:szCs w:val="23"/>
        </w:rPr>
        <w:t xml:space="preserve">Policy 1: </w:t>
      </w:r>
      <w:r>
        <w:rPr>
          <w:i/>
          <w:iCs/>
          <w:sz w:val="23"/>
          <w:szCs w:val="23"/>
        </w:rPr>
        <w:t xml:space="preserve">Requiring that prison laborers be paid according to state minimum wage. </w:t>
      </w:r>
      <w:r>
        <w:rPr>
          <w:sz w:val="23"/>
          <w:szCs w:val="23"/>
        </w:rPr>
        <w:t xml:space="preserve">Views about prison pay should reflect broader views about worker deservingness, labor policy, and income inequality – including the role economic inequality and hardship play in carceral outcomes. Conversely, while gaps between support for workers, pro-labor policy, or policies to reduce income inequality outside prison versus inside prison could reflect expressive punitiveness – beliefs that the need to punish outweigh the import of reducing conditions (poverty) that drive criminality – I suggest such gaps inherently reflect affect and an opposition to policies that ‘empower’ or challenge morally or racially differentiated status of people who are </w:t>
      </w:r>
      <w:r w:rsidRPr="002F40BC">
        <w:rPr>
          <w:i/>
          <w:iCs/>
          <w:sz w:val="23"/>
          <w:szCs w:val="23"/>
        </w:rPr>
        <w:t>identified</w:t>
      </w:r>
      <w:r>
        <w:rPr>
          <w:sz w:val="23"/>
          <w:szCs w:val="23"/>
        </w:rPr>
        <w:t xml:space="preserve"> as incarcerated. Finally, this question may suggest elements of ‘control </w:t>
      </w:r>
      <w:proofErr w:type="gramStart"/>
      <w:r>
        <w:rPr>
          <w:sz w:val="23"/>
          <w:szCs w:val="23"/>
        </w:rPr>
        <w:t>‘ –</w:t>
      </w:r>
      <w:proofErr w:type="gramEnd"/>
      <w:r>
        <w:rPr>
          <w:sz w:val="23"/>
          <w:szCs w:val="23"/>
        </w:rPr>
        <w:t xml:space="preserve"> a laborer in prison is working, ‘need’ – sub-minimum wage payment should inherently convey need, and a laborer suggests that people who are incarcerated have economic need, as well as ‘attitude’ or ‘reciprocity’ by virtue of being a somewhat humanized ‘laborer.’ </w:t>
      </w:r>
    </w:p>
    <w:p w14:paraId="20E1C57C" w14:textId="77777777" w:rsidR="002A5F9F" w:rsidRDefault="002A5F9F" w:rsidP="002A5F9F">
      <w:pPr>
        <w:spacing w:line="360" w:lineRule="auto"/>
        <w:rPr>
          <w:sz w:val="23"/>
          <w:szCs w:val="23"/>
        </w:rPr>
      </w:pPr>
    </w:p>
    <w:p w14:paraId="10D63A80" w14:textId="125F78A8" w:rsidR="002A5F9F" w:rsidRDefault="002A5F9F" w:rsidP="002A5F9F">
      <w:pPr>
        <w:spacing w:line="360" w:lineRule="auto"/>
        <w:rPr>
          <w:sz w:val="23"/>
          <w:szCs w:val="23"/>
        </w:rPr>
      </w:pPr>
      <w:r>
        <w:rPr>
          <w:sz w:val="23"/>
          <w:szCs w:val="23"/>
        </w:rPr>
        <w:t>I will create a covariate for minimum wages using deservingness perceptions and policy question(s). about worker deservingness will be created using p</w:t>
      </w:r>
      <w:r w:rsidRPr="002A5F9F">
        <w:rPr>
          <w:sz w:val="23"/>
          <w:szCs w:val="23"/>
        </w:rPr>
        <w:t>erception</w:t>
      </w:r>
      <w:r>
        <w:rPr>
          <w:sz w:val="23"/>
          <w:szCs w:val="23"/>
        </w:rPr>
        <w:t>s</w:t>
      </w:r>
      <w:r w:rsidRPr="002A5F9F">
        <w:rPr>
          <w:sz w:val="23"/>
          <w:szCs w:val="23"/>
        </w:rPr>
        <w:t xml:space="preserve"> of </w:t>
      </w:r>
      <w:commentRangeStart w:id="155"/>
      <w:r w:rsidRPr="002A5F9F">
        <w:rPr>
          <w:sz w:val="23"/>
          <w:szCs w:val="23"/>
        </w:rPr>
        <w:t xml:space="preserve">“labor unions” </w:t>
      </w:r>
      <w:commentRangeEnd w:id="155"/>
      <w:r>
        <w:rPr>
          <w:rStyle w:val="CommentReference"/>
        </w:rPr>
        <w:commentReference w:id="155"/>
      </w:r>
      <w:r w:rsidRPr="002A5F9F">
        <w:rPr>
          <w:sz w:val="23"/>
          <w:szCs w:val="23"/>
        </w:rPr>
        <w:t>deservingness</w:t>
      </w:r>
      <w:r>
        <w:rPr>
          <w:sz w:val="23"/>
          <w:szCs w:val="23"/>
        </w:rPr>
        <w:t xml:space="preserve">, “blue collar workers” deservingness, and “working class Americans’” deservingness. </w:t>
      </w:r>
      <w:commentRangeStart w:id="156"/>
      <w:r>
        <w:rPr>
          <w:sz w:val="23"/>
          <w:szCs w:val="23"/>
        </w:rPr>
        <w:t xml:space="preserve">Because only a third of respondents evaluate the latter two groups, I will use bootstrapping. </w:t>
      </w:r>
      <w:commentRangeEnd w:id="156"/>
      <w:r w:rsidR="009551E7">
        <w:rPr>
          <w:rStyle w:val="CommentReference"/>
        </w:rPr>
        <w:commentReference w:id="156"/>
      </w:r>
    </w:p>
    <w:p w14:paraId="672B9046" w14:textId="77777777" w:rsidR="002A5F9F" w:rsidRDefault="002A5F9F" w:rsidP="002A5F9F">
      <w:pPr>
        <w:spacing w:line="360" w:lineRule="auto"/>
        <w:rPr>
          <w:sz w:val="23"/>
          <w:szCs w:val="23"/>
        </w:rPr>
      </w:pPr>
    </w:p>
    <w:p w14:paraId="097B8B5D" w14:textId="0AD19F35" w:rsidR="002A5F9F" w:rsidRDefault="002A5F9F" w:rsidP="002A5F9F">
      <w:pPr>
        <w:spacing w:line="360" w:lineRule="auto"/>
        <w:rPr>
          <w:sz w:val="23"/>
          <w:szCs w:val="23"/>
        </w:rPr>
      </w:pPr>
      <w:r>
        <w:rPr>
          <w:sz w:val="23"/>
          <w:szCs w:val="23"/>
        </w:rPr>
        <w:t>Participants are asked their l</w:t>
      </w:r>
      <w:r w:rsidRPr="002A5F9F">
        <w:rPr>
          <w:sz w:val="23"/>
          <w:szCs w:val="23"/>
        </w:rPr>
        <w:t>evel of belief that,</w:t>
      </w:r>
      <w:r>
        <w:rPr>
          <w:sz w:val="23"/>
          <w:szCs w:val="23"/>
        </w:rPr>
        <w:t xml:space="preserve"> </w:t>
      </w:r>
      <w:r w:rsidRPr="002A5F9F">
        <w:rPr>
          <w:sz w:val="23"/>
          <w:szCs w:val="23"/>
        </w:rPr>
        <w:t>“increasing the federal minimum wage… would reduce economic inequality in the United States” on a 5-point scale from significantly reduce to significantly increase</w:t>
      </w:r>
      <w:r>
        <w:rPr>
          <w:sz w:val="23"/>
          <w:szCs w:val="23"/>
        </w:rPr>
        <w:t>. I will code</w:t>
      </w:r>
      <w:r w:rsidRPr="002A5F9F">
        <w:rPr>
          <w:sz w:val="23"/>
          <w:szCs w:val="23"/>
        </w:rPr>
        <w:t xml:space="preserve"> don’t know/no opinion coded as neutral. </w:t>
      </w:r>
    </w:p>
    <w:p w14:paraId="44E07B55" w14:textId="77777777" w:rsidR="004C57CA" w:rsidRDefault="004C57CA" w:rsidP="002A5F9F">
      <w:pPr>
        <w:spacing w:line="360" w:lineRule="auto"/>
        <w:rPr>
          <w:sz w:val="23"/>
          <w:szCs w:val="23"/>
        </w:rPr>
      </w:pPr>
    </w:p>
    <w:p w14:paraId="5196EEBC" w14:textId="78215C4F" w:rsidR="004C57CA" w:rsidRDefault="004C57CA" w:rsidP="00963021">
      <w:pPr>
        <w:spacing w:line="360" w:lineRule="auto"/>
        <w:jc w:val="center"/>
        <w:rPr>
          <w:color w:val="000000"/>
          <w:sz w:val="23"/>
          <w:szCs w:val="23"/>
          <w14:ligatures w14:val="standardContextual"/>
        </w:rPr>
      </w:pPr>
      <w:commentRangeStart w:id="157"/>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w:t>
      </w:r>
      <w:commentRangeEnd w:id="157"/>
      <w:r w:rsidR="009551E7">
        <w:rPr>
          <w:rStyle w:val="CommentReference"/>
        </w:rPr>
        <w:commentReference w:id="157"/>
      </w:r>
      <w:r w:rsidRPr="004C57CA">
        <w:rPr>
          <w:color w:val="000000"/>
          <w:sz w:val="23"/>
          <w:szCs w:val="23"/>
          <w14:ligatures w14:val="standardContextual"/>
        </w:rPr>
        <w:t>=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963021">
        <w:rPr>
          <w:color w:val="000000"/>
          <w:sz w:val="23"/>
          <w:szCs w:val="23"/>
          <w14:ligatures w14:val="standardContextual"/>
        </w:rPr>
        <w:t>Workers</w:t>
      </w:r>
      <w:r>
        <w:rPr>
          <w:color w:val="000000"/>
          <w:sz w:val="23"/>
          <w:szCs w:val="23"/>
          <w14:ligatures w14:val="standardContextual"/>
        </w:rPr>
        <w:t>) +</w:t>
      </w:r>
      <w:r w:rsidRPr="004C57CA">
        <w:rPr>
          <w:color w:val="000000"/>
          <w:sz w:val="23"/>
          <w:szCs w:val="23"/>
          <w14:ligatures w14:val="standardContextual"/>
        </w:rPr>
        <w:t xml:space="preserve"> </w:t>
      </w:r>
      <w:r w:rsidR="00963021" w:rsidRPr="004C57CA">
        <w:rPr>
          <w:color w:val="000000"/>
          <w:sz w:val="23"/>
          <w:szCs w:val="23"/>
          <w14:ligatures w14:val="standardContextual"/>
        </w:rPr>
        <w:t>β</w:t>
      </w:r>
      <w:r w:rsidR="00963021">
        <w:rPr>
          <w:color w:val="000000"/>
          <w:sz w:val="14"/>
          <w:szCs w:val="14"/>
          <w14:ligatures w14:val="standardContextual"/>
        </w:rPr>
        <w:t>4</w:t>
      </w:r>
      <w:r w:rsidR="00963021">
        <w:rPr>
          <w:color w:val="000000"/>
          <w:sz w:val="23"/>
          <w:szCs w:val="23"/>
          <w14:ligatures w14:val="standardContextual"/>
        </w:rPr>
        <w:t xml:space="preserve">(Wages) + </w:t>
      </w:r>
      <w:r w:rsidRPr="004C57CA">
        <w:rPr>
          <w:color w:val="000000"/>
          <w:sz w:val="23"/>
          <w:szCs w:val="23"/>
          <w14:ligatures w14:val="standardContextual"/>
        </w:rPr>
        <w:t>β</w:t>
      </w:r>
      <w:r w:rsidR="00963021">
        <w:rPr>
          <w:color w:val="000000"/>
          <w:sz w:val="14"/>
          <w:szCs w:val="14"/>
          <w14:ligatures w14:val="standardContextual"/>
        </w:rPr>
        <w:t>5</w:t>
      </w:r>
      <w:r w:rsidRPr="004C57CA">
        <w:rPr>
          <w:color w:val="000000"/>
          <w:sz w:val="23"/>
          <w:szCs w:val="23"/>
          <w14:ligatures w14:val="standardContextual"/>
        </w:rPr>
        <w:t>(Impact</w:t>
      </w:r>
      <w:r w:rsidR="007E50E2">
        <w:rPr>
          <w:color w:val="000000"/>
          <w:sz w:val="23"/>
          <w:szCs w:val="23"/>
          <w14:ligatures w14:val="standardContextual"/>
        </w:rPr>
        <w:t xml:space="preserve"> </w:t>
      </w:r>
      <w:r w:rsidRPr="004C57CA">
        <w:rPr>
          <w:color w:val="000000"/>
          <w:sz w:val="23"/>
          <w:szCs w:val="23"/>
          <w14:ligatures w14:val="standardContextual"/>
        </w:rPr>
        <w:t>×</w:t>
      </w:r>
      <w:r w:rsidR="007E50E2">
        <w:rPr>
          <w:color w:val="000000"/>
          <w:sz w:val="23"/>
          <w:szCs w:val="23"/>
          <w14:ligatures w14:val="standardContextual"/>
        </w:rPr>
        <w:t xml:space="preserve"> </w:t>
      </w:r>
      <w:r w:rsidR="00963021">
        <w:rPr>
          <w:color w:val="000000"/>
          <w:sz w:val="23"/>
          <w:szCs w:val="23"/>
          <w14:ligatures w14:val="standardContextual"/>
        </w:rPr>
        <w:t>Worke</w:t>
      </w:r>
      <w:r w:rsidR="007E50E2">
        <w:rPr>
          <w:color w:val="000000"/>
          <w:sz w:val="23"/>
          <w:szCs w:val="23"/>
          <w14:ligatures w14:val="standardContextual"/>
        </w:rPr>
        <w:t>r</w:t>
      </w:r>
      <w:r w:rsidR="00963021">
        <w:rPr>
          <w:color w:val="000000"/>
          <w:sz w:val="23"/>
          <w:szCs w:val="23"/>
          <w14:ligatures w14:val="standardContextual"/>
        </w:rPr>
        <w:t>s</w:t>
      </w:r>
      <w:r w:rsidRPr="004C57CA">
        <w:rPr>
          <w:color w:val="000000"/>
          <w:sz w:val="23"/>
          <w:szCs w:val="23"/>
          <w14:ligatures w14:val="standardContextual"/>
        </w:rPr>
        <w:t>) +</w:t>
      </w:r>
      <w:r w:rsidR="007E50E2" w:rsidRPr="007E50E2">
        <w:rPr>
          <w:color w:val="000000"/>
          <w:sz w:val="23"/>
          <w:szCs w:val="23"/>
          <w14:ligatures w14:val="standardContextual"/>
        </w:rPr>
        <w:t xml:space="preserve">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w:t>
      </w:r>
      <w:r w:rsidR="007E50E2">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Wages</w:t>
      </w:r>
      <w:r w:rsidR="007E50E2" w:rsidRPr="004C57CA">
        <w:rPr>
          <w:color w:val="000000"/>
          <w:sz w:val="23"/>
          <w:szCs w:val="23"/>
          <w14:ligatures w14:val="standardContextual"/>
        </w:rPr>
        <w:t>)</w:t>
      </w:r>
      <w:r w:rsidRPr="004C57CA">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t>
      </w:r>
      <w:r w:rsidRPr="004C57CA">
        <w:rPr>
          <w:color w:val="000000"/>
          <w:sz w:val="23"/>
          <w:szCs w:val="23"/>
          <w14:ligatures w14:val="standardContextual"/>
        </w:rPr>
        <w:t>Controls + (1|RespondentID)</w:t>
      </w:r>
    </w:p>
    <w:p w14:paraId="34952AB1" w14:textId="77777777" w:rsidR="004C57CA" w:rsidRPr="004C57CA" w:rsidRDefault="004C57CA" w:rsidP="002A5F9F">
      <w:pPr>
        <w:spacing w:line="360" w:lineRule="auto"/>
        <w:rPr>
          <w:i/>
          <w:iCs/>
          <w:sz w:val="23"/>
          <w:szCs w:val="23"/>
        </w:rPr>
      </w:pPr>
    </w:p>
    <w:p w14:paraId="15F2352E" w14:textId="77777777" w:rsidR="002A5F9F" w:rsidRDefault="002A5F9F" w:rsidP="00A32DB6">
      <w:pPr>
        <w:spacing w:line="360" w:lineRule="auto"/>
        <w:rPr>
          <w:sz w:val="23"/>
          <w:szCs w:val="23"/>
        </w:rPr>
      </w:pPr>
    </w:p>
    <w:p w14:paraId="741A8817" w14:textId="30E1A0A9" w:rsidR="002A5F9F" w:rsidRDefault="002A5F9F" w:rsidP="002A5F9F">
      <w:pPr>
        <w:spacing w:line="360" w:lineRule="auto"/>
        <w:rPr>
          <w:sz w:val="23"/>
          <w:szCs w:val="23"/>
        </w:rPr>
      </w:pPr>
      <w:r w:rsidRPr="00BC7664">
        <w:rPr>
          <w:b/>
          <w:bCs/>
          <w:sz w:val="23"/>
          <w:szCs w:val="23"/>
        </w:rPr>
        <w:t xml:space="preserve">Policy </w:t>
      </w:r>
      <w:r>
        <w:rPr>
          <w:b/>
          <w:bCs/>
          <w:sz w:val="23"/>
          <w:szCs w:val="23"/>
        </w:rPr>
        <w:t>2</w:t>
      </w:r>
      <w:r w:rsidRPr="00BC7664">
        <w:rPr>
          <w:b/>
          <w:bCs/>
          <w:sz w:val="23"/>
          <w:szCs w:val="23"/>
        </w:rPr>
        <w:t>:</w:t>
      </w:r>
      <w:r>
        <w:rPr>
          <w:sz w:val="23"/>
          <w:szCs w:val="23"/>
        </w:rPr>
        <w:t xml:space="preserve"> </w:t>
      </w:r>
      <w:r>
        <w:rPr>
          <w:i/>
          <w:iCs/>
          <w:sz w:val="23"/>
          <w:szCs w:val="23"/>
        </w:rPr>
        <w:t xml:space="preserve">Increasing funding for accredited GED and college courses in prisons. </w:t>
      </w:r>
      <w:r w:rsidR="00E65DB0">
        <w:rPr>
          <w:sz w:val="23"/>
          <w:szCs w:val="23"/>
        </w:rPr>
        <w:t>B</w:t>
      </w:r>
      <w:r>
        <w:rPr>
          <w:sz w:val="23"/>
          <w:szCs w:val="23"/>
        </w:rPr>
        <w:t xml:space="preserve">eliefs about access to education in prison </w:t>
      </w:r>
      <w:r w:rsidR="00E65DB0">
        <w:rPr>
          <w:sz w:val="23"/>
          <w:szCs w:val="23"/>
        </w:rPr>
        <w:t>normatively should reflect strong support for education and students more broadly. It may</w:t>
      </w:r>
      <w:r>
        <w:rPr>
          <w:sz w:val="23"/>
          <w:szCs w:val="23"/>
        </w:rPr>
        <w:t xml:space="preserve"> also reflect differences in what ‘students’ more broadly deserve, as the question itself may invoke an ‘identity’ of a carceral citizen who </w:t>
      </w:r>
      <w:proofErr w:type="gramStart"/>
      <w:r>
        <w:rPr>
          <w:sz w:val="23"/>
          <w:szCs w:val="23"/>
        </w:rPr>
        <w:t>is a student</w:t>
      </w:r>
      <w:proofErr w:type="gramEnd"/>
      <w:r>
        <w:rPr>
          <w:sz w:val="23"/>
          <w:szCs w:val="23"/>
        </w:rPr>
        <w:t xml:space="preserve"> or seeking education. </w:t>
      </w:r>
    </w:p>
    <w:p w14:paraId="38E3DD1B" w14:textId="77777777" w:rsidR="002A5F9F" w:rsidRDefault="002A5F9F" w:rsidP="002A5F9F">
      <w:pPr>
        <w:rPr>
          <w:sz w:val="23"/>
          <w:szCs w:val="23"/>
        </w:rPr>
      </w:pPr>
    </w:p>
    <w:p w14:paraId="25523132" w14:textId="29512869" w:rsidR="002A5F9F" w:rsidRPr="00E65DB0" w:rsidRDefault="002A5F9F" w:rsidP="00E65DB0">
      <w:pPr>
        <w:spacing w:line="360" w:lineRule="auto"/>
        <w:rPr>
          <w:sz w:val="23"/>
          <w:szCs w:val="23"/>
        </w:rPr>
      </w:pPr>
      <w:r>
        <w:rPr>
          <w:sz w:val="23"/>
          <w:szCs w:val="23"/>
        </w:rPr>
        <w:t>I will create two education/student covariates. The first will be for symbolic views. It will include l</w:t>
      </w:r>
      <w:r w:rsidRPr="00BA6AC2">
        <w:rPr>
          <w:sz w:val="23"/>
          <w:szCs w:val="23"/>
        </w:rPr>
        <w:t>evel of agreement (strongly agree, agree, disagree, strongly disagree) that</w:t>
      </w:r>
      <w:r>
        <w:rPr>
          <w:sz w:val="23"/>
          <w:szCs w:val="23"/>
        </w:rPr>
        <w:t>:</w:t>
      </w:r>
      <w:r w:rsidR="00E65DB0">
        <w:rPr>
          <w:sz w:val="23"/>
          <w:szCs w:val="23"/>
        </w:rPr>
        <w:t xml:space="preserve"> </w:t>
      </w:r>
      <w:r w:rsidRPr="00E65DB0">
        <w:rPr>
          <w:sz w:val="23"/>
          <w:szCs w:val="23"/>
        </w:rPr>
        <w:t xml:space="preserve">“attaining a college degree helps Americans to improve their economic </w:t>
      </w:r>
      <w:proofErr w:type="spellStart"/>
      <w:r w:rsidRPr="00E65DB0">
        <w:rPr>
          <w:sz w:val="23"/>
          <w:szCs w:val="23"/>
        </w:rPr>
        <w:t>well being</w:t>
      </w:r>
      <w:proofErr w:type="spellEnd"/>
      <w:r w:rsidRPr="00E65DB0">
        <w:rPr>
          <w:sz w:val="23"/>
          <w:szCs w:val="23"/>
        </w:rPr>
        <w:t xml:space="preserve">;” “more Americans should attend college;” and that “the benefits of college outweigh the financial costs.” </w:t>
      </w:r>
      <w:r w:rsidR="00B22185">
        <w:rPr>
          <w:sz w:val="23"/>
          <w:szCs w:val="23"/>
        </w:rPr>
        <w:t>It will also include deservingness perceptions of “students” and “women in college.”</w:t>
      </w:r>
    </w:p>
    <w:p w14:paraId="5D360994" w14:textId="77777777" w:rsidR="002A5F9F" w:rsidRDefault="002A5F9F" w:rsidP="00E65DB0">
      <w:pPr>
        <w:spacing w:line="360" w:lineRule="auto"/>
        <w:rPr>
          <w:sz w:val="23"/>
          <w:szCs w:val="23"/>
        </w:rPr>
      </w:pPr>
    </w:p>
    <w:p w14:paraId="49DD127B" w14:textId="0E88D5C6" w:rsidR="002A5F9F" w:rsidRPr="00E65DB0" w:rsidRDefault="002A5F9F" w:rsidP="00E65DB0">
      <w:pPr>
        <w:spacing w:line="360" w:lineRule="auto"/>
        <w:rPr>
          <w:sz w:val="23"/>
          <w:szCs w:val="23"/>
        </w:rPr>
      </w:pPr>
      <w:r>
        <w:rPr>
          <w:sz w:val="23"/>
          <w:szCs w:val="23"/>
        </w:rPr>
        <w:t xml:space="preserve">The second – a material views covariate – includes </w:t>
      </w:r>
      <w:r w:rsidR="00E65DB0">
        <w:rPr>
          <w:sz w:val="23"/>
          <w:szCs w:val="23"/>
        </w:rPr>
        <w:t xml:space="preserve">three </w:t>
      </w:r>
      <w:r>
        <w:rPr>
          <w:sz w:val="23"/>
          <w:szCs w:val="23"/>
        </w:rPr>
        <w:t>question that either state or imply increases to funding for education</w:t>
      </w:r>
      <w:r w:rsidR="00E65DB0">
        <w:rPr>
          <w:sz w:val="23"/>
          <w:szCs w:val="23"/>
        </w:rPr>
        <w:t>: belief in “ensuring that more Americans can attend and pay for college” that “eliminating college debt…would reduce economic inequality,”</w:t>
      </w:r>
      <w:r w:rsidRPr="00E65DB0">
        <w:rPr>
          <w:sz w:val="23"/>
          <w:szCs w:val="23"/>
        </w:rPr>
        <w:t xml:space="preserve"> </w:t>
      </w:r>
      <w:r w:rsidR="00E65DB0">
        <w:rPr>
          <w:sz w:val="23"/>
          <w:szCs w:val="23"/>
        </w:rPr>
        <w:t xml:space="preserve">and that </w:t>
      </w:r>
      <w:r w:rsidRPr="00E65DB0">
        <w:rPr>
          <w:sz w:val="23"/>
          <w:szCs w:val="23"/>
        </w:rPr>
        <w:t>“states should provide more funding to public colleges and universities to ensure that they are more affordable to state residents.”</w:t>
      </w:r>
    </w:p>
    <w:p w14:paraId="18C2BB1E" w14:textId="77777777" w:rsidR="00A32DB6" w:rsidRDefault="00A32DB6" w:rsidP="00A32DB6">
      <w:pPr>
        <w:spacing w:line="360" w:lineRule="auto"/>
        <w:rPr>
          <w:sz w:val="23"/>
          <w:szCs w:val="23"/>
        </w:rPr>
      </w:pPr>
    </w:p>
    <w:p w14:paraId="5E4A1A95" w14:textId="7D6E18B5" w:rsidR="00963021" w:rsidRDefault="00963021" w:rsidP="00963021">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proofErr w:type="spellStart"/>
      <w:r>
        <w:rPr>
          <w:color w:val="000000"/>
          <w:sz w:val="23"/>
          <w:szCs w:val="23"/>
          <w14:ligatures w14:val="standardContextual"/>
        </w:rPr>
        <w:t>Symbolic_Education</w:t>
      </w:r>
      <w:proofErr w:type="spellEnd"/>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proofErr w:type="spellStart"/>
      <w:r>
        <w:rPr>
          <w:color w:val="000000"/>
          <w:sz w:val="23"/>
          <w:szCs w:val="23"/>
          <w14:ligatures w14:val="standardContextual"/>
        </w:rPr>
        <w:t>Material_Education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w:t>
      </w:r>
      <w:r w:rsidR="007E50E2" w:rsidRPr="004C57CA">
        <w:rPr>
          <w:color w:val="000000"/>
          <w:sz w:val="23"/>
          <w:szCs w:val="23"/>
          <w14:ligatures w14:val="standardContextual"/>
        </w:rPr>
        <w:t xml:space="preserve"> </w:t>
      </w:r>
      <w:r w:rsidRPr="004C57CA">
        <w:rPr>
          <w:color w:val="000000"/>
          <w:sz w:val="23"/>
          <w:szCs w:val="23"/>
          <w14:ligatures w14:val="standardContextual"/>
        </w:rPr>
        <w:t>×</w:t>
      </w:r>
      <w:proofErr w:type="spellStart"/>
      <w:r>
        <w:rPr>
          <w:color w:val="000000"/>
          <w:sz w:val="23"/>
          <w:szCs w:val="23"/>
          <w14:ligatures w14:val="standardContextual"/>
        </w:rPr>
        <w:t>Symbolic_Education</w:t>
      </w:r>
      <w:proofErr w:type="spellEnd"/>
      <w:r w:rsidR="007E50E2">
        <w:rPr>
          <w:color w:val="000000"/>
          <w:sz w:val="23"/>
          <w:szCs w:val="23"/>
          <w14:ligatures w14:val="standardContextual"/>
        </w:rPr>
        <w:t xml:space="preserve">) +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 ×</w:t>
      </w:r>
      <w:proofErr w:type="spellStart"/>
      <w:r w:rsidR="007E50E2">
        <w:rPr>
          <w:color w:val="000000"/>
          <w:sz w:val="23"/>
          <w:szCs w:val="23"/>
          <w14:ligatures w14:val="standardContextual"/>
        </w:rPr>
        <w:t>Material_Education</w:t>
      </w:r>
      <w:proofErr w:type="spellEnd"/>
      <w:r w:rsidR="007E50E2">
        <w:rPr>
          <w:color w:val="000000"/>
          <w:sz w:val="23"/>
          <w:szCs w:val="23"/>
          <w14:ligatures w14:val="standardContextual"/>
        </w:rPr>
        <w:t xml:space="preserve">) </w:t>
      </w:r>
      <w:r w:rsidRPr="004C57CA">
        <w:rPr>
          <w:color w:val="000000"/>
          <w:sz w:val="23"/>
          <w:szCs w:val="23"/>
          <w14:ligatures w14:val="standardContextual"/>
        </w:rPr>
        <w:t>+ Controls + (1|RespondentID)</w:t>
      </w:r>
    </w:p>
    <w:p w14:paraId="3E22368E" w14:textId="77777777" w:rsidR="00963021" w:rsidRDefault="00963021" w:rsidP="00A32DB6">
      <w:pPr>
        <w:spacing w:line="360" w:lineRule="auto"/>
        <w:rPr>
          <w:sz w:val="23"/>
          <w:szCs w:val="23"/>
        </w:rPr>
      </w:pPr>
    </w:p>
    <w:p w14:paraId="0F7962D4" w14:textId="3865CEBE" w:rsidR="00960BA6" w:rsidRDefault="00E65DB0" w:rsidP="00960BA6">
      <w:pPr>
        <w:spacing w:line="360" w:lineRule="auto"/>
        <w:rPr>
          <w:sz w:val="23"/>
          <w:szCs w:val="23"/>
        </w:rPr>
      </w:pPr>
      <w:r w:rsidRPr="00E65DB0">
        <w:rPr>
          <w:b/>
          <w:bCs/>
          <w:sz w:val="23"/>
          <w:szCs w:val="23"/>
        </w:rPr>
        <w:t>Policy 3</w:t>
      </w:r>
      <w:r w:rsidR="006E08FC">
        <w:rPr>
          <w:b/>
          <w:bCs/>
          <w:sz w:val="23"/>
          <w:szCs w:val="23"/>
        </w:rPr>
        <w:t xml:space="preserve">: </w:t>
      </w:r>
      <w:r w:rsidRPr="002F40BC">
        <w:rPr>
          <w:i/>
          <w:iCs/>
          <w:sz w:val="23"/>
          <w:szCs w:val="23"/>
        </w:rPr>
        <w:t>E</w:t>
      </w:r>
      <w:r>
        <w:rPr>
          <w:i/>
          <w:iCs/>
          <w:sz w:val="23"/>
          <w:szCs w:val="23"/>
        </w:rPr>
        <w:t>liminating costs for phone calls between people in prison and their families or communities</w:t>
      </w:r>
      <w:r>
        <w:rPr>
          <w:sz w:val="23"/>
          <w:szCs w:val="23"/>
        </w:rPr>
        <w:t xml:space="preserve">, </w:t>
      </w:r>
      <w:r w:rsidR="006E08FC" w:rsidRPr="00E65DB0">
        <w:rPr>
          <w:b/>
          <w:bCs/>
          <w:sz w:val="23"/>
          <w:szCs w:val="23"/>
        </w:rPr>
        <w:t xml:space="preserve">and </w:t>
      </w:r>
      <w:r w:rsidR="006E08FC">
        <w:rPr>
          <w:b/>
          <w:bCs/>
          <w:sz w:val="23"/>
          <w:szCs w:val="23"/>
        </w:rPr>
        <w:t xml:space="preserve">Policy </w:t>
      </w:r>
      <w:r w:rsidR="006E08FC" w:rsidRPr="00E65DB0">
        <w:rPr>
          <w:b/>
          <w:bCs/>
          <w:sz w:val="23"/>
          <w:szCs w:val="23"/>
        </w:rPr>
        <w:t>4</w:t>
      </w:r>
      <w:r w:rsidR="006E08FC">
        <w:rPr>
          <w:b/>
          <w:bCs/>
          <w:sz w:val="23"/>
          <w:szCs w:val="23"/>
        </w:rPr>
        <w:t>:</w:t>
      </w:r>
      <w:r>
        <w:rPr>
          <w:sz w:val="23"/>
          <w:szCs w:val="23"/>
        </w:rPr>
        <w:t xml:space="preserve"> </w:t>
      </w:r>
      <w:r>
        <w:rPr>
          <w:i/>
          <w:iCs/>
          <w:sz w:val="23"/>
          <w:szCs w:val="23"/>
        </w:rPr>
        <w:t>allow</w:t>
      </w:r>
      <w:r w:rsidRPr="00E65DB0">
        <w:rPr>
          <w:sz w:val="23"/>
          <w:szCs w:val="23"/>
        </w:rPr>
        <w:t>(</w:t>
      </w:r>
      <w:proofErr w:type="spellStart"/>
      <w:r w:rsidRPr="00E65DB0">
        <w:rPr>
          <w:sz w:val="23"/>
          <w:szCs w:val="23"/>
        </w:rPr>
        <w:t>ing</w:t>
      </w:r>
      <w:proofErr w:type="spellEnd"/>
      <w:r w:rsidRPr="00E65DB0">
        <w:rPr>
          <w:sz w:val="23"/>
          <w:szCs w:val="23"/>
        </w:rPr>
        <w:t>)</w:t>
      </w:r>
      <w:r>
        <w:rPr>
          <w:i/>
          <w:iCs/>
          <w:sz w:val="23"/>
          <w:szCs w:val="23"/>
        </w:rPr>
        <w:t xml:space="preserve"> judges to offer parents of young children sentencing alternatives, like parole</w:t>
      </w:r>
      <w:r>
        <w:rPr>
          <w:sz w:val="23"/>
          <w:szCs w:val="23"/>
        </w:rPr>
        <w:t>.</w:t>
      </w:r>
      <w:r>
        <w:rPr>
          <w:b/>
          <w:bCs/>
          <w:i/>
          <w:iCs/>
          <w:sz w:val="23"/>
          <w:szCs w:val="23"/>
        </w:rPr>
        <w:t xml:space="preserve"> </w:t>
      </w:r>
      <w:r w:rsidR="00B22185">
        <w:rPr>
          <w:sz w:val="23"/>
          <w:szCs w:val="23"/>
        </w:rPr>
        <w:t>Both policies invoke ‘identities’ of non-incarcerated family members – particularly children – and frame carceral citizens in their identities as family members and, in the latter, parents.</w:t>
      </w:r>
      <w:r w:rsidR="00960BA6">
        <w:rPr>
          <w:sz w:val="23"/>
          <w:szCs w:val="23"/>
        </w:rPr>
        <w:t xml:space="preserve"> Both also may change how “control” and “need” are perceived, in that they are anchored around parents/families/communities/children’s needs to be in contact. In policy 3, eliminating the costs of phone calls technically implies increased expense – whether out of existing department of corrections budgets or in new line items. However, that the question is framed as “eliminating costs,” even for “people in prison” may reduce opposition from some small-budget minded respondents. Policy 3 differs from policy 4 in that carceral citizens are introduced as </w:t>
      </w:r>
      <w:r w:rsidR="00960BA6" w:rsidRPr="00960BA6">
        <w:rPr>
          <w:i/>
          <w:iCs/>
          <w:sz w:val="23"/>
          <w:szCs w:val="23"/>
        </w:rPr>
        <w:t>in</w:t>
      </w:r>
      <w:r w:rsidR="00960BA6">
        <w:rPr>
          <w:sz w:val="23"/>
          <w:szCs w:val="23"/>
        </w:rPr>
        <w:t xml:space="preserve"> prison. While individuals facing sentencing are already convicted “criminals,” respondents </w:t>
      </w:r>
      <w:r w:rsidR="00960BA6">
        <w:rPr>
          <w:sz w:val="23"/>
          <w:szCs w:val="23"/>
        </w:rPr>
        <w:lastRenderedPageBreak/>
        <w:t xml:space="preserve">particularly who lack familiarity with the criminal legal system may not make this </w:t>
      </w:r>
      <w:proofErr w:type="gramStart"/>
      <w:r w:rsidR="00960BA6">
        <w:rPr>
          <w:sz w:val="23"/>
          <w:szCs w:val="23"/>
        </w:rPr>
        <w:t>connection, and</w:t>
      </w:r>
      <w:proofErr w:type="gramEnd"/>
      <w:r w:rsidR="00960BA6">
        <w:rPr>
          <w:sz w:val="23"/>
          <w:szCs w:val="23"/>
        </w:rPr>
        <w:t xml:space="preserve"> react primarily to a framing in which a “parent” is still getting “punished” – paroled – but able to stay with children.  </w:t>
      </w:r>
    </w:p>
    <w:p w14:paraId="1504008F" w14:textId="77777777" w:rsidR="00B22185" w:rsidRDefault="00B22185" w:rsidP="00A32DB6">
      <w:pPr>
        <w:spacing w:line="360" w:lineRule="auto"/>
        <w:rPr>
          <w:sz w:val="23"/>
          <w:szCs w:val="23"/>
        </w:rPr>
      </w:pPr>
    </w:p>
    <w:p w14:paraId="494B92DF" w14:textId="4AD8C6C5" w:rsidR="009B1135" w:rsidRDefault="00B22185" w:rsidP="009B1135">
      <w:pPr>
        <w:spacing w:line="360" w:lineRule="auto"/>
        <w:rPr>
          <w:sz w:val="23"/>
          <w:szCs w:val="23"/>
        </w:rPr>
      </w:pPr>
      <w:r>
        <w:rPr>
          <w:sz w:val="23"/>
          <w:szCs w:val="23"/>
        </w:rPr>
        <w:t xml:space="preserve"> First, I </w:t>
      </w:r>
      <w:proofErr w:type="gramStart"/>
      <w:r>
        <w:rPr>
          <w:sz w:val="23"/>
          <w:szCs w:val="23"/>
        </w:rPr>
        <w:t>am able to</w:t>
      </w:r>
      <w:proofErr w:type="gramEnd"/>
      <w:r>
        <w:rPr>
          <w:sz w:val="23"/>
          <w:szCs w:val="23"/>
        </w:rPr>
        <w:t xml:space="preserve"> create a covariate for deservingness perceptions of “children”</w:t>
      </w:r>
      <w:r w:rsidR="00DA47D2">
        <w:rPr>
          <w:sz w:val="23"/>
          <w:szCs w:val="23"/>
        </w:rPr>
        <w:t xml:space="preserve"> (although I will need to address/bootstrap that a third of respondents evaluated this group), and “poor families.”</w:t>
      </w:r>
      <w:r w:rsidR="0071095A">
        <w:rPr>
          <w:sz w:val="23"/>
          <w:szCs w:val="23"/>
        </w:rPr>
        <w:t xml:space="preserve"> A third of respondents also evaluate the deservingness of “non-citizen parents of citizen children.” </w:t>
      </w:r>
      <w:r w:rsidR="009B1135">
        <w:rPr>
          <w:sz w:val="23"/>
          <w:szCs w:val="23"/>
        </w:rPr>
        <w:t>While, as I discuss in the implications section, this raises broader questions about how personal experiences shape who we believe deserve what</w:t>
      </w:r>
      <w:r w:rsidR="006E08FC">
        <w:rPr>
          <w:sz w:val="23"/>
          <w:szCs w:val="23"/>
        </w:rPr>
        <w:t xml:space="preserve">, which </w:t>
      </w:r>
      <w:r w:rsidR="009B1135">
        <w:rPr>
          <w:sz w:val="23"/>
          <w:szCs w:val="23"/>
        </w:rPr>
        <w:t xml:space="preserve">merits its own </w:t>
      </w:r>
      <w:proofErr w:type="gramStart"/>
      <w:r w:rsidR="009B1135">
        <w:rPr>
          <w:sz w:val="23"/>
          <w:szCs w:val="23"/>
        </w:rPr>
        <w:t>paper,  testing</w:t>
      </w:r>
      <w:proofErr w:type="gramEnd"/>
      <w:r w:rsidR="009B1135">
        <w:rPr>
          <w:sz w:val="23"/>
          <w:szCs w:val="23"/>
        </w:rPr>
        <w:t xml:space="preserve"> whether and how non/impacted people differentiate here will give some insight into whether differences are more universal – or applicable to other contexts involving constructed “deviants” -- than just carceral contexts.</w:t>
      </w:r>
    </w:p>
    <w:p w14:paraId="1D2FB32B" w14:textId="734E530B" w:rsidR="00E65DB0" w:rsidRDefault="00E65DB0" w:rsidP="00A32DB6">
      <w:pPr>
        <w:spacing w:line="360" w:lineRule="auto"/>
        <w:rPr>
          <w:sz w:val="23"/>
          <w:szCs w:val="23"/>
        </w:rPr>
      </w:pPr>
    </w:p>
    <w:p w14:paraId="204C187C" w14:textId="0A09C83D" w:rsidR="002A1BAC" w:rsidRDefault="002A1BAC" w:rsidP="002A1BAC">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 ×</w:t>
      </w:r>
      <w:r>
        <w:rPr>
          <w:color w:val="000000"/>
          <w:sz w:val="23"/>
          <w:szCs w:val="23"/>
          <w14:ligatures w14:val="standardContextual"/>
        </w:rPr>
        <w:t xml:space="preserve">Children)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 Controls + (1|RespondentID)</w:t>
      </w:r>
    </w:p>
    <w:p w14:paraId="4E46C612" w14:textId="77777777" w:rsidR="006E08FC" w:rsidRDefault="006E08FC" w:rsidP="00A32DB6">
      <w:pPr>
        <w:spacing w:line="360" w:lineRule="auto"/>
        <w:rPr>
          <w:sz w:val="23"/>
          <w:szCs w:val="23"/>
        </w:rPr>
      </w:pPr>
    </w:p>
    <w:p w14:paraId="64949210" w14:textId="1C1EB35D" w:rsidR="009B1135" w:rsidRDefault="00992F83" w:rsidP="00A32DB6">
      <w:pPr>
        <w:spacing w:line="360" w:lineRule="auto"/>
        <w:rPr>
          <w:sz w:val="23"/>
          <w:szCs w:val="23"/>
        </w:rPr>
      </w:pPr>
      <w:commentRangeStart w:id="158"/>
      <w:r>
        <w:rPr>
          <w:sz w:val="23"/>
          <w:szCs w:val="23"/>
        </w:rPr>
        <w:t>As they are framed, both questions are matters of “help,” rather than “status conferring/punishing.”</w:t>
      </w:r>
      <w:r w:rsidR="00022D33">
        <w:rPr>
          <w:sz w:val="23"/>
          <w:szCs w:val="23"/>
        </w:rPr>
        <w:t xml:space="preserve"> *</w:t>
      </w:r>
      <w:proofErr w:type="gramStart"/>
      <w:r w:rsidR="00022D33">
        <w:rPr>
          <w:sz w:val="23"/>
          <w:szCs w:val="23"/>
        </w:rPr>
        <w:t>explain</w:t>
      </w:r>
      <w:proofErr w:type="gramEnd"/>
      <w:r w:rsidR="00022D33">
        <w:rPr>
          <w:sz w:val="23"/>
          <w:szCs w:val="23"/>
        </w:rPr>
        <w:t xml:space="preserve"> punitive/DPEN</w:t>
      </w:r>
    </w:p>
    <w:p w14:paraId="01828B55" w14:textId="77777777" w:rsidR="002A1BAC" w:rsidRDefault="002A1BAC" w:rsidP="00A32DB6">
      <w:pPr>
        <w:spacing w:line="360" w:lineRule="auto"/>
        <w:rPr>
          <w:sz w:val="23"/>
          <w:szCs w:val="23"/>
        </w:rPr>
      </w:pPr>
    </w:p>
    <w:p w14:paraId="4EC563AF" w14:textId="59DE58CF" w:rsidR="00E65DB0" w:rsidRPr="00022D33" w:rsidRDefault="00992F83" w:rsidP="00022D33">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(LWOP/DPEN) + </w:t>
      </w:r>
      <w:r w:rsidRPr="004C57CA">
        <w:rPr>
          <w:color w:val="000000"/>
          <w:sz w:val="23"/>
          <w:szCs w:val="23"/>
          <w14:ligatures w14:val="standardContextual"/>
        </w:rPr>
        <w:t>β</w:t>
      </w:r>
      <w:r>
        <w:rPr>
          <w:color w:val="000000"/>
          <w:sz w:val="14"/>
          <w:szCs w:val="14"/>
          <w14:ligatures w14:val="standardContextual"/>
        </w:rPr>
        <w:t>5</w:t>
      </w:r>
      <w:r>
        <w:rPr>
          <w:color w:val="000000"/>
          <w:sz w:val="23"/>
          <w:szCs w:val="23"/>
          <w14:ligatures w14:val="standardContextual"/>
        </w:rPr>
        <w:t xml:space="preserve">(Punitiveness)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 ×</w:t>
      </w:r>
      <w:r>
        <w:rPr>
          <w:color w:val="000000"/>
          <w:sz w:val="23"/>
          <w:szCs w:val="23"/>
          <w14:ligatures w14:val="standardContextual"/>
        </w:rPr>
        <w:t>LWOP/</w:t>
      </w:r>
      <w:proofErr w:type="spellStart"/>
      <w:r>
        <w:rPr>
          <w:color w:val="000000"/>
          <w:sz w:val="23"/>
          <w:szCs w:val="23"/>
          <w14:ligatures w14:val="standardContextual"/>
        </w:rPr>
        <w:t>Dpen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7</w:t>
      </w:r>
      <w:r w:rsidRPr="004C57CA">
        <w:rPr>
          <w:color w:val="000000"/>
          <w:sz w:val="23"/>
          <w:szCs w:val="23"/>
          <w14:ligatures w14:val="standardContextual"/>
        </w:rPr>
        <w:t>(</w:t>
      </w:r>
      <w:r>
        <w:rPr>
          <w:color w:val="000000"/>
          <w:sz w:val="23"/>
          <w:szCs w:val="23"/>
          <w14:ligatures w14:val="standardContextual"/>
        </w:rPr>
        <w:t xml:space="preserve">Impact </w:t>
      </w:r>
      <w:r w:rsidRPr="004C57CA">
        <w:rPr>
          <w:color w:val="000000"/>
          <w:sz w:val="23"/>
          <w:szCs w:val="23"/>
          <w14:ligatures w14:val="standardContextual"/>
        </w:rPr>
        <w:t>×</w:t>
      </w:r>
      <w:r>
        <w:rPr>
          <w:color w:val="000000"/>
          <w:sz w:val="23"/>
          <w:szCs w:val="23"/>
          <w14:ligatures w14:val="standardContextual"/>
        </w:rPr>
        <w:t xml:space="preserve"> Punitiveness) </w:t>
      </w:r>
      <w:r w:rsidRPr="004C57CA">
        <w:rPr>
          <w:color w:val="000000"/>
          <w:sz w:val="23"/>
          <w:szCs w:val="23"/>
          <w14:ligatures w14:val="standardContextual"/>
        </w:rPr>
        <w:t>+ Controls + (1|RespondentID)</w:t>
      </w:r>
      <w:commentRangeEnd w:id="158"/>
      <w:r w:rsidR="003A12E0">
        <w:rPr>
          <w:rStyle w:val="CommentReference"/>
        </w:rPr>
        <w:commentReference w:id="158"/>
      </w:r>
    </w:p>
    <w:p w14:paraId="65A16DB4" w14:textId="77777777" w:rsidR="008F7926" w:rsidRDefault="008F7926" w:rsidP="006E08FC">
      <w:pPr>
        <w:rPr>
          <w:b/>
          <w:bCs/>
          <w:sz w:val="23"/>
          <w:szCs w:val="23"/>
        </w:rPr>
      </w:pPr>
    </w:p>
    <w:p w14:paraId="6DAD0E32" w14:textId="4ABD9246" w:rsidR="006E08FC" w:rsidRDefault="00E65DB0" w:rsidP="006E08FC">
      <w:pPr>
        <w:rPr>
          <w:i/>
          <w:iCs/>
          <w:sz w:val="23"/>
          <w:szCs w:val="23"/>
        </w:rPr>
      </w:pPr>
      <w:r w:rsidRPr="00E65DB0">
        <w:rPr>
          <w:b/>
          <w:bCs/>
          <w:sz w:val="23"/>
          <w:szCs w:val="23"/>
        </w:rPr>
        <w:t>Policy 5</w:t>
      </w:r>
      <w:r w:rsidR="006E08FC">
        <w:rPr>
          <w:b/>
          <w:bCs/>
          <w:sz w:val="23"/>
          <w:szCs w:val="23"/>
        </w:rPr>
        <w:t xml:space="preserve">: </w:t>
      </w:r>
      <w:r w:rsidR="006E08FC">
        <w:rPr>
          <w:i/>
          <w:iCs/>
          <w:sz w:val="23"/>
          <w:szCs w:val="23"/>
        </w:rPr>
        <w:t xml:space="preserve">Allow people convicted of felonies to vote after serving their sentences </w:t>
      </w:r>
      <w:r w:rsidRPr="00E65DB0">
        <w:rPr>
          <w:b/>
          <w:bCs/>
          <w:sz w:val="23"/>
          <w:szCs w:val="23"/>
        </w:rPr>
        <w:t xml:space="preserve">and </w:t>
      </w:r>
      <w:r w:rsidR="006E08FC">
        <w:rPr>
          <w:b/>
          <w:bCs/>
          <w:sz w:val="23"/>
          <w:szCs w:val="23"/>
        </w:rPr>
        <w:t xml:space="preserve">Policy </w:t>
      </w:r>
      <w:r w:rsidRPr="00E65DB0">
        <w:rPr>
          <w:b/>
          <w:bCs/>
          <w:sz w:val="23"/>
          <w:szCs w:val="23"/>
        </w:rPr>
        <w:t>6:</w:t>
      </w:r>
      <w:r w:rsidR="006E08FC">
        <w:rPr>
          <w:b/>
          <w:bCs/>
          <w:sz w:val="23"/>
          <w:szCs w:val="23"/>
        </w:rPr>
        <w:t xml:space="preserve"> </w:t>
      </w:r>
      <w:r w:rsidR="006E08FC">
        <w:rPr>
          <w:i/>
          <w:iCs/>
          <w:sz w:val="23"/>
          <w:szCs w:val="23"/>
        </w:rPr>
        <w:t xml:space="preserve">Requiring that jail and election officials ensure that people who are eligible to vote while incarcerated </w:t>
      </w:r>
      <w:proofErr w:type="gramStart"/>
      <w:r w:rsidR="006E08FC">
        <w:rPr>
          <w:i/>
          <w:iCs/>
          <w:sz w:val="23"/>
          <w:szCs w:val="23"/>
        </w:rPr>
        <w:t>are able to</w:t>
      </w:r>
      <w:proofErr w:type="gramEnd"/>
      <w:r w:rsidR="006E08FC">
        <w:rPr>
          <w:i/>
          <w:iCs/>
          <w:sz w:val="23"/>
          <w:szCs w:val="23"/>
        </w:rPr>
        <w:t xml:space="preserve"> exercise that right. </w:t>
      </w:r>
    </w:p>
    <w:p w14:paraId="5255FDDC" w14:textId="23067845" w:rsidR="00E65DB0" w:rsidRPr="006E08FC" w:rsidRDefault="00E65DB0" w:rsidP="006E08FC">
      <w:pPr>
        <w:rPr>
          <w:i/>
          <w:iCs/>
          <w:sz w:val="23"/>
          <w:szCs w:val="23"/>
        </w:rPr>
      </w:pPr>
    </w:p>
    <w:p w14:paraId="0E844DDB" w14:textId="121AED6B" w:rsidR="00E65DB0" w:rsidRDefault="006D5ADA" w:rsidP="00A32DB6">
      <w:pPr>
        <w:spacing w:line="360" w:lineRule="auto"/>
        <w:rPr>
          <w:sz w:val="23"/>
          <w:szCs w:val="23"/>
        </w:rPr>
      </w:pPr>
      <w:r>
        <w:rPr>
          <w:sz w:val="23"/>
          <w:szCs w:val="23"/>
        </w:rPr>
        <w:t>The wording of policy questions surrounding voting rights changes how people respond to them, often idiosyncratically when carceral citizens are described as “felons,” “prisoners,” or “inmates,” and when felony convictions or specific crimes are mentioned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w:t>
      </w:r>
      <w:r>
        <w:rPr>
          <w:sz w:val="23"/>
          <w:szCs w:val="23"/>
        </w:rPr>
        <w:t xml:space="preserve"> Sentencing Project 2022,</w:t>
      </w:r>
      <w:r w:rsidRPr="008010B8">
        <w:rPr>
          <w:sz w:val="23"/>
          <w:szCs w:val="23"/>
        </w:rPr>
        <w:t xml:space="preserve"> </w:t>
      </w:r>
      <w:proofErr w:type="spellStart"/>
      <w:r w:rsidRPr="008010B8">
        <w:rPr>
          <w:sz w:val="23"/>
          <w:szCs w:val="23"/>
        </w:rPr>
        <w:t>Uggen</w:t>
      </w:r>
      <w:proofErr w:type="spellEnd"/>
      <w:r w:rsidRPr="008010B8">
        <w:rPr>
          <w:sz w:val="23"/>
          <w:szCs w:val="23"/>
        </w:rPr>
        <w:t xml:space="preserve"> 2023</w:t>
      </w:r>
      <w:r>
        <w:rPr>
          <w:sz w:val="23"/>
          <w:szCs w:val="23"/>
        </w:rPr>
        <w:t xml:space="preserve">). </w:t>
      </w:r>
    </w:p>
    <w:p w14:paraId="240B2372" w14:textId="77777777" w:rsidR="006D5ADA" w:rsidRDefault="006D5ADA" w:rsidP="00A32DB6">
      <w:pPr>
        <w:spacing w:line="360" w:lineRule="auto"/>
        <w:rPr>
          <w:sz w:val="23"/>
          <w:szCs w:val="23"/>
        </w:rPr>
      </w:pPr>
    </w:p>
    <w:p w14:paraId="1D3A0118" w14:textId="3D080AB8" w:rsidR="006D5ADA" w:rsidRDefault="006D5ADA" w:rsidP="00A32DB6">
      <w:pPr>
        <w:spacing w:line="360" w:lineRule="auto"/>
        <w:rPr>
          <w:sz w:val="23"/>
          <w:szCs w:val="23"/>
        </w:rPr>
      </w:pPr>
      <w:r>
        <w:rPr>
          <w:sz w:val="23"/>
          <w:szCs w:val="23"/>
        </w:rPr>
        <w:t xml:space="preserve">Policy 5 does not ask about incarcerated people, but formerly incarcerated people. Policy 6 frames carceral citizens as people (firstly) who are already eligible voters. Where questions of “allowing” or </w:t>
      </w:r>
      <w:r>
        <w:rPr>
          <w:sz w:val="23"/>
          <w:szCs w:val="23"/>
        </w:rPr>
        <w:lastRenderedPageBreak/>
        <w:t xml:space="preserve">“extending” voting “rights,” “privileges,” or “abilities” might invoke a hierarchical response in which the target is a moral and civic “other,” </w:t>
      </w:r>
      <w:r w:rsidR="006D36C5">
        <w:rPr>
          <w:sz w:val="23"/>
          <w:szCs w:val="23"/>
        </w:rPr>
        <w:t>making the question operate as a “</w:t>
      </w:r>
      <w:r w:rsidR="00022D33">
        <w:rPr>
          <w:sz w:val="23"/>
          <w:szCs w:val="23"/>
        </w:rPr>
        <w:t>status-conferring</w:t>
      </w:r>
      <w:r w:rsidR="006D36C5">
        <w:rPr>
          <w:sz w:val="23"/>
          <w:szCs w:val="23"/>
        </w:rPr>
        <w:t>”</w:t>
      </w:r>
      <w:r w:rsidR="00022D33">
        <w:rPr>
          <w:sz w:val="23"/>
          <w:szCs w:val="23"/>
        </w:rPr>
        <w:t xml:space="preserve"> matter</w:t>
      </w:r>
      <w:r w:rsidR="006D36C5">
        <w:rPr>
          <w:sz w:val="23"/>
          <w:szCs w:val="23"/>
        </w:rPr>
        <w:t xml:space="preserve">, in this context it is more a matter of help. </w:t>
      </w:r>
    </w:p>
    <w:p w14:paraId="5923D566" w14:textId="77777777" w:rsidR="006D5ADA" w:rsidRDefault="006D5ADA" w:rsidP="00A32DB6">
      <w:pPr>
        <w:spacing w:line="360" w:lineRule="auto"/>
        <w:rPr>
          <w:sz w:val="23"/>
          <w:szCs w:val="23"/>
        </w:rPr>
      </w:pPr>
    </w:p>
    <w:p w14:paraId="4EC2419A" w14:textId="1F4A50BE" w:rsidR="006D36C5" w:rsidRDefault="00EA2F7F" w:rsidP="00A32DB6">
      <w:pPr>
        <w:spacing w:line="360" w:lineRule="auto"/>
        <w:rPr>
          <w:sz w:val="23"/>
          <w:szCs w:val="23"/>
        </w:rPr>
      </w:pPr>
      <w:r>
        <w:rPr>
          <w:sz w:val="23"/>
          <w:szCs w:val="23"/>
        </w:rPr>
        <w:t xml:space="preserve">To test whether views on these issues reflect strong views on electoral policy and civic-mindedness, I </w:t>
      </w:r>
      <w:proofErr w:type="gramStart"/>
      <w:r>
        <w:rPr>
          <w:sz w:val="23"/>
          <w:szCs w:val="23"/>
        </w:rPr>
        <w:t>am able to</w:t>
      </w:r>
      <w:proofErr w:type="gramEnd"/>
      <w:r>
        <w:rPr>
          <w:sz w:val="23"/>
          <w:szCs w:val="23"/>
        </w:rPr>
        <w:t xml:space="preserve"> create a dummy variable for support or opposition to other electoral reforms</w:t>
      </w:r>
      <w:r w:rsidR="00022D33">
        <w:rPr>
          <w:sz w:val="23"/>
          <w:szCs w:val="23"/>
        </w:rPr>
        <w:t>, including automatic voter registration, making election day a holiday, voter ID, and allowing non-citizen parents with citizen children to vote in local school board elections</w:t>
      </w:r>
      <w:r>
        <w:rPr>
          <w:sz w:val="23"/>
          <w:szCs w:val="23"/>
        </w:rPr>
        <w:t>. I am then able to create a binary composite for those who voted in the 2020 elections versus were eligible but unable, whether they plan to vote in the 2024 elections, and whether they believe or strongly agree/disagree they “feel the government pays attention to what people think when it decides what to do.”</w:t>
      </w:r>
    </w:p>
    <w:p w14:paraId="54F9EE66" w14:textId="77777777" w:rsidR="00A32DB6" w:rsidRDefault="00A32DB6" w:rsidP="00A32DB6">
      <w:pPr>
        <w:rPr>
          <w:sz w:val="23"/>
          <w:szCs w:val="23"/>
        </w:rPr>
      </w:pPr>
    </w:p>
    <w:p w14:paraId="5BEAAF54" w14:textId="23845420" w:rsidR="00963021" w:rsidRDefault="00963021" w:rsidP="00963021">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022D33">
        <w:rPr>
          <w:color w:val="000000"/>
          <w:sz w:val="23"/>
          <w:szCs w:val="23"/>
          <w14:ligatures w14:val="standardContextual"/>
        </w:rPr>
        <w:t>Electoral Policy</w:t>
      </w:r>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r w:rsidR="00022D33">
        <w:rPr>
          <w:color w:val="000000"/>
          <w:sz w:val="23"/>
          <w:szCs w:val="23"/>
          <w14:ligatures w14:val="standardContextual"/>
        </w:rPr>
        <w:t>Civic Minded</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w:t>
      </w:r>
      <w:proofErr w:type="spellStart"/>
      <w:r w:rsidRPr="004C57CA">
        <w:rPr>
          <w:color w:val="000000"/>
          <w:sz w:val="23"/>
          <w:szCs w:val="23"/>
          <w14:ligatures w14:val="standardContextual"/>
        </w:rPr>
        <w:t>Impact×SubgroupType×</w:t>
      </w:r>
      <w:r>
        <w:rPr>
          <w:color w:val="000000"/>
          <w:sz w:val="23"/>
          <w:szCs w:val="23"/>
          <w14:ligatures w14:val="standardContextual"/>
        </w:rPr>
        <w:t>Workers</w:t>
      </w:r>
      <w:r w:rsidRPr="004C57CA">
        <w:rPr>
          <w:color w:val="000000"/>
          <w:sz w:val="23"/>
          <w:szCs w:val="23"/>
          <w14:ligatures w14:val="standardContextual"/>
        </w:rPr>
        <w:t>×</w:t>
      </w:r>
      <w:r>
        <w:rPr>
          <w:color w:val="000000"/>
          <w:sz w:val="23"/>
          <w:szCs w:val="23"/>
          <w14:ligatures w14:val="standardContextual"/>
        </w:rPr>
        <w:t>Wagges</w:t>
      </w:r>
      <w:proofErr w:type="spellEnd"/>
      <w:r w:rsidRPr="004C57CA">
        <w:rPr>
          <w:color w:val="000000"/>
          <w:sz w:val="23"/>
          <w:szCs w:val="23"/>
          <w14:ligatures w14:val="standardContextual"/>
        </w:rPr>
        <w:t>) + Controls + (1|RespondentID)</w:t>
      </w:r>
    </w:p>
    <w:p w14:paraId="4AB6BFA8" w14:textId="1AA0ED0D" w:rsidR="00BD29F0" w:rsidRDefault="00BD29F0" w:rsidP="00022D33">
      <w:pPr>
        <w:spacing w:line="360" w:lineRule="auto"/>
      </w:pPr>
      <w:r>
        <w:t xml:space="preserve"> </w:t>
      </w:r>
    </w:p>
    <w:p w14:paraId="7A4FAA48" w14:textId="267482CE" w:rsidR="00383B45" w:rsidRPr="00FC7432" w:rsidRDefault="00383B45" w:rsidP="00022D33">
      <w:pPr>
        <w:spacing w:line="360" w:lineRule="auto"/>
      </w:pPr>
    </w:p>
    <w:sectPr w:rsidR="00383B45" w:rsidRPr="00FC7432" w:rsidSect="00102EC1">
      <w:footerReference w:type="even" r:id="rId12"/>
      <w:footerReference w:type="default" r:id="rId13"/>
      <w:head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ndis Watts Smith" w:date="2025-01-12T11:05:00Z" w:initials="CS">
    <w:p w14:paraId="3E273E3A" w14:textId="77777777" w:rsidR="00A47F74" w:rsidRDefault="00A47F74" w:rsidP="00A47F74">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2"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4" w:author="Candis Watts Smith" w:date="2025-01-15T18:49:00Z" w:initials="CS">
    <w:p w14:paraId="53E06071" w14:textId="77777777" w:rsidR="00A47F74" w:rsidRDefault="00A47F74" w:rsidP="00A47F74">
      <w:r>
        <w:rPr>
          <w:rStyle w:val="CommentReference"/>
        </w:rPr>
        <w:annotationRef/>
      </w:r>
      <w:r>
        <w:rPr>
          <w:color w:val="000000"/>
          <w:sz w:val="20"/>
          <w:szCs w:val="20"/>
        </w:rPr>
        <w:t>Amplifies or mitigates?</w:t>
      </w:r>
    </w:p>
  </w:comment>
  <w:comment w:id="9" w:author="Candis Watts Smith" w:date="2025-01-12T11:07:00Z" w:initials="CS">
    <w:p w14:paraId="0BBF778D" w14:textId="464BD11E"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10"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11" w:author="Kristina Mensik" w:date="2025-01-15T17:02:00Z" w:initials="KM">
    <w:p w14:paraId="2A9066D6" w14:textId="77777777" w:rsidR="00BA5D89" w:rsidRDefault="00BA5D89" w:rsidP="00BA5D89">
      <w:r>
        <w:rPr>
          <w:rStyle w:val="CommentReference"/>
        </w:rPr>
        <w:annotationRef/>
      </w:r>
      <w:r>
        <w:rPr>
          <w:color w:val="000000"/>
          <w:sz w:val="20"/>
          <w:szCs w:val="20"/>
        </w:rPr>
        <w:t>What I tried to do is give theoretical explanation. Do I say, “I don’t test this directly, but attempt to give theoretical justification for why this will explain differences”?</w:t>
      </w:r>
    </w:p>
  </w:comment>
  <w:comment w:id="12" w:author="Candis Watts Smith" w:date="2025-01-15T18:52:00Z" w:initials="CS">
    <w:p w14:paraId="453B33B2" w14:textId="77777777" w:rsidR="00E815CE" w:rsidRDefault="00E815CE" w:rsidP="00E815CE">
      <w:r>
        <w:rPr>
          <w:rStyle w:val="CommentReference"/>
        </w:rPr>
        <w:annotationRef/>
      </w:r>
      <w:r>
        <w:rPr>
          <w:color w:val="000000"/>
          <w:sz w:val="20"/>
          <w:szCs w:val="20"/>
        </w:rPr>
        <w:t xml:space="preserve">No. This is not a theoretical paper. This is an empirical paper. You need an empirical test of the questions you ask. </w:t>
      </w:r>
    </w:p>
  </w:comment>
  <w:comment w:id="13" w:author="Candis Watts Smith" w:date="2025-01-15T18:52:00Z" w:initials="CS">
    <w:p w14:paraId="2D83E2DF" w14:textId="77777777" w:rsidR="00E815CE" w:rsidRDefault="00E815CE" w:rsidP="00E815CE">
      <w:r>
        <w:rPr>
          <w:rStyle w:val="CommentReference"/>
        </w:rPr>
        <w:annotationRef/>
      </w:r>
      <w:r>
        <w:rPr>
          <w:color w:val="000000"/>
          <w:sz w:val="20"/>
          <w:szCs w:val="20"/>
        </w:rPr>
        <w:t>Besides, I thought your second question was about gaps. If it remains about “gap,” then you need to outline that here.</w:t>
      </w:r>
    </w:p>
  </w:comment>
  <w:comment w:id="18" w:author="Candis Watts Smith" w:date="2025-01-12T11:09:00Z" w:initials="CS">
    <w:p w14:paraId="3736D9D0" w14:textId="3909ED01"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20" w:author="Candis Watts Smith" w:date="2025-01-15T19:50:00Z" w:initials="CS">
    <w:p w14:paraId="67471E83" w14:textId="77777777" w:rsidR="00790247" w:rsidRDefault="00790247" w:rsidP="00790247">
      <w:r>
        <w:rPr>
          <w:rStyle w:val="CommentReference"/>
        </w:rPr>
        <w:annotationRef/>
      </w:r>
      <w:r>
        <w:rPr>
          <w:color w:val="000000"/>
          <w:sz w:val="20"/>
          <w:szCs w:val="20"/>
        </w:rPr>
        <w:t xml:space="preserve">I would leave out the feedback loop, or describe it more accurately. </w:t>
      </w:r>
    </w:p>
  </w:comment>
  <w:comment w:id="27" w:author="Candis Watts Smith" w:date="2025-01-12T11:10:00Z" w:initials="CS">
    <w:p w14:paraId="5A0C938B" w14:textId="4FD5C7D0"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28" w:author="Candis Watts Smith" w:date="2025-01-15T19:53:00Z" w:initials="CS">
    <w:p w14:paraId="62E9FE75" w14:textId="77777777" w:rsidR="0026429A" w:rsidRDefault="0026429A" w:rsidP="0026429A">
      <w:r>
        <w:rPr>
          <w:rStyle w:val="CommentReference"/>
        </w:rPr>
        <w:annotationRef/>
      </w:r>
      <w:r>
        <w:rPr>
          <w:color w:val="000000"/>
          <w:sz w:val="20"/>
          <w:szCs w:val="20"/>
        </w:rPr>
        <w:t>What’s they?</w:t>
      </w:r>
    </w:p>
  </w:comment>
  <w:comment w:id="29" w:author="Candis Watts Smith" w:date="2025-01-12T11:11:00Z" w:initials="CS">
    <w:p w14:paraId="0C600C13" w14:textId="1BD1B084"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30" w:author="Candis Watts Smith" w:date="2025-01-15T19:59:00Z" w:initials="CS">
    <w:p w14:paraId="74C68377" w14:textId="77777777" w:rsidR="0026429A" w:rsidRDefault="0026429A" w:rsidP="0026429A">
      <w:r>
        <w:rPr>
          <w:rStyle w:val="CommentReference"/>
        </w:rPr>
        <w:annotationRef/>
      </w:r>
      <w:r>
        <w:rPr>
          <w:color w:val="000000"/>
          <w:sz w:val="20"/>
          <w:szCs w:val="20"/>
        </w:rPr>
        <w:t>Not sure what you mean here. RK and I have a paper that shows that people in one state assess groups differently than people in other states.</w:t>
      </w:r>
    </w:p>
  </w:comment>
  <w:comment w:id="31" w:author="Candis Watts Smith" w:date="2025-01-15T19:59:00Z" w:initials="CS">
    <w:p w14:paraId="35A55738" w14:textId="77777777" w:rsidR="0026429A" w:rsidRDefault="0026429A" w:rsidP="0026429A">
      <w:r>
        <w:rPr>
          <w:rStyle w:val="CommentReference"/>
        </w:rPr>
        <w:annotationRef/>
      </w:r>
      <w:r>
        <w:rPr>
          <w:color w:val="000000"/>
          <w:sz w:val="20"/>
          <w:szCs w:val="20"/>
        </w:rPr>
        <w:t>Maybe you just want to start this sentence with ‘It is understood…’ That part I get.</w:t>
      </w:r>
    </w:p>
  </w:comment>
  <w:comment w:id="32" w:author="Candis Watts Smith" w:date="2025-01-15T20:04:00Z" w:initials="CS">
    <w:p w14:paraId="0805E218" w14:textId="77777777" w:rsidR="00B81C19" w:rsidRDefault="00B81C19" w:rsidP="00B81C19">
      <w:r>
        <w:rPr>
          <w:rStyle w:val="CommentReference"/>
        </w:rPr>
        <w:annotationRef/>
      </w:r>
      <w:r>
        <w:rPr>
          <w:color w:val="000000"/>
          <w:sz w:val="20"/>
          <w:szCs w:val="20"/>
        </w:rPr>
        <w:t xml:space="preserve">This was just a suggestion. My goal was to provide a model for how to move forward. You want to give your readers a map of where the paper is headed. They need to understand why you are taking the approach you will take. </w:t>
      </w:r>
    </w:p>
  </w:comment>
  <w:comment w:id="37" w:author="Candis Watts Smith" w:date="2025-01-15T20:18:00Z" w:initials="CS">
    <w:p w14:paraId="1EFA3EFA" w14:textId="77777777" w:rsidR="00B60FC2" w:rsidRDefault="00B60FC2" w:rsidP="00B60FC2">
      <w:r>
        <w:rPr>
          <w:rStyle w:val="CommentReference"/>
        </w:rPr>
        <w:annotationRef/>
      </w:r>
      <w:r>
        <w:rPr>
          <w:color w:val="000000"/>
          <w:sz w:val="20"/>
          <w:szCs w:val="20"/>
        </w:rPr>
        <w:t xml:space="preserve">Not sure if this is where you’re headed. But, shorter sentences with fewer em dashes will increase clarity. </w:t>
      </w:r>
    </w:p>
  </w:comment>
  <w:comment w:id="40" w:author="Candis Watts Smith" w:date="2025-01-15T20:23:00Z" w:initials="CS">
    <w:p w14:paraId="097B81B5" w14:textId="77777777" w:rsidR="00B8599E" w:rsidRDefault="00B8599E" w:rsidP="00B8599E">
      <w:r>
        <w:rPr>
          <w:rStyle w:val="CommentReference"/>
        </w:rPr>
        <w:annotationRef/>
      </w:r>
      <w:r>
        <w:rPr>
          <w:color w:val="000000"/>
          <w:sz w:val="20"/>
          <w:szCs w:val="20"/>
        </w:rPr>
        <w:t>Awkward.</w:t>
      </w:r>
    </w:p>
  </w:comment>
  <w:comment w:id="45" w:author="Kristina Mensik" w:date="2025-01-13T22:04:00Z" w:initials="KM">
    <w:p w14:paraId="11DAAF31" w14:textId="7300F29D" w:rsidR="005D5C09" w:rsidRDefault="005D5C09" w:rsidP="005D5C09">
      <w:r>
        <w:rPr>
          <w:rStyle w:val="CommentReference"/>
        </w:rPr>
        <w:annotationRef/>
      </w:r>
      <w:r>
        <w:rPr>
          <w:color w:val="000000"/>
          <w:sz w:val="20"/>
          <w:szCs w:val="20"/>
        </w:rPr>
        <w:t>I’m still trying working on clarifying what needs to go here, vs hypotheses</w:t>
      </w:r>
    </w:p>
  </w:comment>
  <w:comment w:id="47" w:author="Candis Watts Smith" w:date="2025-01-15T20:40:00Z" w:initials="CS">
    <w:p w14:paraId="060ADFAA" w14:textId="77777777" w:rsidR="00A02716" w:rsidRDefault="00A02716" w:rsidP="00A02716">
      <w:r>
        <w:rPr>
          <w:rStyle w:val="CommentReference"/>
        </w:rPr>
        <w:annotationRef/>
      </w:r>
      <w:r>
        <w:rPr>
          <w:color w:val="000000"/>
          <w:sz w:val="20"/>
          <w:szCs w:val="20"/>
        </w:rPr>
        <w:t>I actually don’t know if there’s research showing what’s in the sentence that I deleted. If you have a citation, you can add this sentence back in.</w:t>
      </w:r>
    </w:p>
  </w:comment>
  <w:comment w:id="64" w:author="Candis Watts Smith" w:date="2025-01-15T20:40:00Z" w:initials="CS">
    <w:p w14:paraId="4FA96665" w14:textId="77777777" w:rsidR="00A02716" w:rsidRDefault="00A02716" w:rsidP="00A02716">
      <w:r>
        <w:rPr>
          <w:rStyle w:val="CommentReference"/>
        </w:rPr>
        <w:annotationRef/>
      </w:r>
      <w:r>
        <w:rPr>
          <w:sz w:val="20"/>
          <w:szCs w:val="20"/>
        </w:rPr>
        <w:t>Does Gilens use the word deserving? Or does he test for people’s policy preferences for welfare?</w:t>
      </w:r>
    </w:p>
  </w:comment>
  <w:comment w:id="65" w:author="Candis Watts Smith" w:date="2025-01-15T20:45:00Z" w:initials="CS">
    <w:p w14:paraId="2553FA4D" w14:textId="77777777" w:rsidR="004E5CC0" w:rsidRDefault="004E5CC0" w:rsidP="004E5CC0">
      <w:r>
        <w:rPr>
          <w:rStyle w:val="CommentReference"/>
        </w:rPr>
        <w:annotationRef/>
      </w:r>
      <w:r>
        <w:rPr>
          <w:color w:val="000000"/>
          <w:sz w:val="20"/>
          <w:szCs w:val="20"/>
        </w:rPr>
        <w:t xml:space="preserve">A quick search suggests that  he measures whether people felt that “welfare recipients could get along without welfare and HENCE do not deserve government assistance.” Then he measures whether people believe that recipients can get off welfare if they tried, and whether those people would rather take government money than work. I bring this up because  you have to be clear about what we know and what we do not know. </w:t>
      </w:r>
    </w:p>
  </w:comment>
  <w:comment w:id="63" w:author="Candis Watts Smith" w:date="2025-01-15T20:51:00Z" w:initials="CS">
    <w:p w14:paraId="51D83B30" w14:textId="77777777" w:rsidR="009D39D5" w:rsidRDefault="009D39D5" w:rsidP="009D39D5">
      <w:r>
        <w:rPr>
          <w:rStyle w:val="CommentReference"/>
        </w:rPr>
        <w:annotationRef/>
      </w:r>
      <w:r>
        <w:rPr>
          <w:color w:val="000000"/>
          <w:sz w:val="20"/>
          <w:szCs w:val="20"/>
        </w:rPr>
        <w:t>Maybe, “…whites are not amenable to generous welfare policy allocation because they assume…”</w:t>
      </w:r>
    </w:p>
  </w:comment>
  <w:comment w:id="67" w:author="Candis Watts Smith" w:date="2025-01-15T21:02:00Z" w:initials="CS">
    <w:p w14:paraId="2D7E460C" w14:textId="77777777" w:rsidR="009D39D5" w:rsidRDefault="009D39D5" w:rsidP="009D39D5">
      <w:r>
        <w:rPr>
          <w:rStyle w:val="CommentReference"/>
        </w:rPr>
        <w:annotationRef/>
      </w:r>
      <w:r>
        <w:rPr>
          <w:color w:val="000000"/>
          <w:sz w:val="20"/>
          <w:szCs w:val="20"/>
        </w:rPr>
        <w:t>In retrospect, the section on subsetting was supposed to build up to a question about subsetting different kinds of incarcerated people—parents vs. non-parents, for instance. But, now I see that you are not interested in that…</w:t>
      </w:r>
    </w:p>
    <w:p w14:paraId="605209EF" w14:textId="77777777" w:rsidR="009D39D5" w:rsidRDefault="009D39D5" w:rsidP="009D39D5"/>
    <w:p w14:paraId="465402EB" w14:textId="77777777" w:rsidR="009D39D5" w:rsidRDefault="009D39D5" w:rsidP="009D39D5">
      <w:r>
        <w:rPr>
          <w:color w:val="000000"/>
          <w:sz w:val="20"/>
          <w:szCs w:val="20"/>
        </w:rPr>
        <w:t xml:space="preserve">Additionally, in an ideal world, you would have focused some of your literature review on social identity theory, to highlight why a person who is in the in-group would be more amenable to benefits/more generous policies for people like them. You don’t have time to add that now. </w:t>
      </w:r>
    </w:p>
    <w:p w14:paraId="2000DD32" w14:textId="77777777" w:rsidR="009D39D5" w:rsidRDefault="009D39D5" w:rsidP="009D39D5"/>
    <w:p w14:paraId="10958F9D" w14:textId="77777777" w:rsidR="009D39D5" w:rsidRDefault="009D39D5" w:rsidP="009D39D5">
      <w:r>
        <w:rPr>
          <w:color w:val="000000"/>
          <w:sz w:val="20"/>
          <w:szCs w:val="20"/>
        </w:rPr>
        <w:t>This will come up, so you should be prepared to answer. But, I wouldn’t draw attention to it. You can do that in at a different iteration.</w:t>
      </w:r>
    </w:p>
  </w:comment>
  <w:comment w:id="68" w:author="Kristina Mensik" w:date="2025-01-15T23:00:00Z" w:initials="KM">
    <w:p w14:paraId="7453689E" w14:textId="77777777" w:rsidR="00A31EED" w:rsidRDefault="00A31EED" w:rsidP="00A31EED">
      <w:r>
        <w:rPr>
          <w:rStyle w:val="CommentReference"/>
        </w:rPr>
        <w:annotationRef/>
      </w:r>
      <w:r>
        <w:rPr>
          <w:color w:val="000000"/>
          <w:sz w:val="20"/>
          <w:szCs w:val="20"/>
        </w:rPr>
        <w:t xml:space="preserve">For later response — I am interested in subsetting. I build up to test for it in in impact/non impacted comparison. </w:t>
      </w:r>
    </w:p>
  </w:comment>
  <w:comment w:id="88" w:author="Candis Watts Smith" w:date="2025-01-15T21:15:00Z" w:initials="CS">
    <w:p w14:paraId="47E16E3B" w14:textId="77777777" w:rsidR="00CE3EBE" w:rsidRDefault="00CE3EBE" w:rsidP="00CE3EBE">
      <w:r>
        <w:rPr>
          <w:rStyle w:val="CommentReference"/>
        </w:rPr>
        <w:annotationRef/>
      </w:r>
      <w:r>
        <w:rPr>
          <w:color w:val="000000"/>
          <w:sz w:val="20"/>
          <w:szCs w:val="20"/>
        </w:rPr>
        <w:t>I still need to think about whether the subset thing is entirely different from the original “I” in Carin. Because the idea is that some subsets are closer to you in identity than others. DREAMers are viewed as more “American” than their parents, for instance. A parent in prison is closer in identity to other parents, than a non-parent in prison.</w:t>
      </w:r>
    </w:p>
  </w:comment>
  <w:comment w:id="102" w:author="Kristina Mensik" w:date="2025-01-14T12:23:00Z" w:initials="KM">
    <w:p w14:paraId="740010ED" w14:textId="0F1E53DE" w:rsidR="00C02C4B" w:rsidRDefault="00C02C4B" w:rsidP="00C02C4B">
      <w:r>
        <w:rPr>
          <w:rStyle w:val="CommentReference"/>
        </w:rPr>
        <w:annotationRef/>
      </w:r>
      <w:r>
        <w:rPr>
          <w:color w:val="000000"/>
          <w:sz w:val="20"/>
          <w:szCs w:val="20"/>
        </w:rPr>
        <w:t>Double check, pro social</w:t>
      </w:r>
    </w:p>
    <w:p w14:paraId="3A75041E" w14:textId="77777777" w:rsidR="00C02C4B" w:rsidRDefault="00C02C4B" w:rsidP="00C02C4B"/>
  </w:comment>
  <w:comment w:id="104" w:author="Candis Watts Smith" w:date="2025-01-12T12:22:00Z" w:initials="CS">
    <w:p w14:paraId="201C1759" w14:textId="3CF97911"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108" w:author="Candis Watts Smith" w:date="2025-01-15T21:25:00Z" w:initials="CWS">
    <w:p w14:paraId="5923E4FD" w14:textId="77777777" w:rsidR="00040B41" w:rsidRDefault="00040B41" w:rsidP="00040B41">
      <w:r>
        <w:rPr>
          <w:rStyle w:val="CommentReference"/>
        </w:rPr>
        <w:annotationRef/>
      </w:r>
      <w:r>
        <w:rPr>
          <w:color w:val="000000"/>
          <w:sz w:val="20"/>
          <w:szCs w:val="20"/>
        </w:rPr>
        <w:t>This sentence is unwieldy. Is this a hypothesis, or are you telling us something new?</w:t>
      </w:r>
    </w:p>
  </w:comment>
  <w:comment w:id="109" w:author="Candis Watts Smith" w:date="2025-01-15T21:26:00Z" w:initials="CWS">
    <w:p w14:paraId="4FECEE4A" w14:textId="77777777" w:rsidR="00040B41" w:rsidRDefault="00040B41" w:rsidP="00040B41">
      <w:r>
        <w:rPr>
          <w:rStyle w:val="CommentReference"/>
        </w:rPr>
        <w:annotationRef/>
      </w:r>
      <w:r>
        <w:rPr>
          <w:color w:val="000000"/>
          <w:sz w:val="20"/>
          <w:szCs w:val="20"/>
        </w:rPr>
        <w:t>What is “it”?</w:t>
      </w:r>
    </w:p>
  </w:comment>
  <w:comment w:id="113" w:author="Candis Watts Smith" w:date="2025-01-15T21:29:00Z" w:initials="CWS">
    <w:p w14:paraId="01EC39E9" w14:textId="77777777" w:rsidR="00040B41" w:rsidRDefault="00040B41" w:rsidP="00040B41">
      <w:r>
        <w:rPr>
          <w:rStyle w:val="CommentReference"/>
        </w:rPr>
        <w:annotationRef/>
      </w:r>
      <w:r>
        <w:rPr>
          <w:color w:val="000000"/>
          <w:sz w:val="20"/>
          <w:szCs w:val="20"/>
        </w:rPr>
        <w:t xml:space="preserve">This isn’t clear. </w:t>
      </w:r>
    </w:p>
  </w:comment>
  <w:comment w:id="114" w:author="Candis Watts Smith" w:date="2025-01-15T21:30:00Z" w:initials="CWS">
    <w:p w14:paraId="4B0AD4A9" w14:textId="77777777" w:rsidR="00040B41" w:rsidRDefault="00040B41" w:rsidP="00040B41">
      <w:r>
        <w:rPr>
          <w:rStyle w:val="CommentReference"/>
        </w:rPr>
        <w:annotationRef/>
      </w:r>
      <w:r>
        <w:rPr>
          <w:sz w:val="20"/>
          <w:szCs w:val="20"/>
        </w:rPr>
        <w:t xml:space="preserve">What’s happening in this section? Which ones are your hypotheses? What are you testing? There are FIVE things laid out here. </w:t>
      </w:r>
    </w:p>
  </w:comment>
  <w:comment w:id="115" w:author="Kristina Mensik" w:date="2025-01-15T08:21:00Z" w:initials="KM">
    <w:p w14:paraId="22FCAE85" w14:textId="3C546B83" w:rsidR="00EE7258" w:rsidRDefault="00EE7258" w:rsidP="00EE7258">
      <w:r>
        <w:rPr>
          <w:rStyle w:val="CommentReference"/>
        </w:rPr>
        <w:annotationRef/>
      </w:r>
      <w:r>
        <w:rPr>
          <w:b/>
          <w:bCs/>
          <w:color w:val="000000"/>
          <w:sz w:val="20"/>
          <w:szCs w:val="20"/>
        </w:rPr>
        <w:t xml:space="preserve">-- </w:t>
      </w:r>
      <w:r>
        <w:rPr>
          <w:color w:val="000000"/>
          <w:sz w:val="20"/>
          <w:szCs w:val="20"/>
        </w:rPr>
        <w:t xml:space="preserve">NOW, put all of the stuff that you wrote that belongs in this section HERE. Follow it with a set of hypotheses. </w:t>
      </w:r>
    </w:p>
  </w:comment>
  <w:comment w:id="118" w:author="Candis Watts Smith" w:date="2025-01-15T21:35:00Z" w:initials="CWS">
    <w:p w14:paraId="5F03C1A5" w14:textId="77777777" w:rsidR="00493625" w:rsidRDefault="00493625" w:rsidP="00493625">
      <w:r>
        <w:rPr>
          <w:rStyle w:val="CommentReference"/>
        </w:rPr>
        <w:annotationRef/>
      </w:r>
      <w:r>
        <w:rPr>
          <w:color w:val="000000"/>
          <w:sz w:val="20"/>
          <w:szCs w:val="20"/>
        </w:rPr>
        <w:t xml:space="preserve">You have to ask the question at the outset to get us here. This now comes out of left field. This test goes with the literature review stuff on hierarchy, which is not in this version because it does not belong in this version. </w:t>
      </w:r>
    </w:p>
    <w:p w14:paraId="2E28CA7B" w14:textId="77777777" w:rsidR="00493625" w:rsidRDefault="00493625" w:rsidP="00493625"/>
    <w:p w14:paraId="6124CBEE" w14:textId="77777777" w:rsidR="00493625" w:rsidRDefault="00493625" w:rsidP="00493625">
      <w:r>
        <w:rPr>
          <w:color w:val="000000"/>
          <w:sz w:val="20"/>
          <w:szCs w:val="20"/>
        </w:rPr>
        <w:t xml:space="preserve">YOU CAN ONLY TEST HYPOTHESES FOR QUESTIONS YOU HAVE POSED AT THE OUTSET. </w:t>
      </w:r>
    </w:p>
  </w:comment>
  <w:comment w:id="119" w:author="Kristina Mensik" w:date="2025-01-15T17:47:00Z" w:initials="KM">
    <w:p w14:paraId="226F3E06" w14:textId="2BDAE267" w:rsidR="003A0CF4" w:rsidRDefault="003A0CF4" w:rsidP="003A0CF4">
      <w:r>
        <w:rPr>
          <w:rStyle w:val="CommentReference"/>
        </w:rPr>
        <w:annotationRef/>
      </w:r>
      <w:r>
        <w:rPr>
          <w:color w:val="000000"/>
          <w:sz w:val="20"/>
          <w:szCs w:val="20"/>
        </w:rPr>
        <w:t>Need to add citations to this section</w:t>
      </w:r>
    </w:p>
  </w:comment>
  <w:comment w:id="120" w:author="Candis Watts Smith" w:date="2025-01-15T21:45:00Z" w:initials="CWS">
    <w:p w14:paraId="093642F2" w14:textId="77777777" w:rsidR="00654E3E" w:rsidRDefault="00654E3E" w:rsidP="00654E3E">
      <w:r>
        <w:rPr>
          <w:rStyle w:val="CommentReference"/>
        </w:rPr>
        <w:annotationRef/>
      </w:r>
      <w:r>
        <w:rPr>
          <w:color w:val="000000"/>
          <w:sz w:val="20"/>
          <w:szCs w:val="20"/>
        </w:rPr>
        <w:t xml:space="preserve">I didn’t read this section. I don’t think it belongs here, or at least not most of it. </w:t>
      </w:r>
    </w:p>
    <w:p w14:paraId="01B2E69B" w14:textId="77777777" w:rsidR="00654E3E" w:rsidRDefault="00654E3E" w:rsidP="00654E3E"/>
    <w:p w14:paraId="5D24E25B" w14:textId="77777777" w:rsidR="00654E3E" w:rsidRDefault="00654E3E" w:rsidP="00654E3E">
      <w:r>
        <w:rPr>
          <w:color w:val="000000"/>
          <w:sz w:val="20"/>
          <w:szCs w:val="20"/>
        </w:rPr>
        <w:t xml:space="preserve">Map your hypotheses to the questions asked. Everything else needs to go. </w:t>
      </w:r>
    </w:p>
  </w:comment>
  <w:comment w:id="130" w:author="Kristina Mensik" w:date="2025-01-14T15:59:00Z" w:initials="KM">
    <w:p w14:paraId="5DCF2D20" w14:textId="4D8B5823" w:rsidR="00745DCB" w:rsidRDefault="00745DCB" w:rsidP="00745DCB">
      <w:r>
        <w:rPr>
          <w:rStyle w:val="CommentReference"/>
        </w:rPr>
        <w:annotationRef/>
      </w:r>
      <w:r>
        <w:rPr>
          <w:color w:val="000000"/>
          <w:sz w:val="20"/>
          <w:szCs w:val="20"/>
        </w:rPr>
        <w:t>This is probably something to mention in analysis that deals w q</w:t>
      </w:r>
    </w:p>
    <w:p w14:paraId="4434EAE6" w14:textId="77777777" w:rsidR="00745DCB" w:rsidRDefault="00745DCB" w:rsidP="00745DCB"/>
  </w:comment>
  <w:comment w:id="134" w:author="Candis Watts Smith" w:date="2025-01-15T22:01:00Z" w:initials="CWS">
    <w:p w14:paraId="16A3F483" w14:textId="77777777" w:rsidR="00EC3CED" w:rsidRDefault="00EC3CED" w:rsidP="00EC3CED">
      <w:r>
        <w:rPr>
          <w:rStyle w:val="CommentReference"/>
        </w:rPr>
        <w:annotationRef/>
      </w:r>
      <w:r>
        <w:rPr>
          <w:color w:val="000000"/>
          <w:sz w:val="20"/>
          <w:szCs w:val="20"/>
        </w:rPr>
        <w:t xml:space="preserve">I don’t think this make sense. </w:t>
      </w:r>
    </w:p>
    <w:p w14:paraId="2AE80E59" w14:textId="77777777" w:rsidR="00EC3CED" w:rsidRDefault="00EC3CED" w:rsidP="00EC3CED"/>
    <w:p w14:paraId="237B2E1F" w14:textId="77777777" w:rsidR="00EC3CED" w:rsidRDefault="00EC3CED" w:rsidP="00EC3CED">
      <w:r>
        <w:rPr>
          <w:color w:val="000000"/>
          <w:sz w:val="20"/>
          <w:szCs w:val="20"/>
        </w:rPr>
        <w:t xml:space="preserve">Just use “incarcerated people” as a the DV. </w:t>
      </w:r>
    </w:p>
    <w:p w14:paraId="47A5212B" w14:textId="77777777" w:rsidR="00EC3CED" w:rsidRDefault="00EC3CED" w:rsidP="00EC3CED"/>
    <w:p w14:paraId="5DA1D033" w14:textId="77777777" w:rsidR="00EC3CED" w:rsidRDefault="00EC3CED" w:rsidP="00EC3CED">
      <w:r>
        <w:rPr>
          <w:color w:val="000000"/>
          <w:sz w:val="20"/>
          <w:szCs w:val="20"/>
        </w:rPr>
        <w:t xml:space="preserve">You’re playing with the impact/non-impact. You don’t need to mess with the incarcerated sub-groups because you did not set that question up. </w:t>
      </w:r>
    </w:p>
  </w:comment>
  <w:comment w:id="136" w:author="Candis Watts Smith" w:date="2025-01-15T22:03:00Z" w:initials="CWS">
    <w:p w14:paraId="1A850C8E" w14:textId="77777777" w:rsidR="00EC3CED" w:rsidRDefault="00EC3CED" w:rsidP="00EC3CED">
      <w:r>
        <w:rPr>
          <w:rStyle w:val="CommentReference"/>
        </w:rPr>
        <w:annotationRef/>
      </w:r>
      <w:r>
        <w:rPr>
          <w:color w:val="000000"/>
          <w:sz w:val="20"/>
          <w:szCs w:val="20"/>
        </w:rPr>
        <w:t xml:space="preserve">You never said you would do that. You said you wanted to know if impacted people have different evaluations of incarcerated people than non-impacted people. </w:t>
      </w:r>
    </w:p>
    <w:p w14:paraId="7D3F51BD" w14:textId="77777777" w:rsidR="00EC3CED" w:rsidRDefault="00EC3CED" w:rsidP="00EC3CED"/>
    <w:p w14:paraId="59C8D7AF" w14:textId="77777777" w:rsidR="00EC3CED" w:rsidRDefault="00EC3CED" w:rsidP="00EC3CED">
      <w:r>
        <w:rPr>
          <w:color w:val="000000"/>
          <w:sz w:val="20"/>
          <w:szCs w:val="20"/>
        </w:rPr>
        <w:t>The second question is totally murky, but I don’t think this is it either.</w:t>
      </w:r>
    </w:p>
  </w:comment>
  <w:comment w:id="137" w:author="Candis Watts Smith" w:date="2025-01-15T22:05:00Z" w:initials="CWS">
    <w:p w14:paraId="58267646" w14:textId="77777777" w:rsidR="00FD0224" w:rsidRDefault="00FD0224" w:rsidP="00FD0224">
      <w:r>
        <w:rPr>
          <w:rStyle w:val="CommentReference"/>
        </w:rPr>
        <w:annotationRef/>
      </w:r>
      <w:r>
        <w:rPr>
          <w:color w:val="000000"/>
          <w:sz w:val="20"/>
          <w:szCs w:val="20"/>
        </w:rPr>
        <w:t xml:space="preserve">How does this answer either of these questions: </w:t>
      </w:r>
    </w:p>
    <w:p w14:paraId="56944BE5" w14:textId="77777777" w:rsidR="00FD0224" w:rsidRDefault="00FD0224" w:rsidP="00FD0224"/>
    <w:p w14:paraId="123082AF" w14:textId="77777777" w:rsidR="00FD0224" w:rsidRDefault="00FD0224" w:rsidP="00FD0224">
      <w:r>
        <w:rPr>
          <w:color w:val="000000"/>
          <w:sz w:val="20"/>
          <w:szCs w:val="20"/>
        </w:rPr>
        <w:t>1.     How does direct experience with the criminal legal system shape perceptions of what incarcerated people deserve? In other words, how does the relationship between perceptions of deservingness and policy preferences differ between those with and without direct experience?</w:t>
      </w:r>
    </w:p>
    <w:p w14:paraId="6A123C07" w14:textId="77777777" w:rsidR="00FD0224" w:rsidRDefault="00FD0224" w:rsidP="00FD0224">
      <w:r>
        <w:rPr>
          <w:color w:val="000000"/>
          <w:sz w:val="20"/>
          <w:szCs w:val="20"/>
        </w:rPr>
        <w:t xml:space="preserve">2.     How do perceptions of deservingness operate in carceral contexts compared to other domains such as welfare, education, or health policy </w:t>
      </w:r>
      <w:r>
        <w:rPr>
          <w:color w:val="0000ED"/>
          <w:sz w:val="20"/>
          <w:szCs w:val="20"/>
          <w:u w:val="single"/>
        </w:rPr>
        <w:t>[CS1]</w:t>
      </w:r>
      <w:r>
        <w:rPr>
          <w:color w:val="000000"/>
          <w:sz w:val="20"/>
          <w:szCs w:val="20"/>
        </w:rPr>
        <w:t xml:space="preserve"> - specifically how do affect (moral disgust/dehumanization) </w:t>
      </w:r>
      <w:r>
        <w:rPr>
          <w:color w:val="0000ED"/>
          <w:sz w:val="20"/>
          <w:szCs w:val="20"/>
          <w:u w:val="single"/>
        </w:rPr>
        <w:t>[KM2]</w:t>
      </w:r>
      <w:r>
        <w:rPr>
          <w:color w:val="000000"/>
          <w:sz w:val="20"/>
          <w:szCs w:val="20"/>
        </w:rPr>
        <w:t> </w:t>
      </w:r>
      <w:r>
        <w:rPr>
          <w:color w:val="0000ED"/>
          <w:sz w:val="20"/>
          <w:szCs w:val="20"/>
          <w:u w:val="single"/>
        </w:rPr>
        <w:t>[CS3]</w:t>
      </w:r>
      <w:r>
        <w:rPr>
          <w:color w:val="000000"/>
          <w:sz w:val="20"/>
          <w:szCs w:val="20"/>
        </w:rPr>
        <w:t> </w:t>
      </w:r>
      <w:r>
        <w:rPr>
          <w:color w:val="0000ED"/>
          <w:sz w:val="20"/>
          <w:szCs w:val="20"/>
          <w:u w:val="single"/>
        </w:rPr>
        <w:t>[CS4]</w:t>
      </w:r>
      <w:r>
        <w:rPr>
          <w:color w:val="000000"/>
          <w:sz w:val="20"/>
          <w:szCs w:val="20"/>
        </w:rPr>
        <w:t> and identity shape deservingness perceptions differently in matters of deserving punishment versus deserving help.</w:t>
      </w:r>
    </w:p>
    <w:p w14:paraId="5895CB2F" w14:textId="77777777" w:rsidR="00FD0224" w:rsidRDefault="00FD0224" w:rsidP="00FD0224">
      <w:r>
        <w:rPr>
          <w:color w:val="000000"/>
          <w:sz w:val="20"/>
          <w:szCs w:val="20"/>
        </w:rPr>
        <w:t>.</w:t>
      </w:r>
    </w:p>
    <w:p w14:paraId="3CDDD302" w14:textId="77777777" w:rsidR="00FD0224" w:rsidRDefault="00FD0224" w:rsidP="00FD0224"/>
  </w:comment>
  <w:comment w:id="138" w:author="Kristina Mensik" w:date="2025-01-13T16:05:00Z" w:initials="KM">
    <w:p w14:paraId="2A69DFBE" w14:textId="7E38DFA0" w:rsidR="00BB62A5" w:rsidRDefault="00BB62A5" w:rsidP="00BB62A5">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3AB95830" w14:textId="77777777" w:rsidR="00BB62A5" w:rsidRDefault="00BB62A5" w:rsidP="00BB62A5"/>
  </w:comment>
  <w:comment w:id="139" w:author="Candis Watts Smith" w:date="2025-01-15T21:40:00Z" w:initials="CWS">
    <w:p w14:paraId="4D7A2F59" w14:textId="77777777" w:rsidR="00493625" w:rsidRDefault="00493625" w:rsidP="00493625">
      <w:r>
        <w:rPr>
          <w:rStyle w:val="CommentReference"/>
        </w:rPr>
        <w:annotationRef/>
      </w:r>
      <w:r>
        <w:rPr>
          <w:color w:val="000000"/>
          <w:sz w:val="20"/>
          <w:szCs w:val="20"/>
        </w:rPr>
        <w:t xml:space="preserve">Now, you will have policy attitudes predicting policy attitudes. You don’t want to do this. </w:t>
      </w:r>
    </w:p>
    <w:p w14:paraId="637740EC" w14:textId="77777777" w:rsidR="00493625" w:rsidRDefault="00493625" w:rsidP="00493625"/>
    <w:p w14:paraId="5933390E" w14:textId="77777777" w:rsidR="00493625" w:rsidRDefault="00493625" w:rsidP="00493625">
      <w:r>
        <w:rPr>
          <w:color w:val="000000"/>
          <w:sz w:val="20"/>
          <w:szCs w:val="20"/>
        </w:rPr>
        <w:t>You have a measure of punitiveness with two questions about philosophy of punishment. That is enough.</w:t>
      </w:r>
    </w:p>
  </w:comment>
  <w:comment w:id="140" w:author="Candis Watts Smith" w:date="2025-01-15T21:40:00Z" w:initials="CWS">
    <w:p w14:paraId="2D5A76B0" w14:textId="77777777" w:rsidR="00493625" w:rsidRDefault="00493625" w:rsidP="00493625">
      <w:r>
        <w:rPr>
          <w:rStyle w:val="CommentReference"/>
        </w:rPr>
        <w:annotationRef/>
      </w:r>
      <w:r>
        <w:rPr>
          <w:color w:val="000000"/>
          <w:sz w:val="20"/>
          <w:szCs w:val="20"/>
        </w:rPr>
        <w:t>You don’t need this.</w:t>
      </w:r>
    </w:p>
  </w:comment>
  <w:comment w:id="141" w:author="Candis Watts Smith" w:date="2025-01-12T12:13:00Z" w:initials="CS">
    <w:p w14:paraId="6D29C134" w14:textId="77777777" w:rsidR="00AB5E4A" w:rsidRDefault="00AB5E4A" w:rsidP="00AB5E4A">
      <w:r>
        <w:rPr>
          <w:rStyle w:val="CommentReference"/>
        </w:rPr>
        <w:annotationRef/>
      </w:r>
      <w:r>
        <w:rPr>
          <w:color w:val="000000"/>
          <w:sz w:val="20"/>
          <w:szCs w:val="20"/>
        </w:rPr>
        <w:t>This is a hypothesis. If you put this section as a “control variable,” then you can keep this section in tact.</w:t>
      </w:r>
    </w:p>
  </w:comment>
  <w:comment w:id="143" w:author="Candis Watts Smith" w:date="2025-01-15T21:43:00Z" w:initials="CWS">
    <w:p w14:paraId="540A90EB" w14:textId="77777777" w:rsidR="00654E3E" w:rsidRDefault="00654E3E" w:rsidP="00654E3E">
      <w:r>
        <w:rPr>
          <w:rStyle w:val="CommentReference"/>
        </w:rPr>
        <w:annotationRef/>
      </w:r>
      <w:r>
        <w:rPr>
          <w:color w:val="000000"/>
          <w:sz w:val="20"/>
          <w:szCs w:val="20"/>
        </w:rPr>
        <w:t>No. Absolutely not.</w:t>
      </w:r>
    </w:p>
  </w:comment>
  <w:comment w:id="146" w:author="Candis Watts Smith" w:date="2025-01-15T22:05:00Z" w:initials="CWS">
    <w:p w14:paraId="44686905" w14:textId="77777777" w:rsidR="00FD0224" w:rsidRDefault="00FD0224" w:rsidP="00FD0224">
      <w:r>
        <w:rPr>
          <w:rStyle w:val="CommentReference"/>
        </w:rPr>
        <w:annotationRef/>
      </w:r>
      <w:r>
        <w:rPr>
          <w:color w:val="000000"/>
          <w:sz w:val="20"/>
          <w:szCs w:val="20"/>
        </w:rPr>
        <w:t>Good!</w:t>
      </w:r>
    </w:p>
  </w:comment>
  <w:comment w:id="147" w:author="Candis Watts Smith" w:date="2025-01-15T22:07:00Z" w:initials="CWS">
    <w:p w14:paraId="29290A05" w14:textId="77777777" w:rsidR="00FD0224" w:rsidRDefault="00FD0224" w:rsidP="00FD0224">
      <w:r>
        <w:rPr>
          <w:rStyle w:val="CommentReference"/>
        </w:rPr>
        <w:annotationRef/>
      </w:r>
      <w:r>
        <w:rPr>
          <w:color w:val="000000"/>
          <w:sz w:val="20"/>
          <w:szCs w:val="20"/>
        </w:rPr>
        <w:t>H</w:t>
      </w:r>
      <w:r>
        <w:rPr>
          <w:color w:val="000000"/>
          <w:sz w:val="20"/>
          <w:szCs w:val="20"/>
          <w:vertAlign w:val="subscript"/>
        </w:rPr>
        <w:t>1B</w:t>
      </w:r>
      <w:r>
        <w:rPr>
          <w:color w:val="000000"/>
          <w:sz w:val="20"/>
          <w:szCs w:val="20"/>
        </w:rPr>
        <w:t xml:space="preserve"> above says” Those who have been a victim of a violent crime will view carceral citizens as more deserving than people who report knowing victims of violent crime.” WHAT YOU HAVE WRITTEN ON PAGE 25  DOESN’T MATCH EARLIER PAGES.</w:t>
      </w:r>
    </w:p>
    <w:p w14:paraId="2034E36A" w14:textId="77777777" w:rsidR="00FD0224" w:rsidRDefault="00FD0224" w:rsidP="00FD0224"/>
  </w:comment>
  <w:comment w:id="148" w:author="Candis Watts Smith" w:date="2025-01-15T22:08:00Z" w:initials="CWS">
    <w:p w14:paraId="27854A1A" w14:textId="77777777" w:rsidR="00FD0224" w:rsidRDefault="00FD0224" w:rsidP="00FD0224">
      <w:r>
        <w:rPr>
          <w:rStyle w:val="CommentReference"/>
        </w:rPr>
        <w:annotationRef/>
      </w:r>
      <w:r>
        <w:rPr>
          <w:color w:val="000000"/>
          <w:sz w:val="20"/>
          <w:szCs w:val="20"/>
        </w:rPr>
        <w:t>I may have made H1B up as a model for what that section should look like. It’s YOUR paper. What are YOUR hypotheses?</w:t>
      </w:r>
    </w:p>
  </w:comment>
  <w:comment w:id="149" w:author="Candis Watts Smith" w:date="2025-01-15T21:55:00Z" w:initials="CWS">
    <w:p w14:paraId="3B880D39" w14:textId="77777777" w:rsidR="00FD0224" w:rsidRDefault="00EC3CED" w:rsidP="00FD0224">
      <w:r>
        <w:rPr>
          <w:rStyle w:val="CommentReference"/>
        </w:rPr>
        <w:annotationRef/>
      </w:r>
      <w:r w:rsidR="00FD0224">
        <w:rPr>
          <w:sz w:val="20"/>
          <w:szCs w:val="20"/>
        </w:rPr>
        <w:t>Do you have deservingness scores on both sides of the equation? Isn’t (Carceral_target) a deservingness score of a particular group?</w:t>
      </w:r>
    </w:p>
    <w:p w14:paraId="6D701168" w14:textId="77777777" w:rsidR="00FD0224" w:rsidRDefault="00FD0224" w:rsidP="00FD0224"/>
    <w:p w14:paraId="5E8F8298" w14:textId="77777777" w:rsidR="00FD0224" w:rsidRDefault="00FD0224" w:rsidP="00FD0224">
      <w:r>
        <w:rPr>
          <w:sz w:val="20"/>
          <w:szCs w:val="20"/>
        </w:rPr>
        <w:t>You shouldn’t do that. Did I miss something?</w:t>
      </w:r>
    </w:p>
  </w:comment>
  <w:comment w:id="150" w:author="Candis Watts Smith" w:date="2025-01-15T22:11:00Z" w:initials="CWS">
    <w:p w14:paraId="3ADCDF42" w14:textId="77777777" w:rsidR="00FD0224" w:rsidRDefault="00FD0224" w:rsidP="00FD0224">
      <w:r>
        <w:rPr>
          <w:rStyle w:val="CommentReference"/>
        </w:rPr>
        <w:annotationRef/>
      </w:r>
      <w:r>
        <w:rPr>
          <w:color w:val="000000"/>
          <w:sz w:val="20"/>
          <w:szCs w:val="20"/>
        </w:rPr>
        <w:t>You can do this, but you need a question for this, and a hypothesis, and bread crumbs in the literature review.</w:t>
      </w:r>
    </w:p>
  </w:comment>
  <w:comment w:id="151" w:author="Candis Watts Smith" w:date="2025-01-15T22:13:00Z" w:initials="CWS">
    <w:p w14:paraId="7E253C95" w14:textId="77777777" w:rsidR="00FD0224" w:rsidRDefault="00FD0224" w:rsidP="00FD0224">
      <w:r>
        <w:rPr>
          <w:rStyle w:val="CommentReference"/>
        </w:rPr>
        <w:annotationRef/>
      </w:r>
      <w:r>
        <w:rPr>
          <w:color w:val="000000"/>
          <w:sz w:val="20"/>
          <w:szCs w:val="20"/>
        </w:rPr>
        <w:t xml:space="preserve">No. This doesn’t even make sense, I don’t think. </w:t>
      </w:r>
    </w:p>
    <w:p w14:paraId="75921038" w14:textId="77777777" w:rsidR="00FD0224" w:rsidRDefault="00FD0224" w:rsidP="00FD0224"/>
    <w:p w14:paraId="7F852A5A" w14:textId="77777777" w:rsidR="00FD0224" w:rsidRDefault="00FD0224" w:rsidP="00FD0224">
      <w:r>
        <w:rPr>
          <w:color w:val="000000"/>
          <w:sz w:val="20"/>
          <w:szCs w:val="20"/>
        </w:rPr>
        <w:t xml:space="preserve">You can just look at the raw scores. We have reviewers that were like, “Some people are just nice,” but then it made the analysis hard to talk about differences between differences. </w:t>
      </w:r>
    </w:p>
    <w:p w14:paraId="32B6C232" w14:textId="77777777" w:rsidR="00FD0224" w:rsidRDefault="00FD0224" w:rsidP="00FD0224"/>
    <w:p w14:paraId="3DCF4594" w14:textId="77777777" w:rsidR="00FD0224" w:rsidRDefault="00FD0224" w:rsidP="00FD0224">
      <w:r>
        <w:rPr>
          <w:color w:val="000000"/>
          <w:sz w:val="20"/>
          <w:szCs w:val="20"/>
        </w:rPr>
        <w:t>Do what makes sense for this project.</w:t>
      </w:r>
    </w:p>
  </w:comment>
  <w:comment w:id="152" w:author="Candis Watts Smith" w:date="2025-01-15T22:13:00Z" w:initials="CWS">
    <w:p w14:paraId="49F156DA" w14:textId="77777777" w:rsidR="009551E7" w:rsidRDefault="009551E7" w:rsidP="009551E7">
      <w:r>
        <w:rPr>
          <w:rStyle w:val="CommentReference"/>
        </w:rPr>
        <w:annotationRef/>
      </w:r>
      <w:r>
        <w:rPr>
          <w:color w:val="000000"/>
          <w:sz w:val="20"/>
          <w:szCs w:val="20"/>
        </w:rPr>
        <w:t>This is a solid hypothesis. You should keep it. It’s straightforward.</w:t>
      </w:r>
    </w:p>
  </w:comment>
  <w:comment w:id="154" w:author="Candis Watts Smith" w:date="2025-01-15T22:15:00Z" w:initials="CWS">
    <w:p w14:paraId="4912B112" w14:textId="77777777" w:rsidR="009551E7" w:rsidRDefault="009551E7" w:rsidP="009551E7">
      <w:r>
        <w:rPr>
          <w:rStyle w:val="CommentReference"/>
        </w:rPr>
        <w:annotationRef/>
      </w:r>
      <w:r>
        <w:rPr>
          <w:color w:val="000000"/>
          <w:sz w:val="20"/>
          <w:szCs w:val="20"/>
        </w:rPr>
        <w:t>Can you give us an example? What policy areas can you look at? Which groups’ deservingness scores do you care about?</w:t>
      </w:r>
    </w:p>
  </w:comment>
  <w:comment w:id="155" w:author="Kristina Mensik" w:date="2025-01-15T11:05:00Z" w:initials="KM">
    <w:p w14:paraId="77ED2043" w14:textId="7AF39182" w:rsidR="002A5F9F" w:rsidRDefault="002A5F9F" w:rsidP="002A5F9F">
      <w:r>
        <w:rPr>
          <w:rStyle w:val="CommentReference"/>
        </w:rPr>
        <w:annotationRef/>
      </w:r>
      <w:r>
        <w:rPr>
          <w:color w:val="000000"/>
          <w:sz w:val="20"/>
          <w:szCs w:val="20"/>
        </w:rPr>
        <w:t>Different thing?</w:t>
      </w:r>
    </w:p>
  </w:comment>
  <w:comment w:id="156" w:author="Candis Watts Smith" w:date="2025-01-15T22:17:00Z" w:initials="CWS">
    <w:p w14:paraId="003C141C" w14:textId="77777777" w:rsidR="009551E7" w:rsidRDefault="009551E7" w:rsidP="009551E7">
      <w:r>
        <w:rPr>
          <w:rStyle w:val="CommentReference"/>
        </w:rPr>
        <w:annotationRef/>
      </w:r>
      <w:r>
        <w:rPr>
          <w:color w:val="000000"/>
          <w:sz w:val="20"/>
          <w:szCs w:val="20"/>
        </w:rPr>
        <w:t>Or, just analyze one third of the sample. It’s up to you.</w:t>
      </w:r>
    </w:p>
  </w:comment>
  <w:comment w:id="157" w:author="Candis Watts Smith" w:date="2025-01-15T22:18:00Z" w:initials="CWS">
    <w:p w14:paraId="16FCD2BA" w14:textId="77777777" w:rsidR="009551E7" w:rsidRDefault="009551E7" w:rsidP="009551E7">
      <w:r>
        <w:rPr>
          <w:rStyle w:val="CommentReference"/>
        </w:rPr>
        <w:annotationRef/>
      </w:r>
      <w:r>
        <w:rPr>
          <w:color w:val="000000"/>
          <w:sz w:val="20"/>
          <w:szCs w:val="20"/>
        </w:rPr>
        <w:t>Why is this a deservingness score instead of something that shows the difference between how supportive people are for “inside” wages vs. “outside” wages?</w:t>
      </w:r>
    </w:p>
  </w:comment>
  <w:comment w:id="158" w:author="Kristina Mensik" w:date="2025-01-15T17:58:00Z" w:initials="KM">
    <w:p w14:paraId="6EBF2502" w14:textId="31DC4722" w:rsidR="003A12E0" w:rsidRDefault="003A12E0" w:rsidP="003A12E0">
      <w:r>
        <w:rPr>
          <w:rStyle w:val="CommentReference"/>
        </w:rPr>
        <w:annotationRef/>
      </w:r>
      <w:r>
        <w:rPr>
          <w:color w:val="000000"/>
          <w:sz w:val="20"/>
          <w:szCs w:val="20"/>
        </w:rPr>
        <w:t xml:space="preserve">What I want to say is that death penalty and LWOP are also status conferring policies. I’m worried that this sets up a problem where it looks like I’m just talking about punitiveness. My objective is to say punitiveness is part of why status/conferring vs helping policies invoke different policy context, different perceptions/support, but that it is insufficient.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73E3A" w15:done="1"/>
  <w15:commentEx w15:paraId="6A6E56A1" w15:done="1"/>
  <w15:commentEx w15:paraId="53E06071" w15:done="0"/>
  <w15:commentEx w15:paraId="0BBF778D" w15:done="0"/>
  <w15:commentEx w15:paraId="194DA953" w15:done="1"/>
  <w15:commentEx w15:paraId="2A9066D6" w15:done="0"/>
  <w15:commentEx w15:paraId="453B33B2" w15:paraIdParent="2A9066D6" w15:done="0"/>
  <w15:commentEx w15:paraId="2D83E2DF" w15:paraIdParent="2A9066D6" w15:done="0"/>
  <w15:commentEx w15:paraId="3736D9D0" w15:done="0"/>
  <w15:commentEx w15:paraId="67471E83" w15:done="0"/>
  <w15:commentEx w15:paraId="5A0C938B" w15:done="1"/>
  <w15:commentEx w15:paraId="62E9FE75" w15:done="0"/>
  <w15:commentEx w15:paraId="0C600C13" w15:done="1"/>
  <w15:commentEx w15:paraId="74C68377" w15:done="0"/>
  <w15:commentEx w15:paraId="35A55738" w15:paraIdParent="74C68377" w15:done="0"/>
  <w15:commentEx w15:paraId="0805E218" w15:done="0"/>
  <w15:commentEx w15:paraId="1EFA3EFA" w15:done="0"/>
  <w15:commentEx w15:paraId="097B81B5" w15:done="0"/>
  <w15:commentEx w15:paraId="11DAAF31" w15:done="1"/>
  <w15:commentEx w15:paraId="060ADFAA" w15:done="0"/>
  <w15:commentEx w15:paraId="4FA96665" w15:done="0"/>
  <w15:commentEx w15:paraId="2553FA4D" w15:paraIdParent="4FA96665" w15:done="0"/>
  <w15:commentEx w15:paraId="51D83B30" w15:done="0"/>
  <w15:commentEx w15:paraId="10958F9D" w15:done="0"/>
  <w15:commentEx w15:paraId="7453689E" w15:paraIdParent="10958F9D" w15:done="0"/>
  <w15:commentEx w15:paraId="47E16E3B" w15:done="0"/>
  <w15:commentEx w15:paraId="3A75041E" w15:done="0"/>
  <w15:commentEx w15:paraId="201C1759" w15:done="0"/>
  <w15:commentEx w15:paraId="5923E4FD" w15:done="0"/>
  <w15:commentEx w15:paraId="4FECEE4A" w15:done="0"/>
  <w15:commentEx w15:paraId="01EC39E9" w15:done="0"/>
  <w15:commentEx w15:paraId="4B0AD4A9" w15:done="0"/>
  <w15:commentEx w15:paraId="22FCAE85" w15:done="0"/>
  <w15:commentEx w15:paraId="6124CBEE" w15:done="0"/>
  <w15:commentEx w15:paraId="226F3E06" w15:done="0"/>
  <w15:commentEx w15:paraId="5D24E25B" w15:done="0"/>
  <w15:commentEx w15:paraId="4434EAE6" w15:done="0"/>
  <w15:commentEx w15:paraId="5DA1D033" w15:done="0"/>
  <w15:commentEx w15:paraId="59C8D7AF" w15:done="0"/>
  <w15:commentEx w15:paraId="3CDDD302" w15:done="0"/>
  <w15:commentEx w15:paraId="3AB95830" w15:done="0"/>
  <w15:commentEx w15:paraId="5933390E" w15:done="0"/>
  <w15:commentEx w15:paraId="2D5A76B0" w15:done="0"/>
  <w15:commentEx w15:paraId="6D29C134" w15:done="0"/>
  <w15:commentEx w15:paraId="540A90EB" w15:done="0"/>
  <w15:commentEx w15:paraId="44686905" w15:done="0"/>
  <w15:commentEx w15:paraId="2034E36A" w15:done="0"/>
  <w15:commentEx w15:paraId="27854A1A" w15:paraIdParent="2034E36A" w15:done="0"/>
  <w15:commentEx w15:paraId="5E8F8298" w15:done="0"/>
  <w15:commentEx w15:paraId="3ADCDF42" w15:done="0"/>
  <w15:commentEx w15:paraId="3DCF4594" w15:done="0"/>
  <w15:commentEx w15:paraId="49F156DA" w15:done="0"/>
  <w15:commentEx w15:paraId="4912B112" w15:done="0"/>
  <w15:commentEx w15:paraId="77ED2043" w15:done="0"/>
  <w15:commentEx w15:paraId="003C141C" w15:done="0"/>
  <w15:commentEx w15:paraId="16FCD2BA" w15:done="0"/>
  <w15:commentEx w15:paraId="6EBF2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8378A" w16cex:dateUtc="2025-01-12T16:05:00Z"/>
  <w16cex:commentExtensible w16cex:durableId="50CEEB9E" w16cex:dateUtc="2025-01-12T16:05:00Z"/>
  <w16cex:commentExtensible w16cex:durableId="64017B27" w16cex:dateUtc="2025-01-15T23:49:00Z"/>
  <w16cex:commentExtensible w16cex:durableId="54C7DBCD" w16cex:dateUtc="2025-01-12T16:07:00Z"/>
  <w16cex:commentExtensible w16cex:durableId="354F2431" w16cex:dateUtc="2025-01-12T16:07:00Z"/>
  <w16cex:commentExtensible w16cex:durableId="60AE3344" w16cex:dateUtc="2025-01-15T22:02:00Z"/>
  <w16cex:commentExtensible w16cex:durableId="1EFE916C" w16cex:dateUtc="2025-01-15T23:52:00Z"/>
  <w16cex:commentExtensible w16cex:durableId="3792A053" w16cex:dateUtc="2025-01-15T23:52:00Z"/>
  <w16cex:commentExtensible w16cex:durableId="676E994C" w16cex:dateUtc="2025-01-12T16:09:00Z"/>
  <w16cex:commentExtensible w16cex:durableId="3157A924" w16cex:dateUtc="2025-01-16T00:50:00Z"/>
  <w16cex:commentExtensible w16cex:durableId="0064A757" w16cex:dateUtc="2025-01-12T16:10:00Z"/>
  <w16cex:commentExtensible w16cex:durableId="744C6D01" w16cex:dateUtc="2025-01-16T00:53:00Z"/>
  <w16cex:commentExtensible w16cex:durableId="6EBB38F9" w16cex:dateUtc="2025-01-12T16:11:00Z"/>
  <w16cex:commentExtensible w16cex:durableId="18414FE9" w16cex:dateUtc="2025-01-16T00:59:00Z"/>
  <w16cex:commentExtensible w16cex:durableId="10494DD1" w16cex:dateUtc="2025-01-16T00:59:00Z"/>
  <w16cex:commentExtensible w16cex:durableId="5C7065ED" w16cex:dateUtc="2025-01-16T01:04:00Z"/>
  <w16cex:commentExtensible w16cex:durableId="26D02DFD" w16cex:dateUtc="2025-01-16T01:18:00Z"/>
  <w16cex:commentExtensible w16cex:durableId="3E2E432A" w16cex:dateUtc="2025-01-16T01:23:00Z"/>
  <w16cex:commentExtensible w16cex:durableId="75E6C655" w16cex:dateUtc="2025-01-14T03:04:00Z"/>
  <w16cex:commentExtensible w16cex:durableId="63E3310B" w16cex:dateUtc="2025-01-16T01:40:00Z"/>
  <w16cex:commentExtensible w16cex:durableId="1234D6D4" w16cex:dateUtc="2025-01-16T01:40:00Z"/>
  <w16cex:commentExtensible w16cex:durableId="3E595FB6" w16cex:dateUtc="2025-01-16T01:45:00Z"/>
  <w16cex:commentExtensible w16cex:durableId="658214BF" w16cex:dateUtc="2025-01-16T01:51:00Z"/>
  <w16cex:commentExtensible w16cex:durableId="62AC9AAB" w16cex:dateUtc="2025-01-16T02:02:00Z"/>
  <w16cex:commentExtensible w16cex:durableId="0F6CD4E3" w16cex:dateUtc="2025-01-16T04:00:00Z"/>
  <w16cex:commentExtensible w16cex:durableId="0773CB4B" w16cex:dateUtc="2025-01-16T02:15:00Z"/>
  <w16cex:commentExtensible w16cex:durableId="32733A93" w16cex:dateUtc="2025-01-14T17:23:00Z"/>
  <w16cex:commentExtensible w16cex:durableId="052967C0" w16cex:dateUtc="2025-01-12T17:22:00Z"/>
  <w16cex:commentExtensible w16cex:durableId="210282B0" w16cex:dateUtc="2025-01-16T02:25:00Z"/>
  <w16cex:commentExtensible w16cex:durableId="010FFBB7" w16cex:dateUtc="2025-01-16T02:26:00Z"/>
  <w16cex:commentExtensible w16cex:durableId="3DABCEE6" w16cex:dateUtc="2025-01-16T02:29:00Z"/>
  <w16cex:commentExtensible w16cex:durableId="2C53B0EE" w16cex:dateUtc="2025-01-16T02:30:00Z"/>
  <w16cex:commentExtensible w16cex:durableId="4EE73628" w16cex:dateUtc="2025-01-15T13:21:00Z"/>
  <w16cex:commentExtensible w16cex:durableId="4D276FDB" w16cex:dateUtc="2025-01-16T02:35:00Z"/>
  <w16cex:commentExtensible w16cex:durableId="098D0BBC" w16cex:dateUtc="2025-01-15T22:47:00Z"/>
  <w16cex:commentExtensible w16cex:durableId="6AE43C4B" w16cex:dateUtc="2025-01-16T02:45:00Z"/>
  <w16cex:commentExtensible w16cex:durableId="2A7360F1" w16cex:dateUtc="2025-01-14T20:59:00Z"/>
  <w16cex:commentExtensible w16cex:durableId="10F05075" w16cex:dateUtc="2025-01-16T03:01:00Z"/>
  <w16cex:commentExtensible w16cex:durableId="751571EB" w16cex:dateUtc="2025-01-16T03:03:00Z"/>
  <w16cex:commentExtensible w16cex:durableId="119A1FAB" w16cex:dateUtc="2025-01-16T03:05:00Z"/>
  <w16cex:commentExtensible w16cex:durableId="2D2395E1" w16cex:dateUtc="2025-01-13T21:05:00Z"/>
  <w16cex:commentExtensible w16cex:durableId="0065567B" w16cex:dateUtc="2025-01-16T02:40:00Z"/>
  <w16cex:commentExtensible w16cex:durableId="330F74F8" w16cex:dateUtc="2025-01-16T02:40:00Z"/>
  <w16cex:commentExtensible w16cex:durableId="391807F5" w16cex:dateUtc="2025-01-12T17:13:00Z"/>
  <w16cex:commentExtensible w16cex:durableId="41434932" w16cex:dateUtc="2025-01-16T02:43:00Z"/>
  <w16cex:commentExtensible w16cex:durableId="1F877122" w16cex:dateUtc="2025-01-16T03:05:00Z"/>
  <w16cex:commentExtensible w16cex:durableId="2F26C2A0" w16cex:dateUtc="2025-01-16T03:07:00Z"/>
  <w16cex:commentExtensible w16cex:durableId="39A93124" w16cex:dateUtc="2025-01-16T03:08:00Z"/>
  <w16cex:commentExtensible w16cex:durableId="71CDE315" w16cex:dateUtc="2025-01-16T02:55:00Z"/>
  <w16cex:commentExtensible w16cex:durableId="4DF894B0" w16cex:dateUtc="2025-01-16T03:11:00Z"/>
  <w16cex:commentExtensible w16cex:durableId="2EE92504" w16cex:dateUtc="2025-01-16T03:13:00Z"/>
  <w16cex:commentExtensible w16cex:durableId="57DF4992" w16cex:dateUtc="2025-01-16T03:13:00Z"/>
  <w16cex:commentExtensible w16cex:durableId="49A4D356" w16cex:dateUtc="2025-01-16T03:15:00Z"/>
  <w16cex:commentExtensible w16cex:durableId="4F3BC3DE" w16cex:dateUtc="2025-01-15T16:05:00Z"/>
  <w16cex:commentExtensible w16cex:durableId="31B4EFBD" w16cex:dateUtc="2025-01-16T03:17:00Z"/>
  <w16cex:commentExtensible w16cex:durableId="17748707" w16cex:dateUtc="2025-01-16T03:18:00Z"/>
  <w16cex:commentExtensible w16cex:durableId="3543BF76" w16cex:dateUtc="2025-01-15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73E3A" w16cid:durableId="5668378A"/>
  <w16cid:commentId w16cid:paraId="6A6E56A1" w16cid:durableId="50CEEB9E"/>
  <w16cid:commentId w16cid:paraId="53E06071" w16cid:durableId="64017B27"/>
  <w16cid:commentId w16cid:paraId="0BBF778D" w16cid:durableId="54C7DBCD"/>
  <w16cid:commentId w16cid:paraId="194DA953" w16cid:durableId="354F2431"/>
  <w16cid:commentId w16cid:paraId="2A9066D6" w16cid:durableId="60AE3344"/>
  <w16cid:commentId w16cid:paraId="453B33B2" w16cid:durableId="1EFE916C"/>
  <w16cid:commentId w16cid:paraId="2D83E2DF" w16cid:durableId="3792A053"/>
  <w16cid:commentId w16cid:paraId="3736D9D0" w16cid:durableId="676E994C"/>
  <w16cid:commentId w16cid:paraId="67471E83" w16cid:durableId="3157A924"/>
  <w16cid:commentId w16cid:paraId="5A0C938B" w16cid:durableId="0064A757"/>
  <w16cid:commentId w16cid:paraId="62E9FE75" w16cid:durableId="744C6D01"/>
  <w16cid:commentId w16cid:paraId="0C600C13" w16cid:durableId="6EBB38F9"/>
  <w16cid:commentId w16cid:paraId="74C68377" w16cid:durableId="18414FE9"/>
  <w16cid:commentId w16cid:paraId="35A55738" w16cid:durableId="10494DD1"/>
  <w16cid:commentId w16cid:paraId="0805E218" w16cid:durableId="5C7065ED"/>
  <w16cid:commentId w16cid:paraId="1EFA3EFA" w16cid:durableId="26D02DFD"/>
  <w16cid:commentId w16cid:paraId="097B81B5" w16cid:durableId="3E2E432A"/>
  <w16cid:commentId w16cid:paraId="11DAAF31" w16cid:durableId="75E6C655"/>
  <w16cid:commentId w16cid:paraId="060ADFAA" w16cid:durableId="63E3310B"/>
  <w16cid:commentId w16cid:paraId="4FA96665" w16cid:durableId="1234D6D4"/>
  <w16cid:commentId w16cid:paraId="2553FA4D" w16cid:durableId="3E595FB6"/>
  <w16cid:commentId w16cid:paraId="51D83B30" w16cid:durableId="658214BF"/>
  <w16cid:commentId w16cid:paraId="10958F9D" w16cid:durableId="62AC9AAB"/>
  <w16cid:commentId w16cid:paraId="7453689E" w16cid:durableId="0F6CD4E3"/>
  <w16cid:commentId w16cid:paraId="47E16E3B" w16cid:durableId="0773CB4B"/>
  <w16cid:commentId w16cid:paraId="3A75041E" w16cid:durableId="32733A93"/>
  <w16cid:commentId w16cid:paraId="201C1759" w16cid:durableId="052967C0"/>
  <w16cid:commentId w16cid:paraId="5923E4FD" w16cid:durableId="210282B0"/>
  <w16cid:commentId w16cid:paraId="4FECEE4A" w16cid:durableId="010FFBB7"/>
  <w16cid:commentId w16cid:paraId="01EC39E9" w16cid:durableId="3DABCEE6"/>
  <w16cid:commentId w16cid:paraId="4B0AD4A9" w16cid:durableId="2C53B0EE"/>
  <w16cid:commentId w16cid:paraId="22FCAE85" w16cid:durableId="4EE73628"/>
  <w16cid:commentId w16cid:paraId="6124CBEE" w16cid:durableId="4D276FDB"/>
  <w16cid:commentId w16cid:paraId="226F3E06" w16cid:durableId="098D0BBC"/>
  <w16cid:commentId w16cid:paraId="5D24E25B" w16cid:durableId="6AE43C4B"/>
  <w16cid:commentId w16cid:paraId="4434EAE6" w16cid:durableId="2A7360F1"/>
  <w16cid:commentId w16cid:paraId="5DA1D033" w16cid:durableId="10F05075"/>
  <w16cid:commentId w16cid:paraId="59C8D7AF" w16cid:durableId="751571EB"/>
  <w16cid:commentId w16cid:paraId="3CDDD302" w16cid:durableId="119A1FAB"/>
  <w16cid:commentId w16cid:paraId="3AB95830" w16cid:durableId="2D2395E1"/>
  <w16cid:commentId w16cid:paraId="5933390E" w16cid:durableId="0065567B"/>
  <w16cid:commentId w16cid:paraId="2D5A76B0" w16cid:durableId="330F74F8"/>
  <w16cid:commentId w16cid:paraId="6D29C134" w16cid:durableId="391807F5"/>
  <w16cid:commentId w16cid:paraId="540A90EB" w16cid:durableId="41434932"/>
  <w16cid:commentId w16cid:paraId="44686905" w16cid:durableId="1F877122"/>
  <w16cid:commentId w16cid:paraId="2034E36A" w16cid:durableId="2F26C2A0"/>
  <w16cid:commentId w16cid:paraId="27854A1A" w16cid:durableId="39A93124"/>
  <w16cid:commentId w16cid:paraId="5E8F8298" w16cid:durableId="71CDE315"/>
  <w16cid:commentId w16cid:paraId="3ADCDF42" w16cid:durableId="4DF894B0"/>
  <w16cid:commentId w16cid:paraId="3DCF4594" w16cid:durableId="2EE92504"/>
  <w16cid:commentId w16cid:paraId="49F156DA" w16cid:durableId="57DF4992"/>
  <w16cid:commentId w16cid:paraId="4912B112" w16cid:durableId="49A4D356"/>
  <w16cid:commentId w16cid:paraId="77ED2043" w16cid:durableId="4F3BC3DE"/>
  <w16cid:commentId w16cid:paraId="003C141C" w16cid:durableId="31B4EFBD"/>
  <w16cid:commentId w16cid:paraId="16FCD2BA" w16cid:durableId="17748707"/>
  <w16cid:commentId w16cid:paraId="6EBF2502" w16cid:durableId="3543B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A8330" w14:textId="77777777" w:rsidR="00923D22" w:rsidRDefault="00923D22" w:rsidP="003E1D99">
      <w:r>
        <w:separator/>
      </w:r>
    </w:p>
  </w:endnote>
  <w:endnote w:type="continuationSeparator" w:id="0">
    <w:p w14:paraId="2D8D57DB" w14:textId="77777777" w:rsidR="00923D22" w:rsidRDefault="00923D22"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5ABDB0E5" w14:textId="1F213F75"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24CF8">
          <w:rPr>
            <w:rStyle w:val="PageNumber"/>
            <w:noProof/>
          </w:rPr>
          <w:t>22</w: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2A59E" w14:textId="77777777" w:rsidR="00923D22" w:rsidRDefault="00923D22" w:rsidP="003E1D99">
      <w:r>
        <w:separator/>
      </w:r>
    </w:p>
  </w:footnote>
  <w:footnote w:type="continuationSeparator" w:id="0">
    <w:p w14:paraId="2BF16F00" w14:textId="77777777" w:rsidR="00923D22" w:rsidRDefault="00923D22" w:rsidP="003E1D99">
      <w:r>
        <w:continuationSeparator/>
      </w:r>
    </w:p>
  </w:footnote>
  <w:footnote w:id="1">
    <w:p w14:paraId="028B0BAB" w14:textId="77777777" w:rsidR="00A47F74" w:rsidRPr="00595E87" w:rsidRDefault="00A47F74" w:rsidP="00A47F74">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2">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proofErr w:type="gramStart"/>
      <w:r w:rsidRPr="006B783F">
        <w:rPr>
          <w:sz w:val="23"/>
          <w:szCs w:val="23"/>
        </w:rPr>
        <w:t>).</w:t>
      </w:r>
      <w:r>
        <w:rPr>
          <w:rFonts w:ascii="Arial" w:hAnsi="Arial" w:cs="Arial"/>
        </w:rPr>
        <w:t>.</w:t>
      </w:r>
      <w:proofErr w:type="gramEnd"/>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4">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 w:id="5">
    <w:p w14:paraId="49FE5272" w14:textId="77777777" w:rsidR="0044147F" w:rsidRDefault="0044147F" w:rsidP="0044147F">
      <w:pPr>
        <w:pStyle w:val="FootnoteText"/>
      </w:pPr>
      <w:r>
        <w:rPr>
          <w:rStyle w:val="FootnoteReference"/>
        </w:rPr>
        <w:footnoteRef/>
      </w:r>
      <w:r>
        <w:t xml:space="preserve"> See: </w:t>
      </w:r>
      <w:r w:rsidRPr="000F16E6">
        <w:t>https://www.latimes.com/california/story/2025-01-11/how-you-can-help-the-incarcerated-firefighters-battling-l-a-wildfires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5E2"/>
    <w:multiLevelType w:val="hybridMultilevel"/>
    <w:tmpl w:val="85FA2DC6"/>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2F3D"/>
    <w:multiLevelType w:val="hybridMultilevel"/>
    <w:tmpl w:val="1E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5EA7"/>
    <w:multiLevelType w:val="hybridMultilevel"/>
    <w:tmpl w:val="DD1ADB4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B20FD"/>
    <w:multiLevelType w:val="hybridMultilevel"/>
    <w:tmpl w:val="D5B0703C"/>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A4EFB"/>
    <w:multiLevelType w:val="hybridMultilevel"/>
    <w:tmpl w:val="87764DF8"/>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02691"/>
    <w:multiLevelType w:val="hybridMultilevel"/>
    <w:tmpl w:val="0A605B1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447E7"/>
    <w:multiLevelType w:val="hybridMultilevel"/>
    <w:tmpl w:val="41A6CCD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66A18"/>
    <w:multiLevelType w:val="hybridMultilevel"/>
    <w:tmpl w:val="ACA6DF9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E2C28"/>
    <w:multiLevelType w:val="hybridMultilevel"/>
    <w:tmpl w:val="789ECBF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A3993"/>
    <w:multiLevelType w:val="hybridMultilevel"/>
    <w:tmpl w:val="B172D8FA"/>
    <w:lvl w:ilvl="0" w:tplc="38C44264">
      <w:start w:val="1"/>
      <w:numFmt w:val="bullet"/>
      <w:lvlText w:val="—"/>
      <w:lvlJc w:val="left"/>
      <w:pPr>
        <w:ind w:left="781" w:hanging="360"/>
      </w:pPr>
      <w:rPr>
        <w:rFonts w:ascii="d" w:hAnsi="d"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15:restartNumberingAfterBreak="0">
    <w:nsid w:val="4ACB1CAD"/>
    <w:multiLevelType w:val="hybridMultilevel"/>
    <w:tmpl w:val="B5BE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22DA8"/>
    <w:multiLevelType w:val="hybridMultilevel"/>
    <w:tmpl w:val="6318E876"/>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4" w15:restartNumberingAfterBreak="0">
    <w:nsid w:val="6B7960E0"/>
    <w:multiLevelType w:val="hybridMultilevel"/>
    <w:tmpl w:val="43FEB7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F75C04"/>
    <w:multiLevelType w:val="hybridMultilevel"/>
    <w:tmpl w:val="806AF7D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20230">
    <w:abstractNumId w:val="16"/>
  </w:num>
  <w:num w:numId="2" w16cid:durableId="1014964443">
    <w:abstractNumId w:val="9"/>
  </w:num>
  <w:num w:numId="3" w16cid:durableId="839006487">
    <w:abstractNumId w:val="15"/>
  </w:num>
  <w:num w:numId="4" w16cid:durableId="2120486046">
    <w:abstractNumId w:val="3"/>
  </w:num>
  <w:num w:numId="5" w16cid:durableId="716585473">
    <w:abstractNumId w:val="17"/>
  </w:num>
  <w:num w:numId="6" w16cid:durableId="2142962076">
    <w:abstractNumId w:val="18"/>
  </w:num>
  <w:num w:numId="7" w16cid:durableId="1786541073">
    <w:abstractNumId w:val="1"/>
  </w:num>
  <w:num w:numId="8" w16cid:durableId="12536474">
    <w:abstractNumId w:val="10"/>
  </w:num>
  <w:num w:numId="9" w16cid:durableId="871455666">
    <w:abstractNumId w:val="19"/>
  </w:num>
  <w:num w:numId="10" w16cid:durableId="140116764">
    <w:abstractNumId w:val="2"/>
  </w:num>
  <w:num w:numId="11" w16cid:durableId="1203441071">
    <w:abstractNumId w:val="8"/>
  </w:num>
  <w:num w:numId="12" w16cid:durableId="926842545">
    <w:abstractNumId w:val="5"/>
  </w:num>
  <w:num w:numId="13" w16cid:durableId="1525823792">
    <w:abstractNumId w:val="6"/>
  </w:num>
  <w:num w:numId="14" w16cid:durableId="1466315756">
    <w:abstractNumId w:val="7"/>
  </w:num>
  <w:num w:numId="15" w16cid:durableId="420761289">
    <w:abstractNumId w:val="12"/>
  </w:num>
  <w:num w:numId="16" w16cid:durableId="1260991338">
    <w:abstractNumId w:val="14"/>
  </w:num>
  <w:num w:numId="17" w16cid:durableId="120659233">
    <w:abstractNumId w:val="11"/>
  </w:num>
  <w:num w:numId="18" w16cid:durableId="1090199322">
    <w:abstractNumId w:val="13"/>
  </w:num>
  <w:num w:numId="19" w16cid:durableId="1481927186">
    <w:abstractNumId w:val="4"/>
  </w:num>
  <w:num w:numId="20" w16cid:durableId="126587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0466"/>
    <w:rsid w:val="0000145B"/>
    <w:rsid w:val="00004B39"/>
    <w:rsid w:val="000160A0"/>
    <w:rsid w:val="000165B8"/>
    <w:rsid w:val="000200D7"/>
    <w:rsid w:val="00020E30"/>
    <w:rsid w:val="00022097"/>
    <w:rsid w:val="0002297E"/>
    <w:rsid w:val="00022D33"/>
    <w:rsid w:val="000306ED"/>
    <w:rsid w:val="00030A8C"/>
    <w:rsid w:val="00037BF8"/>
    <w:rsid w:val="00040B41"/>
    <w:rsid w:val="00050AF9"/>
    <w:rsid w:val="000567DA"/>
    <w:rsid w:val="00060CBE"/>
    <w:rsid w:val="0006430A"/>
    <w:rsid w:val="000666CE"/>
    <w:rsid w:val="000669AE"/>
    <w:rsid w:val="000731A7"/>
    <w:rsid w:val="00073DEA"/>
    <w:rsid w:val="00076A45"/>
    <w:rsid w:val="00085C11"/>
    <w:rsid w:val="00086D58"/>
    <w:rsid w:val="00093D13"/>
    <w:rsid w:val="00095BD0"/>
    <w:rsid w:val="000B484B"/>
    <w:rsid w:val="000C1731"/>
    <w:rsid w:val="000C49C5"/>
    <w:rsid w:val="000D060A"/>
    <w:rsid w:val="000D232F"/>
    <w:rsid w:val="000E0CC4"/>
    <w:rsid w:val="000E1BE3"/>
    <w:rsid w:val="000E2273"/>
    <w:rsid w:val="000E4FAF"/>
    <w:rsid w:val="000F16E6"/>
    <w:rsid w:val="000F2810"/>
    <w:rsid w:val="000F3A15"/>
    <w:rsid w:val="000F5217"/>
    <w:rsid w:val="000F7032"/>
    <w:rsid w:val="00102EC1"/>
    <w:rsid w:val="00103B24"/>
    <w:rsid w:val="0010660D"/>
    <w:rsid w:val="00114FC7"/>
    <w:rsid w:val="00116A55"/>
    <w:rsid w:val="00124849"/>
    <w:rsid w:val="00125217"/>
    <w:rsid w:val="00126BAC"/>
    <w:rsid w:val="001348D5"/>
    <w:rsid w:val="00137582"/>
    <w:rsid w:val="00151379"/>
    <w:rsid w:val="00154191"/>
    <w:rsid w:val="001548D9"/>
    <w:rsid w:val="001549A9"/>
    <w:rsid w:val="001571C7"/>
    <w:rsid w:val="001610D3"/>
    <w:rsid w:val="001632D4"/>
    <w:rsid w:val="00166993"/>
    <w:rsid w:val="0016729F"/>
    <w:rsid w:val="001707A5"/>
    <w:rsid w:val="00170CA3"/>
    <w:rsid w:val="001858E5"/>
    <w:rsid w:val="001916FB"/>
    <w:rsid w:val="001923EF"/>
    <w:rsid w:val="00195352"/>
    <w:rsid w:val="001A428D"/>
    <w:rsid w:val="001A4786"/>
    <w:rsid w:val="001B2435"/>
    <w:rsid w:val="001B6CFC"/>
    <w:rsid w:val="001C10DF"/>
    <w:rsid w:val="001C20E2"/>
    <w:rsid w:val="001C3B60"/>
    <w:rsid w:val="001C5DAA"/>
    <w:rsid w:val="001D0700"/>
    <w:rsid w:val="001D2BC2"/>
    <w:rsid w:val="001D76CF"/>
    <w:rsid w:val="001E3706"/>
    <w:rsid w:val="001E65B2"/>
    <w:rsid w:val="001E7DDC"/>
    <w:rsid w:val="001F2534"/>
    <w:rsid w:val="001F484E"/>
    <w:rsid w:val="001F499D"/>
    <w:rsid w:val="001F5B84"/>
    <w:rsid w:val="001F659C"/>
    <w:rsid w:val="00202480"/>
    <w:rsid w:val="002054C9"/>
    <w:rsid w:val="00206533"/>
    <w:rsid w:val="002131AE"/>
    <w:rsid w:val="002207E4"/>
    <w:rsid w:val="002253B7"/>
    <w:rsid w:val="00225F9F"/>
    <w:rsid w:val="00231B05"/>
    <w:rsid w:val="00233885"/>
    <w:rsid w:val="00235483"/>
    <w:rsid w:val="00246E5A"/>
    <w:rsid w:val="00250029"/>
    <w:rsid w:val="00256025"/>
    <w:rsid w:val="0026429A"/>
    <w:rsid w:val="00264DA6"/>
    <w:rsid w:val="002679E9"/>
    <w:rsid w:val="00267B81"/>
    <w:rsid w:val="00271F9D"/>
    <w:rsid w:val="00276C32"/>
    <w:rsid w:val="00283586"/>
    <w:rsid w:val="00291F8D"/>
    <w:rsid w:val="002A12FD"/>
    <w:rsid w:val="002A1BAC"/>
    <w:rsid w:val="002A5F9F"/>
    <w:rsid w:val="002B30DB"/>
    <w:rsid w:val="002B582E"/>
    <w:rsid w:val="002B59E1"/>
    <w:rsid w:val="002C3D1D"/>
    <w:rsid w:val="002C64FC"/>
    <w:rsid w:val="002D71A9"/>
    <w:rsid w:val="002E5A77"/>
    <w:rsid w:val="002F1453"/>
    <w:rsid w:val="002F4102"/>
    <w:rsid w:val="002F4596"/>
    <w:rsid w:val="002F6609"/>
    <w:rsid w:val="002F6DE4"/>
    <w:rsid w:val="002F75ED"/>
    <w:rsid w:val="0030184F"/>
    <w:rsid w:val="00302C61"/>
    <w:rsid w:val="003118B9"/>
    <w:rsid w:val="00324D4D"/>
    <w:rsid w:val="003327B8"/>
    <w:rsid w:val="00332933"/>
    <w:rsid w:val="00332D42"/>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3B45"/>
    <w:rsid w:val="00384A5A"/>
    <w:rsid w:val="003A0CF4"/>
    <w:rsid w:val="003A12E0"/>
    <w:rsid w:val="003B6612"/>
    <w:rsid w:val="003B7CD3"/>
    <w:rsid w:val="003C585B"/>
    <w:rsid w:val="003D6392"/>
    <w:rsid w:val="003E1D99"/>
    <w:rsid w:val="003F2DDF"/>
    <w:rsid w:val="003F606B"/>
    <w:rsid w:val="004013E8"/>
    <w:rsid w:val="00402770"/>
    <w:rsid w:val="00406F1B"/>
    <w:rsid w:val="00416A5B"/>
    <w:rsid w:val="0042383C"/>
    <w:rsid w:val="0043020F"/>
    <w:rsid w:val="00431054"/>
    <w:rsid w:val="00434BFB"/>
    <w:rsid w:val="00441258"/>
    <w:rsid w:val="0044147F"/>
    <w:rsid w:val="0044237B"/>
    <w:rsid w:val="0044568F"/>
    <w:rsid w:val="00460263"/>
    <w:rsid w:val="004608B6"/>
    <w:rsid w:val="004618E6"/>
    <w:rsid w:val="00466402"/>
    <w:rsid w:val="0047276A"/>
    <w:rsid w:val="0047469F"/>
    <w:rsid w:val="004764FC"/>
    <w:rsid w:val="00485BD3"/>
    <w:rsid w:val="00485EAB"/>
    <w:rsid w:val="00490C4B"/>
    <w:rsid w:val="00491D89"/>
    <w:rsid w:val="00493013"/>
    <w:rsid w:val="00493625"/>
    <w:rsid w:val="00495B2D"/>
    <w:rsid w:val="00497078"/>
    <w:rsid w:val="004A20D8"/>
    <w:rsid w:val="004A5D38"/>
    <w:rsid w:val="004C57CA"/>
    <w:rsid w:val="004D030E"/>
    <w:rsid w:val="004D20AB"/>
    <w:rsid w:val="004D3AE3"/>
    <w:rsid w:val="004E5CC0"/>
    <w:rsid w:val="004E610C"/>
    <w:rsid w:val="004F3657"/>
    <w:rsid w:val="004F7310"/>
    <w:rsid w:val="00500A52"/>
    <w:rsid w:val="005011E8"/>
    <w:rsid w:val="00503832"/>
    <w:rsid w:val="0050599A"/>
    <w:rsid w:val="00510D4A"/>
    <w:rsid w:val="00516431"/>
    <w:rsid w:val="00524D96"/>
    <w:rsid w:val="005367B4"/>
    <w:rsid w:val="005401C8"/>
    <w:rsid w:val="005433F6"/>
    <w:rsid w:val="00547C03"/>
    <w:rsid w:val="00553997"/>
    <w:rsid w:val="00555B93"/>
    <w:rsid w:val="00557ED0"/>
    <w:rsid w:val="00576352"/>
    <w:rsid w:val="00577E2E"/>
    <w:rsid w:val="00577FD1"/>
    <w:rsid w:val="00580159"/>
    <w:rsid w:val="005817E9"/>
    <w:rsid w:val="0058497C"/>
    <w:rsid w:val="0059321D"/>
    <w:rsid w:val="00593A0A"/>
    <w:rsid w:val="00595AE1"/>
    <w:rsid w:val="005A3876"/>
    <w:rsid w:val="005B2708"/>
    <w:rsid w:val="005B672F"/>
    <w:rsid w:val="005B76A6"/>
    <w:rsid w:val="005C2C44"/>
    <w:rsid w:val="005C5DBE"/>
    <w:rsid w:val="005C5E28"/>
    <w:rsid w:val="005C602E"/>
    <w:rsid w:val="005D5C09"/>
    <w:rsid w:val="005D7E44"/>
    <w:rsid w:val="005E47DA"/>
    <w:rsid w:val="005F1525"/>
    <w:rsid w:val="00605073"/>
    <w:rsid w:val="00606737"/>
    <w:rsid w:val="00620A8D"/>
    <w:rsid w:val="00621765"/>
    <w:rsid w:val="0062203C"/>
    <w:rsid w:val="00624BCB"/>
    <w:rsid w:val="00624EA2"/>
    <w:rsid w:val="00625D0B"/>
    <w:rsid w:val="00630F33"/>
    <w:rsid w:val="00637CDE"/>
    <w:rsid w:val="0064292B"/>
    <w:rsid w:val="00644BF4"/>
    <w:rsid w:val="00644CDB"/>
    <w:rsid w:val="00653CC4"/>
    <w:rsid w:val="00654E3E"/>
    <w:rsid w:val="006651AB"/>
    <w:rsid w:val="00673452"/>
    <w:rsid w:val="006743AF"/>
    <w:rsid w:val="00674FAC"/>
    <w:rsid w:val="006770C1"/>
    <w:rsid w:val="006832AB"/>
    <w:rsid w:val="00692B49"/>
    <w:rsid w:val="006937A5"/>
    <w:rsid w:val="006A32FA"/>
    <w:rsid w:val="006B0AB9"/>
    <w:rsid w:val="006B30B4"/>
    <w:rsid w:val="006B5E11"/>
    <w:rsid w:val="006C40D6"/>
    <w:rsid w:val="006D28B6"/>
    <w:rsid w:val="006D36C5"/>
    <w:rsid w:val="006D55B4"/>
    <w:rsid w:val="006D5ADA"/>
    <w:rsid w:val="006E08FC"/>
    <w:rsid w:val="006E12D5"/>
    <w:rsid w:val="006E1CDD"/>
    <w:rsid w:val="006E30FC"/>
    <w:rsid w:val="006F07DC"/>
    <w:rsid w:val="006F1EEB"/>
    <w:rsid w:val="006F25D4"/>
    <w:rsid w:val="006F3BA0"/>
    <w:rsid w:val="006F4AB5"/>
    <w:rsid w:val="00700625"/>
    <w:rsid w:val="00703833"/>
    <w:rsid w:val="00706C42"/>
    <w:rsid w:val="007102EE"/>
    <w:rsid w:val="0071095A"/>
    <w:rsid w:val="007144B9"/>
    <w:rsid w:val="00720E58"/>
    <w:rsid w:val="00723EC3"/>
    <w:rsid w:val="007249B0"/>
    <w:rsid w:val="007260E7"/>
    <w:rsid w:val="00735B65"/>
    <w:rsid w:val="0074211B"/>
    <w:rsid w:val="00743F83"/>
    <w:rsid w:val="00744C61"/>
    <w:rsid w:val="00745B0D"/>
    <w:rsid w:val="00745DCB"/>
    <w:rsid w:val="00747497"/>
    <w:rsid w:val="00750782"/>
    <w:rsid w:val="0075684A"/>
    <w:rsid w:val="00760C6C"/>
    <w:rsid w:val="007612F8"/>
    <w:rsid w:val="007702B6"/>
    <w:rsid w:val="00783EAB"/>
    <w:rsid w:val="007844CF"/>
    <w:rsid w:val="0078459D"/>
    <w:rsid w:val="00790247"/>
    <w:rsid w:val="00790555"/>
    <w:rsid w:val="007916A0"/>
    <w:rsid w:val="00794768"/>
    <w:rsid w:val="00795A90"/>
    <w:rsid w:val="007A25B7"/>
    <w:rsid w:val="007A2BF8"/>
    <w:rsid w:val="007B5797"/>
    <w:rsid w:val="007C0F09"/>
    <w:rsid w:val="007C7BBD"/>
    <w:rsid w:val="007D03D6"/>
    <w:rsid w:val="007D343E"/>
    <w:rsid w:val="007D7B02"/>
    <w:rsid w:val="007E1109"/>
    <w:rsid w:val="007E48B8"/>
    <w:rsid w:val="007E50E2"/>
    <w:rsid w:val="007E5AEA"/>
    <w:rsid w:val="007E7635"/>
    <w:rsid w:val="007F1397"/>
    <w:rsid w:val="0082696E"/>
    <w:rsid w:val="0082726C"/>
    <w:rsid w:val="008358C6"/>
    <w:rsid w:val="00841DEA"/>
    <w:rsid w:val="0084479D"/>
    <w:rsid w:val="00847F8C"/>
    <w:rsid w:val="00857AE8"/>
    <w:rsid w:val="00865B41"/>
    <w:rsid w:val="008676AF"/>
    <w:rsid w:val="00880953"/>
    <w:rsid w:val="00881069"/>
    <w:rsid w:val="0088310E"/>
    <w:rsid w:val="00891166"/>
    <w:rsid w:val="00893E8C"/>
    <w:rsid w:val="008A19A3"/>
    <w:rsid w:val="008A58E6"/>
    <w:rsid w:val="008A5B66"/>
    <w:rsid w:val="008A7070"/>
    <w:rsid w:val="008B0337"/>
    <w:rsid w:val="008B6342"/>
    <w:rsid w:val="008C3CBC"/>
    <w:rsid w:val="008C4724"/>
    <w:rsid w:val="008C50C3"/>
    <w:rsid w:val="008D0733"/>
    <w:rsid w:val="008D3EE4"/>
    <w:rsid w:val="008E1525"/>
    <w:rsid w:val="008E22CB"/>
    <w:rsid w:val="008F7926"/>
    <w:rsid w:val="00911F4B"/>
    <w:rsid w:val="00912FA9"/>
    <w:rsid w:val="00913C5A"/>
    <w:rsid w:val="00923D22"/>
    <w:rsid w:val="00931DCD"/>
    <w:rsid w:val="0093302D"/>
    <w:rsid w:val="009410B8"/>
    <w:rsid w:val="00947B45"/>
    <w:rsid w:val="0095054A"/>
    <w:rsid w:val="009551E7"/>
    <w:rsid w:val="00960ABD"/>
    <w:rsid w:val="00960BA6"/>
    <w:rsid w:val="00963021"/>
    <w:rsid w:val="00967766"/>
    <w:rsid w:val="00976BD8"/>
    <w:rsid w:val="009804F0"/>
    <w:rsid w:val="009812A5"/>
    <w:rsid w:val="00992F83"/>
    <w:rsid w:val="009A0B53"/>
    <w:rsid w:val="009A0BF3"/>
    <w:rsid w:val="009B04F5"/>
    <w:rsid w:val="009B1135"/>
    <w:rsid w:val="009B3AD6"/>
    <w:rsid w:val="009B6EF3"/>
    <w:rsid w:val="009C1374"/>
    <w:rsid w:val="009C6797"/>
    <w:rsid w:val="009D2D64"/>
    <w:rsid w:val="009D39D5"/>
    <w:rsid w:val="009D5185"/>
    <w:rsid w:val="009D5760"/>
    <w:rsid w:val="009D6EAD"/>
    <w:rsid w:val="009D7A53"/>
    <w:rsid w:val="009E1B8C"/>
    <w:rsid w:val="009E7E8F"/>
    <w:rsid w:val="009F22C4"/>
    <w:rsid w:val="009F7F53"/>
    <w:rsid w:val="00A00D65"/>
    <w:rsid w:val="00A02716"/>
    <w:rsid w:val="00A05511"/>
    <w:rsid w:val="00A10698"/>
    <w:rsid w:val="00A10F7A"/>
    <w:rsid w:val="00A1104C"/>
    <w:rsid w:val="00A31EED"/>
    <w:rsid w:val="00A32DB6"/>
    <w:rsid w:val="00A34086"/>
    <w:rsid w:val="00A379C8"/>
    <w:rsid w:val="00A45B2C"/>
    <w:rsid w:val="00A47F74"/>
    <w:rsid w:val="00A52253"/>
    <w:rsid w:val="00A62B7E"/>
    <w:rsid w:val="00A62FC8"/>
    <w:rsid w:val="00A75828"/>
    <w:rsid w:val="00A83894"/>
    <w:rsid w:val="00A85E28"/>
    <w:rsid w:val="00A8616C"/>
    <w:rsid w:val="00A901EA"/>
    <w:rsid w:val="00A927B8"/>
    <w:rsid w:val="00A93C35"/>
    <w:rsid w:val="00A97715"/>
    <w:rsid w:val="00AA0BCC"/>
    <w:rsid w:val="00AA4D17"/>
    <w:rsid w:val="00AA55C4"/>
    <w:rsid w:val="00AB1061"/>
    <w:rsid w:val="00AB5A3E"/>
    <w:rsid w:val="00AB5E4A"/>
    <w:rsid w:val="00AB6163"/>
    <w:rsid w:val="00AC19B6"/>
    <w:rsid w:val="00AC350B"/>
    <w:rsid w:val="00AC6360"/>
    <w:rsid w:val="00AC7B26"/>
    <w:rsid w:val="00AD0D2E"/>
    <w:rsid w:val="00AD368D"/>
    <w:rsid w:val="00AD42DC"/>
    <w:rsid w:val="00AD7821"/>
    <w:rsid w:val="00AF1FDF"/>
    <w:rsid w:val="00AF316D"/>
    <w:rsid w:val="00AF3AC2"/>
    <w:rsid w:val="00AF62C0"/>
    <w:rsid w:val="00B11DEC"/>
    <w:rsid w:val="00B156E9"/>
    <w:rsid w:val="00B20686"/>
    <w:rsid w:val="00B217A4"/>
    <w:rsid w:val="00B22185"/>
    <w:rsid w:val="00B24CF8"/>
    <w:rsid w:val="00B25930"/>
    <w:rsid w:val="00B320A8"/>
    <w:rsid w:val="00B55BE7"/>
    <w:rsid w:val="00B60FC2"/>
    <w:rsid w:val="00B610D9"/>
    <w:rsid w:val="00B612B5"/>
    <w:rsid w:val="00B64CBC"/>
    <w:rsid w:val="00B65339"/>
    <w:rsid w:val="00B67599"/>
    <w:rsid w:val="00B7232B"/>
    <w:rsid w:val="00B81C19"/>
    <w:rsid w:val="00B8599E"/>
    <w:rsid w:val="00B87B12"/>
    <w:rsid w:val="00B93200"/>
    <w:rsid w:val="00B9430D"/>
    <w:rsid w:val="00B95652"/>
    <w:rsid w:val="00BA248F"/>
    <w:rsid w:val="00BA5D89"/>
    <w:rsid w:val="00BA6294"/>
    <w:rsid w:val="00BB2F3D"/>
    <w:rsid w:val="00BB62A5"/>
    <w:rsid w:val="00BC0458"/>
    <w:rsid w:val="00BC0A74"/>
    <w:rsid w:val="00BC2D30"/>
    <w:rsid w:val="00BD2212"/>
    <w:rsid w:val="00BD29F0"/>
    <w:rsid w:val="00BE2FDD"/>
    <w:rsid w:val="00BE73A5"/>
    <w:rsid w:val="00BE764A"/>
    <w:rsid w:val="00BE79FD"/>
    <w:rsid w:val="00BF5AE9"/>
    <w:rsid w:val="00C00BCF"/>
    <w:rsid w:val="00C02C4B"/>
    <w:rsid w:val="00C038A7"/>
    <w:rsid w:val="00C1555F"/>
    <w:rsid w:val="00C209B7"/>
    <w:rsid w:val="00C23633"/>
    <w:rsid w:val="00C25278"/>
    <w:rsid w:val="00C45E8C"/>
    <w:rsid w:val="00C5010D"/>
    <w:rsid w:val="00C5524C"/>
    <w:rsid w:val="00C56164"/>
    <w:rsid w:val="00C712D3"/>
    <w:rsid w:val="00C81515"/>
    <w:rsid w:val="00C91C2D"/>
    <w:rsid w:val="00C95128"/>
    <w:rsid w:val="00C96B48"/>
    <w:rsid w:val="00CA77B8"/>
    <w:rsid w:val="00CB2D59"/>
    <w:rsid w:val="00CB6640"/>
    <w:rsid w:val="00CB7AB1"/>
    <w:rsid w:val="00CC0716"/>
    <w:rsid w:val="00CD10D5"/>
    <w:rsid w:val="00CD41EF"/>
    <w:rsid w:val="00CE024C"/>
    <w:rsid w:val="00CE3EBE"/>
    <w:rsid w:val="00CE57B9"/>
    <w:rsid w:val="00CE64D5"/>
    <w:rsid w:val="00CF4DC5"/>
    <w:rsid w:val="00CF7A60"/>
    <w:rsid w:val="00D0117F"/>
    <w:rsid w:val="00D0292E"/>
    <w:rsid w:val="00D03511"/>
    <w:rsid w:val="00D14CDA"/>
    <w:rsid w:val="00D151D1"/>
    <w:rsid w:val="00D16265"/>
    <w:rsid w:val="00D16AE2"/>
    <w:rsid w:val="00D21926"/>
    <w:rsid w:val="00D25166"/>
    <w:rsid w:val="00D258A3"/>
    <w:rsid w:val="00D317A6"/>
    <w:rsid w:val="00D36EC7"/>
    <w:rsid w:val="00D470C3"/>
    <w:rsid w:val="00D60814"/>
    <w:rsid w:val="00D60B04"/>
    <w:rsid w:val="00D62B73"/>
    <w:rsid w:val="00D64B47"/>
    <w:rsid w:val="00D7004A"/>
    <w:rsid w:val="00D7474C"/>
    <w:rsid w:val="00D74D77"/>
    <w:rsid w:val="00D81728"/>
    <w:rsid w:val="00D857C4"/>
    <w:rsid w:val="00DA25FC"/>
    <w:rsid w:val="00DA47D2"/>
    <w:rsid w:val="00DE0628"/>
    <w:rsid w:val="00DE06C1"/>
    <w:rsid w:val="00DE1780"/>
    <w:rsid w:val="00DE1A73"/>
    <w:rsid w:val="00DE5831"/>
    <w:rsid w:val="00DE6841"/>
    <w:rsid w:val="00E01EE5"/>
    <w:rsid w:val="00E04209"/>
    <w:rsid w:val="00E1033B"/>
    <w:rsid w:val="00E11DC7"/>
    <w:rsid w:val="00E35368"/>
    <w:rsid w:val="00E375D3"/>
    <w:rsid w:val="00E431F3"/>
    <w:rsid w:val="00E451B4"/>
    <w:rsid w:val="00E45EA5"/>
    <w:rsid w:val="00E46DAD"/>
    <w:rsid w:val="00E51994"/>
    <w:rsid w:val="00E51F30"/>
    <w:rsid w:val="00E533E9"/>
    <w:rsid w:val="00E57D3A"/>
    <w:rsid w:val="00E61A6A"/>
    <w:rsid w:val="00E64E50"/>
    <w:rsid w:val="00E65DB0"/>
    <w:rsid w:val="00E70FF2"/>
    <w:rsid w:val="00E72186"/>
    <w:rsid w:val="00E73030"/>
    <w:rsid w:val="00E768AE"/>
    <w:rsid w:val="00E80012"/>
    <w:rsid w:val="00E8054D"/>
    <w:rsid w:val="00E815CE"/>
    <w:rsid w:val="00E94774"/>
    <w:rsid w:val="00E95DB7"/>
    <w:rsid w:val="00EA07E9"/>
    <w:rsid w:val="00EA2599"/>
    <w:rsid w:val="00EA27FF"/>
    <w:rsid w:val="00EA2F7F"/>
    <w:rsid w:val="00EA3D4B"/>
    <w:rsid w:val="00EA7C26"/>
    <w:rsid w:val="00EB6ADB"/>
    <w:rsid w:val="00EC3CED"/>
    <w:rsid w:val="00ED2CCB"/>
    <w:rsid w:val="00ED7F81"/>
    <w:rsid w:val="00EE10DB"/>
    <w:rsid w:val="00EE5879"/>
    <w:rsid w:val="00EE7258"/>
    <w:rsid w:val="00EF17CA"/>
    <w:rsid w:val="00EF618E"/>
    <w:rsid w:val="00F046C6"/>
    <w:rsid w:val="00F04811"/>
    <w:rsid w:val="00F04F32"/>
    <w:rsid w:val="00F0734C"/>
    <w:rsid w:val="00F104E9"/>
    <w:rsid w:val="00F1054A"/>
    <w:rsid w:val="00F2058F"/>
    <w:rsid w:val="00F23450"/>
    <w:rsid w:val="00F249B8"/>
    <w:rsid w:val="00F312B5"/>
    <w:rsid w:val="00F31C7A"/>
    <w:rsid w:val="00F34DAD"/>
    <w:rsid w:val="00F40FCB"/>
    <w:rsid w:val="00F42DAA"/>
    <w:rsid w:val="00F43D32"/>
    <w:rsid w:val="00F44820"/>
    <w:rsid w:val="00F46C73"/>
    <w:rsid w:val="00F47C25"/>
    <w:rsid w:val="00F50CFA"/>
    <w:rsid w:val="00F51C6D"/>
    <w:rsid w:val="00F55614"/>
    <w:rsid w:val="00F6438C"/>
    <w:rsid w:val="00F65EC6"/>
    <w:rsid w:val="00F732C2"/>
    <w:rsid w:val="00F80189"/>
    <w:rsid w:val="00F801FA"/>
    <w:rsid w:val="00F866D0"/>
    <w:rsid w:val="00F87D07"/>
    <w:rsid w:val="00F90406"/>
    <w:rsid w:val="00F92E6A"/>
    <w:rsid w:val="00F9429C"/>
    <w:rsid w:val="00F97D8A"/>
    <w:rsid w:val="00FA0474"/>
    <w:rsid w:val="00FA1D81"/>
    <w:rsid w:val="00FA468C"/>
    <w:rsid w:val="00FB02C3"/>
    <w:rsid w:val="00FC39A2"/>
    <w:rsid w:val="00FC3F08"/>
    <w:rsid w:val="00FD0224"/>
    <w:rsid w:val="00FD0E63"/>
    <w:rsid w:val="00FD50DB"/>
    <w:rsid w:val="00FD5A01"/>
    <w:rsid w:val="00FD72E4"/>
    <w:rsid w:val="00FE0C56"/>
    <w:rsid w:val="00FE22B8"/>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337901">
      <w:bodyDiv w:val="1"/>
      <w:marLeft w:val="0"/>
      <w:marRight w:val="0"/>
      <w:marTop w:val="0"/>
      <w:marBottom w:val="0"/>
      <w:divBdr>
        <w:top w:val="none" w:sz="0" w:space="0" w:color="auto"/>
        <w:left w:val="none" w:sz="0" w:space="0" w:color="auto"/>
        <w:bottom w:val="none" w:sz="0" w:space="0" w:color="auto"/>
        <w:right w:val="none" w:sz="0" w:space="0" w:color="auto"/>
      </w:divBdr>
    </w:div>
    <w:div w:id="1845125365">
      <w:bodyDiv w:val="1"/>
      <w:marLeft w:val="0"/>
      <w:marRight w:val="0"/>
      <w:marTop w:val="0"/>
      <w:marBottom w:val="0"/>
      <w:divBdr>
        <w:top w:val="none" w:sz="0" w:space="0" w:color="auto"/>
        <w:left w:val="none" w:sz="0" w:space="0" w:color="auto"/>
        <w:bottom w:val="none" w:sz="0" w:space="0" w:color="auto"/>
        <w:right w:val="none" w:sz="0" w:space="0" w:color="auto"/>
      </w:divBdr>
    </w:div>
    <w:div w:id="1862276763">
      <w:bodyDiv w:val="1"/>
      <w:marLeft w:val="0"/>
      <w:marRight w:val="0"/>
      <w:marTop w:val="0"/>
      <w:marBottom w:val="0"/>
      <w:divBdr>
        <w:top w:val="none" w:sz="0" w:space="0" w:color="auto"/>
        <w:left w:val="none" w:sz="0" w:space="0" w:color="auto"/>
        <w:bottom w:val="none" w:sz="0" w:space="0" w:color="auto"/>
        <w:right w:val="none" w:sz="0" w:space="0" w:color="auto"/>
      </w:divBdr>
      <w:divsChild>
        <w:div w:id="1580485800">
          <w:marLeft w:val="0"/>
          <w:marRight w:val="0"/>
          <w:marTop w:val="0"/>
          <w:marBottom w:val="0"/>
          <w:divBdr>
            <w:top w:val="none" w:sz="0" w:space="0" w:color="auto"/>
            <w:left w:val="none" w:sz="0" w:space="0" w:color="auto"/>
            <w:bottom w:val="none" w:sz="0" w:space="0" w:color="auto"/>
            <w:right w:val="none" w:sz="0" w:space="0" w:color="auto"/>
          </w:divBdr>
          <w:divsChild>
            <w:div w:id="788233467">
              <w:marLeft w:val="0"/>
              <w:marRight w:val="0"/>
              <w:marTop w:val="0"/>
              <w:marBottom w:val="0"/>
              <w:divBdr>
                <w:top w:val="none" w:sz="0" w:space="0" w:color="auto"/>
                <w:left w:val="none" w:sz="0" w:space="0" w:color="auto"/>
                <w:bottom w:val="none" w:sz="0" w:space="0" w:color="auto"/>
                <w:right w:val="none" w:sz="0" w:space="0" w:color="auto"/>
              </w:divBdr>
              <w:divsChild>
                <w:div w:id="11741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8281">
      <w:bodyDiv w:val="1"/>
      <w:marLeft w:val="0"/>
      <w:marRight w:val="0"/>
      <w:marTop w:val="0"/>
      <w:marBottom w:val="0"/>
      <w:divBdr>
        <w:top w:val="none" w:sz="0" w:space="0" w:color="auto"/>
        <w:left w:val="none" w:sz="0" w:space="0" w:color="auto"/>
        <w:bottom w:val="none" w:sz="0" w:space="0" w:color="auto"/>
        <w:right w:val="none" w:sz="0" w:space="0" w:color="auto"/>
      </w:divBdr>
    </w:div>
    <w:div w:id="2062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32</Pages>
  <Words>11442</Words>
  <Characters>65224</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cp:lastPrinted>2025-01-12T13:59:00Z</cp:lastPrinted>
  <dcterms:created xsi:type="dcterms:W3CDTF">2025-01-16T14:07:00Z</dcterms:created>
  <dcterms:modified xsi:type="dcterms:W3CDTF">2025-01-16T17:08:00Z</dcterms:modified>
</cp:coreProperties>
</file>