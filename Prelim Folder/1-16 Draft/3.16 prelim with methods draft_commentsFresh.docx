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092FE960" w14:textId="77777777" w:rsidR="00A2270B" w:rsidRDefault="00A2270B" w:rsidP="00A2270B">
      <w:pPr>
        <w:rPr>
          <w:rFonts w:ascii="Times New Roman" w:hAnsi="Times New Roman"/>
          <w:b/>
          <w:bCs/>
          <w:color w:val="212121"/>
        </w:rPr>
      </w:pPr>
    </w:p>
    <w:p w14:paraId="1B0DC43C" w14:textId="4E2C2506" w:rsidR="00C36ADC" w:rsidRDefault="00610E0A" w:rsidP="00A2270B">
      <w:pPr>
        <w:rPr>
          <w:rFonts w:ascii="Avenir Book" w:hAnsi="Avenir Book"/>
          <w:color w:val="212121"/>
        </w:rPr>
      </w:pPr>
      <w:r>
        <w:rPr>
          <w:rFonts w:ascii="Avenir Book" w:hAnsi="Avenir Book"/>
          <w:color w:val="212121"/>
        </w:rPr>
        <w:t xml:space="preserve">Contact with the state’s carceral policy </w:t>
      </w:r>
      <w:r w:rsidR="00473B26">
        <w:rPr>
          <w:rFonts w:ascii="Avenir Book" w:hAnsi="Avenir Book"/>
          <w:color w:val="212121"/>
        </w:rPr>
        <w:t xml:space="preserve">in the United States </w:t>
      </w:r>
      <w:r>
        <w:rPr>
          <w:rFonts w:ascii="Avenir Book" w:hAnsi="Avenir Book"/>
          <w:color w:val="212121"/>
        </w:rPr>
        <w:t>is extensive.  A</w:t>
      </w:r>
      <w:r w:rsidR="00C36ADC">
        <w:rPr>
          <w:rFonts w:ascii="Avenir Book" w:hAnsi="Avenir Book"/>
          <w:color w:val="212121"/>
        </w:rPr>
        <w:t xml:space="preserve"> year end 2001, more than 5.6 million U.S. adults had served time in a state or federal prison</w:t>
      </w:r>
      <w:r>
        <w:rPr>
          <w:rFonts w:ascii="Avenir Book" w:hAnsi="Avenir Book"/>
          <w:color w:val="212121"/>
        </w:rPr>
        <w:t xml:space="preserve"> </w:t>
      </w:r>
      <w:r w:rsidR="00C36ADC">
        <w:rPr>
          <w:rFonts w:ascii="Avenir Book" w:hAnsi="Avenir Book"/>
          <w:color w:val="212121"/>
        </w:rPr>
        <w:t>(</w:t>
      </w:r>
      <w:hyperlink r:id="rId5" w:history="1">
        <w:r w:rsidR="00C36ADC" w:rsidRPr="00C36ADC">
          <w:rPr>
            <w:rStyle w:val="Hyperlink"/>
            <w:rFonts w:ascii="Avenir Book" w:hAnsi="Avenir Book"/>
          </w:rPr>
          <w:t>cite</w:t>
        </w:r>
      </w:hyperlink>
      <w:r w:rsidR="00C36ADC">
        <w:rPr>
          <w:rFonts w:ascii="Avenir Book" w:hAnsi="Avenir Book"/>
          <w:color w:val="212121"/>
        </w:rPr>
        <w:t xml:space="preserve">).  </w:t>
      </w:r>
      <w:r>
        <w:rPr>
          <w:rFonts w:ascii="Avenir Book" w:hAnsi="Avenir Book"/>
          <w:color w:val="212121"/>
        </w:rPr>
        <w:t xml:space="preserve">Many millions more experience incarceration through proximal contact---because they have a family member or friend who is incarcerated, or because they were the victim of a crime prosecuted by the state.  </w:t>
      </w:r>
      <w:r w:rsidR="005B0E06">
        <w:rPr>
          <w:rFonts w:ascii="Avenir Book" w:hAnsi="Avenir Book"/>
          <w:color w:val="212121"/>
        </w:rPr>
        <w:t xml:space="preserve">This direct and proximal carceral contact has generated a significant scholarship in recent years that attempts to understand how contact with this </w:t>
      </w:r>
      <w:ins w:id="0" w:author="Adriane Fresh" w:date="2025-03-26T14:17:00Z">
        <w:r w:rsidR="00665B04">
          <w:rPr>
            <w:rFonts w:ascii="Avenir Book" w:hAnsi="Avenir Book"/>
            <w:color w:val="212121"/>
          </w:rPr>
          <w:t xml:space="preserve">particular </w:t>
        </w:r>
      </w:ins>
      <w:r w:rsidR="005B0E06">
        <w:rPr>
          <w:rFonts w:ascii="Avenir Book" w:hAnsi="Avenir Book"/>
          <w:color w:val="212121"/>
        </w:rPr>
        <w:t>state policy feeds back to shape attitudes towards the state (cites), attitudes towards particular policies (cites), and political engagement (cites).</w:t>
      </w:r>
    </w:p>
    <w:p w14:paraId="0D5E2C16" w14:textId="77777777" w:rsidR="005B0E06" w:rsidRDefault="005B0E06" w:rsidP="00A2270B">
      <w:pPr>
        <w:rPr>
          <w:rFonts w:ascii="Avenir Book" w:hAnsi="Avenir Book"/>
          <w:color w:val="212121"/>
        </w:rPr>
      </w:pPr>
    </w:p>
    <w:p w14:paraId="089748D6" w14:textId="32472D33" w:rsidR="004D58D2" w:rsidRDefault="005B0E06" w:rsidP="00A2270B">
      <w:pPr>
        <w:rPr>
          <w:rFonts w:ascii="Avenir Book" w:hAnsi="Avenir Book"/>
          <w:color w:val="212121"/>
        </w:rPr>
      </w:pPr>
      <w:r>
        <w:rPr>
          <w:rFonts w:ascii="Avenir Book" w:hAnsi="Avenir Book"/>
          <w:color w:val="212121"/>
        </w:rPr>
        <w:t xml:space="preserve">Implicit in much of this carceral policy feedback literature is the contention that attitudes and engagement are shaped by perceptions of what the targets of state policy </w:t>
      </w:r>
      <w:r w:rsidRPr="005B0E06">
        <w:rPr>
          <w:rFonts w:ascii="Avenir Book" w:hAnsi="Avenir Book"/>
          <w:i/>
          <w:iCs/>
          <w:color w:val="212121"/>
        </w:rPr>
        <w:t>deserve</w:t>
      </w:r>
      <w:r>
        <w:rPr>
          <w:rFonts w:ascii="Avenir Book" w:hAnsi="Avenir Book"/>
          <w:color w:val="212121"/>
        </w:rPr>
        <w:t xml:space="preserve">.  </w:t>
      </w:r>
      <w:r w:rsidR="00473B26">
        <w:rPr>
          <w:rFonts w:ascii="Avenir Book" w:hAnsi="Avenir Book"/>
          <w:color w:val="212121"/>
        </w:rPr>
        <w:t>Across numerous policy domains, individuals report being more willing to support policy when the targets of policy are viewed as deserving</w:t>
      </w:r>
      <w:ins w:id="1" w:author="Adriane Fresh" w:date="2025-03-26T14:18:00Z">
        <w:r w:rsidR="00665B04">
          <w:rPr>
            <w:rFonts w:ascii="Avenir Book" w:hAnsi="Avenir Book"/>
            <w:color w:val="212121"/>
          </w:rPr>
          <w:t xml:space="preserve"> (cite)</w:t>
        </w:r>
      </w:ins>
      <w:r>
        <w:rPr>
          <w:rFonts w:ascii="Avenir Book" w:hAnsi="Avenir Book"/>
          <w:color w:val="212121"/>
        </w:rPr>
        <w:t>.</w:t>
      </w:r>
      <w:r w:rsidR="004D58D2">
        <w:rPr>
          <w:rFonts w:ascii="Avenir Book" w:hAnsi="Avenir Book"/>
          <w:color w:val="212121"/>
        </w:rPr>
        <w:t xml:space="preserve">  Yet, there is limited evidence on how carceral contact, specifically, shapes deservingness.</w:t>
      </w:r>
      <w:del w:id="2" w:author="Adriane Fresh" w:date="2025-03-26T14:17:00Z">
        <w:r w:rsidR="004D58D2" w:rsidDel="00665B04">
          <w:rPr>
            <w:rFonts w:ascii="Avenir Book" w:hAnsi="Avenir Book"/>
            <w:color w:val="212121"/>
          </w:rPr>
          <w:delText xml:space="preserve">  </w:delText>
        </w:r>
      </w:del>
    </w:p>
    <w:p w14:paraId="4866596B" w14:textId="77777777" w:rsidR="004D58D2" w:rsidRDefault="004D58D2" w:rsidP="00A2270B">
      <w:pPr>
        <w:rPr>
          <w:rFonts w:ascii="Avenir Book" w:hAnsi="Avenir Book"/>
          <w:color w:val="212121"/>
        </w:rPr>
      </w:pPr>
    </w:p>
    <w:p w14:paraId="54042825" w14:textId="65424954" w:rsidR="004D58D2" w:rsidRDefault="004D58D2" w:rsidP="00A2270B">
      <w:pPr>
        <w:rPr>
          <w:rFonts w:ascii="Avenir Book" w:hAnsi="Avenir Book"/>
          <w:color w:val="212121"/>
        </w:rPr>
      </w:pPr>
      <w:r>
        <w:rPr>
          <w:rFonts w:ascii="Avenir Book" w:hAnsi="Avenir Book"/>
          <w:color w:val="212121"/>
        </w:rPr>
        <w:t xml:space="preserve">This paper addresses these two gaps in the literature.  To do so, I ask….  I theorize that… I collect new data… In my analysis I…  </w:t>
      </w:r>
    </w:p>
    <w:p w14:paraId="0EFF78C5" w14:textId="77777777" w:rsidR="004D58D2" w:rsidRDefault="004D58D2" w:rsidP="00A2270B">
      <w:pPr>
        <w:rPr>
          <w:rFonts w:ascii="Avenir Book" w:hAnsi="Avenir Book"/>
          <w:color w:val="212121"/>
        </w:rPr>
      </w:pPr>
    </w:p>
    <w:p w14:paraId="29ADB6D6" w14:textId="0C892A71" w:rsidR="005B0E06" w:rsidRDefault="004D58D2" w:rsidP="00A2270B">
      <w:pPr>
        <w:rPr>
          <w:rFonts w:ascii="Avenir Book" w:hAnsi="Avenir Book"/>
          <w:color w:val="212121"/>
        </w:rPr>
      </w:pPr>
      <w:r>
        <w:rPr>
          <w:rFonts w:ascii="Avenir Book" w:hAnsi="Avenir Book"/>
          <w:color w:val="212121"/>
        </w:rPr>
        <w:t xml:space="preserve">[Eventually towards the end of the introduction.]  This paper contributes to a policy feedback literature that has addressed how contact with state policy feeds back to shape attitudes and behavior (select cites).  However, the literature has largely neglected policy feedback from carceral policy.  The closest related paper to this, cite, considers carceral policy feedback.  However, its findings are limited by two significant measurement choices.  First…  Second…  In contrast, this paper… </w:t>
      </w:r>
      <w:r w:rsidR="005B0E06">
        <w:rPr>
          <w:rFonts w:ascii="Avenir Book" w:hAnsi="Avenir Book"/>
          <w:color w:val="212121"/>
        </w:rPr>
        <w:t xml:space="preserve">  </w:t>
      </w:r>
    </w:p>
    <w:p w14:paraId="511CF96F" w14:textId="77777777" w:rsidR="00C36ADC" w:rsidRDefault="00C36ADC" w:rsidP="00A2270B">
      <w:pPr>
        <w:rPr>
          <w:rFonts w:ascii="Avenir Book" w:hAnsi="Avenir Book"/>
          <w:color w:val="212121"/>
        </w:rPr>
      </w:pPr>
    </w:p>
    <w:p w14:paraId="7BA1EC80" w14:textId="7A2DFBAC" w:rsidR="00C36ADC" w:rsidRPr="00C36ADC" w:rsidRDefault="00C36ADC" w:rsidP="00A2270B">
      <w:pPr>
        <w:rPr>
          <w:rFonts w:ascii="Avenir Book" w:hAnsi="Avenir Book"/>
          <w:color w:val="212121"/>
        </w:rPr>
      </w:pPr>
      <w:r w:rsidRPr="00C36ADC">
        <w:rPr>
          <w:rFonts w:ascii="Avenir Book" w:hAnsi="Avenir Book"/>
          <w:color w:val="212121"/>
        </w:rPr>
        <w:t xml:space="preserve">Tough-on-crime policies and mass incarceration have generated significant scholarly attention in recent decades (few selected citations).  One consequence of these phenomena is that contact with the criminal legal system can shape political engagement (citations).   </w:t>
      </w:r>
    </w:p>
    <w:p w14:paraId="7D7ED307" w14:textId="77777777" w:rsidR="00C36ADC" w:rsidRDefault="00C36ADC" w:rsidP="00A2270B">
      <w:pPr>
        <w:rPr>
          <w:rFonts w:ascii="Times New Roman" w:hAnsi="Times New Roman"/>
          <w:color w:val="212121"/>
        </w:rPr>
      </w:pPr>
    </w:p>
    <w:p w14:paraId="1CC553CB" w14:textId="77777777" w:rsidR="00C36ADC" w:rsidRPr="00C36ADC" w:rsidRDefault="00C36ADC" w:rsidP="00A2270B">
      <w:pPr>
        <w:rPr>
          <w:rFonts w:ascii="Times New Roman" w:hAnsi="Times New Roman"/>
          <w:color w:val="212121"/>
        </w:rPr>
      </w:pPr>
    </w:p>
    <w:p w14:paraId="7C4A2EA8" w14:textId="77777777" w:rsidR="001A070E" w:rsidRDefault="001A070E" w:rsidP="00A2270B">
      <w:pPr>
        <w:rPr>
          <w:rFonts w:ascii="Times New Roman" w:hAnsi="Times New Roman"/>
          <w:color w:val="212121"/>
        </w:rPr>
      </w:pPr>
    </w:p>
    <w:p w14:paraId="05524A1A" w14:textId="072184BA" w:rsidR="001A070E" w:rsidRPr="008E183C" w:rsidRDefault="008E183C" w:rsidP="00600F90">
      <w:pPr>
        <w:spacing w:line="360" w:lineRule="auto"/>
        <w:rPr>
          <w:rFonts w:ascii="Times New Roman" w:hAnsi="Times New Roman"/>
          <w:color w:val="212121"/>
        </w:rPr>
      </w:pPr>
      <w:commentRangeStart w:id="3"/>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racially-motivated social control, </w:t>
      </w:r>
      <w:commentRangeEnd w:id="3"/>
      <w:r>
        <w:rPr>
          <w:rStyle w:val="CommentReference"/>
        </w:rPr>
        <w:commentReference w:id="3"/>
      </w:r>
      <w:r w:rsidR="00922E75">
        <w:rPr>
          <w:rFonts w:ascii="Times New Roman" w:hAnsi="Times New Roman"/>
          <w:color w:val="212121"/>
        </w:rPr>
        <w:t>a policy feedback literature has established that contact with the criminal legal system can bolster or stymie political engagement, foment government distrust, and alter narratives about one’s own civic standing (</w:t>
      </w:r>
      <w:r w:rsidR="00C71FAA">
        <w:rPr>
          <w:rFonts w:ascii="Times New Roman" w:hAnsi="Times New Roman"/>
          <w:color w:val="212121"/>
        </w:rPr>
        <w:t>Lerman and Weaver 2010, Owens 2014, Burch 2011, 2014, White 2019, Walker 2020</w:t>
      </w:r>
      <w:r w:rsidR="00922E75">
        <w:rPr>
          <w:rFonts w:ascii="Times New Roman" w:hAnsi="Times New Roman"/>
          <w:color w:val="212121"/>
        </w:rPr>
        <w:t xml:space="preserve">). While an interrelated literature has established that institutions and policies shape perceptions of what targets of policy deserve (citations), both literatures leave open the question of how </w:t>
      </w:r>
      <w:r w:rsidR="00C71FAA">
        <w:rPr>
          <w:rFonts w:ascii="Times New Roman" w:hAnsi="Times New Roman"/>
          <w:color w:val="212121"/>
        </w:rPr>
        <w:t xml:space="preserve">contact with the </w:t>
      </w:r>
      <w:r w:rsidR="00922E75">
        <w:rPr>
          <w:rFonts w:ascii="Times New Roman" w:hAnsi="Times New Roman"/>
          <w:color w:val="212121"/>
        </w:rPr>
        <w:t xml:space="preserve">criminal legal shapes perceptions of what </w:t>
      </w:r>
      <w:r w:rsidR="00C71FAA">
        <w:rPr>
          <w:rFonts w:ascii="Times New Roman" w:hAnsi="Times New Roman"/>
          <w:color w:val="212121"/>
        </w:rPr>
        <w:t xml:space="preserve">its </w:t>
      </w:r>
      <w:r w:rsidR="00922E75" w:rsidRPr="00C71FAA">
        <w:rPr>
          <w:rFonts w:ascii="Times New Roman" w:hAnsi="Times New Roman"/>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w:t>
      </w:r>
      <w:r w:rsidR="00E371A9">
        <w:rPr>
          <w:rFonts w:ascii="Times New Roman" w:hAnsi="Times New Roman"/>
          <w:color w:val="212121"/>
        </w:rPr>
        <w:lastRenderedPageBreak/>
        <w:t>and incarceration – but leave open the question of feedbacks experienced and perceptions of target deservingness held by those who interact with the system as victims.</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4"/>
      <w:r>
        <w:rPr>
          <w:rFonts w:ascii="Times New Roman" w:hAnsi="Times New Roman"/>
          <w:color w:val="212121"/>
        </w:rPr>
        <w:t>In the criminal legal domain, perceptions of deservingness have myriad real-world consequences</w:t>
      </w:r>
      <w:commentRangeEnd w:id="4"/>
      <w:r>
        <w:rPr>
          <w:rStyle w:val="CommentReference"/>
        </w:rPr>
        <w:commentReference w:id="4"/>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2F26AE28"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and whether</w:t>
      </w:r>
      <w:r w:rsidR="00865EEC">
        <w:rPr>
          <w:rFonts w:ascii="Times New Roman" w:hAnsi="Times New Roman"/>
          <w:color w:val="212121"/>
        </w:rPr>
        <w:t xml:space="preserve"> these perceptions translate to opinions on prison policy</w:t>
      </w:r>
      <w:r>
        <w:rPr>
          <w:rFonts w:ascii="Times New Roman" w:hAnsi="Times New Roman"/>
          <w:color w:val="212121"/>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In forming opinions about policy and deciding what inequalities are 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5"/>
      <w:r w:rsidRPr="00BB73F5">
        <w:rPr>
          <w:rFonts w:ascii="Times New Roman" w:hAnsi="Times New Roman"/>
          <w:color w:val="212121"/>
        </w:rPr>
        <w:t>Theoretically</w:t>
      </w:r>
      <w:commentRangeEnd w:id="5"/>
      <w:r w:rsidR="000A5A4B" w:rsidRPr="00BB73F5">
        <w:rPr>
          <w:rStyle w:val="CommentReference"/>
        </w:rPr>
        <w:commentReference w:id="5"/>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1DCCC62F"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interrupted for some citizens due to their connections to those who are justice involved,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commentRangeStart w:id="6"/>
      <w:r>
        <w:rPr>
          <w:rFonts w:ascii="Times New Roman" w:hAnsi="Times New Roman"/>
          <w:b/>
          <w:bCs/>
        </w:rPr>
        <w:t>Policy Feedback &amp; Social Constructions</w:t>
      </w:r>
      <w:commentRangeEnd w:id="6"/>
      <w:r w:rsidR="00C36ADC">
        <w:rPr>
          <w:rStyle w:val="CommentReference"/>
        </w:rPr>
        <w:commentReference w:id="6"/>
      </w:r>
    </w:p>
    <w:p w14:paraId="57A3BCCE" w14:textId="77777777" w:rsidR="009A3326" w:rsidRDefault="009A3326" w:rsidP="00F72FAD">
      <w:pPr>
        <w:spacing w:line="360" w:lineRule="auto"/>
        <w:rPr>
          <w:rFonts w:ascii="Times New Roman" w:hAnsi="Times New Roman"/>
          <w:b/>
          <w:bCs/>
        </w:rPr>
      </w:pPr>
    </w:p>
    <w:p w14:paraId="19B40CE0" w14:textId="77777777" w:rsidR="00035BB7" w:rsidRDefault="00F72FAD" w:rsidP="00F72FAD">
      <w:pPr>
        <w:spacing w:line="360" w:lineRule="auto"/>
        <w:rPr>
          <w:rFonts w:ascii="Times New Roman" w:hAnsi="Times New Roman"/>
          <w:color w:val="212121"/>
        </w:rPr>
      </w:pPr>
      <w:commentRangeStart w:id="7"/>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xml:space="preserve">. </w:t>
      </w:r>
      <w:commentRangeEnd w:id="7"/>
      <w:r w:rsidR="00C36ADC">
        <w:rPr>
          <w:rStyle w:val="CommentReference"/>
        </w:rPr>
        <w:commentReference w:id="7"/>
      </w:r>
      <w:r>
        <w:rPr>
          <w:rFonts w:ascii="Times New Roman" w:hAnsi="Times New Roman"/>
          <w:color w:val="212121"/>
        </w:rPr>
        <w:t>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8"/>
      <w:r w:rsidR="009A2F26">
        <w:rPr>
          <w:rFonts w:ascii="Times New Roman" w:hAnsi="Times New Roman"/>
          <w:color w:val="212121"/>
        </w:rPr>
        <w:t>2014</w:t>
      </w:r>
      <w:commentRangeEnd w:id="8"/>
      <w:r w:rsidR="003E66BA">
        <w:rPr>
          <w:rStyle w:val="CommentReference"/>
        </w:rPr>
        <w:commentReference w:id="8"/>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50E36ABE"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w:t>
      </w:r>
      <w:ins w:id="9" w:author="Adriane Fresh" w:date="2025-03-24T14:05:00Z">
        <w:r w:rsidR="003C48DF">
          <w:rPr>
            <w:rFonts w:ascii="Times New Roman" w:hAnsi="Times New Roman"/>
            <w:color w:val="212121"/>
          </w:rPr>
          <w:t xml:space="preserve">typically theorized as a consequence of two sets of factors.  First, it is theorized as </w:t>
        </w:r>
      </w:ins>
      <w:r>
        <w:rPr>
          <w:rFonts w:ascii="Times New Roman" w:hAnsi="Times New Roman"/>
          <w:color w:val="212121"/>
        </w:rPr>
        <w:t xml:space="preserve">a result </w:t>
      </w:r>
      <w:ins w:id="10" w:author="Adriane Fresh" w:date="2025-03-24T14:05:00Z">
        <w:r w:rsidR="003C48DF">
          <w:rPr>
            <w:rFonts w:ascii="Times New Roman" w:hAnsi="Times New Roman"/>
            <w:color w:val="212121"/>
          </w:rPr>
          <w:t xml:space="preserve">of </w:t>
        </w:r>
      </w:ins>
      <w:r>
        <w:rPr>
          <w:rFonts w:ascii="Times New Roman" w:hAnsi="Times New Roman"/>
          <w:color w:val="212121"/>
        </w:rPr>
        <w:t xml:space="preserve">resource </w:t>
      </w:r>
      <w:del w:id="11" w:author="Adriane Fresh" w:date="2025-03-24T14:05:00Z">
        <w:r w:rsidDel="003C48DF">
          <w:rPr>
            <w:rFonts w:ascii="Times New Roman" w:hAnsi="Times New Roman"/>
            <w:color w:val="212121"/>
          </w:rPr>
          <w:delText xml:space="preserve">effects </w:delText>
        </w:r>
      </w:del>
      <w:ins w:id="12" w:author="Adriane Fresh" w:date="2025-03-24T14:05:00Z">
        <w:r w:rsidR="003C48DF">
          <w:rPr>
            <w:rFonts w:ascii="Times New Roman" w:hAnsi="Times New Roman"/>
            <w:color w:val="212121"/>
          </w:rPr>
          <w:t xml:space="preserve">mechanisms </w:t>
        </w:r>
      </w:ins>
      <w:r>
        <w:rPr>
          <w:rFonts w:ascii="Times New Roman" w:hAnsi="Times New Roman"/>
          <w:color w:val="212121"/>
        </w:rPr>
        <w:t xml:space="preserve">of carceral contact, like financial burdens or cumbersome processes to reinstate voting rights (Comfort 2008, </w:t>
      </w:r>
      <w:r w:rsidRPr="0057042B">
        <w:rPr>
          <w:rFonts w:ascii="Times New Roman" w:hAnsi="Times New Roman"/>
          <w:color w:val="212121"/>
        </w:rPr>
        <w:t xml:space="preserve">Page, Piehowski, and Soss, </w:t>
      </w:r>
      <w:r>
        <w:rPr>
          <w:rFonts w:ascii="Times New Roman" w:hAnsi="Times New Roman"/>
          <w:color w:val="212121"/>
        </w:rPr>
        <w:t>2019)</w:t>
      </w:r>
      <w:del w:id="13" w:author="Adriane Fresh" w:date="2025-03-24T14:05:00Z">
        <w:r w:rsidDel="003C48DF">
          <w:rPr>
            <w:rFonts w:ascii="Times New Roman" w:hAnsi="Times New Roman"/>
            <w:color w:val="212121"/>
          </w:rPr>
          <w:delText>, and</w:delText>
        </w:r>
      </w:del>
      <w:ins w:id="14" w:author="Adriane Fresh" w:date="2025-03-24T14:05:00Z">
        <w:r w:rsidR="003C48DF">
          <w:rPr>
            <w:rFonts w:ascii="Times New Roman" w:hAnsi="Times New Roman"/>
            <w:color w:val="212121"/>
          </w:rPr>
          <w:t>.  Second, it is theorized as a consequence of</w:t>
        </w:r>
      </w:ins>
      <w:r>
        <w:rPr>
          <w:rFonts w:ascii="Times New Roman" w:hAnsi="Times New Roman"/>
          <w:color w:val="212121"/>
        </w:rPr>
        <w:t xml:space="preserve"> interpretive </w:t>
      </w:r>
      <w:del w:id="15" w:author="Adriane Fresh" w:date="2025-03-24T14:05:00Z">
        <w:r w:rsidDel="003C48DF">
          <w:rPr>
            <w:rFonts w:ascii="Times New Roman" w:hAnsi="Times New Roman"/>
            <w:color w:val="212121"/>
          </w:rPr>
          <w:delText xml:space="preserve">effects </w:delText>
        </w:r>
      </w:del>
      <w:ins w:id="16" w:author="Adriane Fresh" w:date="2025-03-24T14:05:00Z">
        <w:r w:rsidR="003C48DF">
          <w:rPr>
            <w:rFonts w:ascii="Times New Roman" w:hAnsi="Times New Roman"/>
            <w:color w:val="212121"/>
          </w:rPr>
          <w:t xml:space="preserve">mechanisms </w:t>
        </w:r>
      </w:ins>
      <w:r>
        <w:rPr>
          <w:rFonts w:ascii="Times New Roman" w:hAnsi="Times New Roman"/>
          <w:color w:val="212121"/>
        </w:rPr>
        <w:t>-- the messages that policy and institutional designs confer about a its target’s civic standing, the efficacy and responsiveness of government, and thus the merits of political participation</w:t>
      </w:r>
      <w:r w:rsidR="004D58D2">
        <w:rPr>
          <w:rFonts w:ascii="Times New Roman" w:hAnsi="Times New Roman"/>
          <w:color w:val="212121"/>
        </w:rPr>
        <w:t xml:space="preserve"> </w:t>
      </w:r>
      <w:commentRangeStart w:id="17"/>
      <w:r w:rsidR="004D58D2">
        <w:rPr>
          <w:rFonts w:ascii="Times New Roman" w:hAnsi="Times New Roman"/>
          <w:color w:val="212121"/>
        </w:rPr>
        <w:t>(cite)</w:t>
      </w:r>
      <w:r>
        <w:rPr>
          <w:rFonts w:ascii="Times New Roman" w:hAnsi="Times New Roman"/>
          <w:color w:val="212121"/>
        </w:rPr>
        <w:t xml:space="preserve">. </w:t>
      </w:r>
      <w:commentRangeEnd w:id="17"/>
      <w:r w:rsidR="004D58D2">
        <w:rPr>
          <w:rStyle w:val="CommentReference"/>
        </w:rPr>
        <w:commentReference w:id="17"/>
      </w:r>
      <w:r>
        <w:rPr>
          <w:rFonts w:ascii="Times New Roman" w:hAnsi="Times New Roman"/>
          <w:color w:val="212121"/>
        </w:rPr>
        <w:t xml:space="preserve">While to my 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 xml:space="preserve">visible forms of policing can have mobilizing effects at the community level when it is perceived to be racially discriminatory </w:t>
      </w:r>
      <w:commentRangeStart w:id="18"/>
      <w:r w:rsidR="00F77B98">
        <w:rPr>
          <w:rFonts w:ascii="Times New Roman" w:hAnsi="Times New Roman"/>
          <w:color w:val="212121"/>
        </w:rPr>
        <w:t xml:space="preserve">(Anoll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commentRangeEnd w:id="18"/>
      <w:r w:rsidR="003C48DF">
        <w:rPr>
          <w:rStyle w:val="CommentReference"/>
        </w:rPr>
        <w:commentReference w:id="18"/>
      </w:r>
      <w:r w:rsidR="004E4D8D">
        <w:rPr>
          <w:rFonts w:ascii="Times New Roman" w:hAnsi="Times New Roman"/>
          <w:color w:val="212121"/>
        </w:rPr>
        <w:t>.</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r w:rsidR="00313CF8">
        <w:rPr>
          <w:rFonts w:ascii="Times New Roman" w:hAnsi="Times New Roman"/>
          <w:color w:val="212121"/>
        </w:rPr>
        <w:t>Anoll</w:t>
      </w:r>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w:t>
      </w:r>
      <w:r w:rsidR="00313CF8">
        <w:rPr>
          <w:rFonts w:ascii="Times New Roman" w:hAnsi="Times New Roman"/>
          <w:color w:val="212121"/>
        </w:rPr>
        <w:lastRenderedPageBreak/>
        <w:t xml:space="preserve">evidence </w:t>
      </w:r>
      <w:r w:rsidR="003A6F3C">
        <w:rPr>
          <w:rFonts w:ascii="Times New Roman" w:hAnsi="Times New Roman"/>
          <w:color w:val="212121"/>
        </w:rPr>
        <w:t xml:space="preserve">such proximate mobilization is a </w:t>
      </w:r>
      <w:del w:id="19" w:author="Adriane Fresh" w:date="2025-03-24T14:09:00Z">
        <w:r w:rsidR="003A6F3C" w:rsidDel="003C48DF">
          <w:rPr>
            <w:rFonts w:ascii="Times New Roman" w:hAnsi="Times New Roman"/>
            <w:color w:val="212121"/>
          </w:rPr>
          <w:delText xml:space="preserve">produce </w:delText>
        </w:r>
      </w:del>
      <w:ins w:id="20" w:author="Adriane Fresh" w:date="2025-03-24T14:09:00Z">
        <w:r w:rsidR="003C48DF">
          <w:rPr>
            <w:rFonts w:ascii="Times New Roman" w:hAnsi="Times New Roman"/>
            <w:color w:val="212121"/>
          </w:rPr>
          <w:t xml:space="preserve">product </w:t>
        </w:r>
      </w:ins>
      <w:r w:rsidR="003A6F3C">
        <w:rPr>
          <w:rFonts w:ascii="Times New Roman" w:hAnsi="Times New Roman"/>
          <w:color w:val="212121"/>
        </w:rPr>
        <w:t>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commentRangeStart w:id="21"/>
      <w:r>
        <w:rPr>
          <w:rFonts w:ascii="Times New Roman" w:hAnsi="Times New Roman"/>
          <w:color w:val="212121"/>
        </w:rPr>
        <w:t xml:space="preserve">While </w:t>
      </w:r>
      <w:commentRangeEnd w:id="21"/>
      <w:r w:rsidR="003C48DF">
        <w:rPr>
          <w:rStyle w:val="CommentReference"/>
        </w:rPr>
        <w:commentReference w:id="21"/>
      </w:r>
      <w:r>
        <w:rPr>
          <w:rFonts w:ascii="Times New Roman" w:hAnsi="Times New Roman"/>
          <w:color w:val="212121"/>
        </w:rPr>
        <w:t xml:space="preserve">literature on policy feedbacks of the carceral state has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how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2C65A6F" w14:textId="547BE093" w:rsidR="00251C2C" w:rsidRPr="00C7137A" w:rsidRDefault="00F77B98" w:rsidP="00F72FAD">
      <w:pPr>
        <w:spacing w:line="360" w:lineRule="auto"/>
        <w:rPr>
          <w:ins w:id="22" w:author="Adriane Fresh" w:date="2025-03-24T14:12:00Z"/>
          <w:rFonts w:ascii="Times New Roman" w:hAnsi="Times New Roman"/>
          <w:color w:val="212121"/>
        </w:rPr>
      </w:pPr>
      <w:r>
        <w:rPr>
          <w:rFonts w:ascii="Times New Roman" w:hAnsi="Times New Roman"/>
        </w:rPr>
        <w:t xml:space="preserve">In the wake of Schneider and Ingram’s (1993) theory of social constructions, a literature has coalesced around the idea that attitudes towards policy targets are </w:t>
      </w:r>
      <w:r w:rsidR="00BC1A9F">
        <w:rPr>
          <w:rFonts w:ascii="Times New Roman" w:hAnsi="Times New Roman"/>
        </w:rPr>
        <w:t>in dialectic with policy. That is</w:t>
      </w:r>
      <w:ins w:id="23" w:author="Adriane Fresh" w:date="2025-03-24T14:11:00Z">
        <w:r w:rsidR="00251C2C">
          <w:rPr>
            <w:rFonts w:ascii="Times New Roman" w:hAnsi="Times New Roman"/>
          </w:rPr>
          <w:t>,</w:t>
        </w:r>
      </w:ins>
      <w:r w:rsidR="00BC1A9F">
        <w:rPr>
          <w:rFonts w:ascii="Times New Roman" w:hAnsi="Times New Roman"/>
        </w:rPr>
        <w:t xml:space="preserve">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w:t>
      </w:r>
      <w:r w:rsidR="00F03858" w:rsidRPr="00251C2C">
        <w:rPr>
          <w:rFonts w:ascii="Times New Roman" w:hAnsi="Times New Roman"/>
          <w:i/>
          <w:iCs/>
          <w:rPrChange w:id="24" w:author="Adriane Fresh" w:date="2025-03-24T14:12:00Z">
            <w:rPr>
              <w:rFonts w:ascii="Times New Roman" w:hAnsi="Times New Roman"/>
            </w:rPr>
          </w:rPrChange>
        </w:rPr>
        <w:t>about</w:t>
      </w:r>
      <w:r w:rsidR="00F03858">
        <w:rPr>
          <w:rFonts w:ascii="Times New Roman" w:hAnsi="Times New Roman"/>
        </w:rPr>
        <w:t xml:space="preserve"> </w:t>
      </w:r>
      <w:r w:rsidR="00BC1A9F">
        <w:rPr>
          <w:rFonts w:ascii="Times New Roman" w:hAnsi="Times New Roman"/>
        </w:rPr>
        <w:t>them</w:t>
      </w:r>
      <w:ins w:id="25" w:author="Adriane Fresh" w:date="2025-03-24T14:11:00Z">
        <w:r w:rsidR="00251C2C">
          <w:rPr>
            <w:rFonts w:ascii="Times New Roman" w:hAnsi="Times New Roman"/>
          </w:rPr>
          <w:t xml:space="preserve">.  </w:t>
        </w:r>
      </w:ins>
      <w:del w:id="26" w:author="Adriane Fresh" w:date="2025-03-24T14:11:00Z">
        <w:r w:rsidR="00BC1A9F" w:rsidDel="00251C2C">
          <w:rPr>
            <w:rFonts w:ascii="Times New Roman" w:hAnsi="Times New Roman"/>
          </w:rPr>
          <w:delText>,</w:delText>
        </w:r>
      </w:del>
      <w:r w:rsidR="00BC1A9F">
        <w:rPr>
          <w:rFonts w:ascii="Times New Roman" w:hAnsi="Times New Roman"/>
        </w:rPr>
        <w:t xml:space="preserve"> </w:t>
      </w:r>
      <w:ins w:id="27" w:author="Adriane Fresh" w:date="2025-03-24T14:12:00Z">
        <w:r w:rsidR="00251C2C">
          <w:rPr>
            <w:rFonts w:ascii="Times New Roman" w:hAnsi="Times New Roman"/>
          </w:rPr>
          <w:t xml:space="preserve">In this way, policy can </w:t>
        </w:r>
      </w:ins>
      <w:r w:rsidR="00BC1A9F">
        <w:rPr>
          <w:rFonts w:ascii="Times New Roman" w:hAnsi="Times New Roman"/>
        </w:rPr>
        <w:t>“telegraph</w:t>
      </w:r>
      <w:del w:id="28" w:author="Adriane Fresh" w:date="2025-03-24T14:12:00Z">
        <w:r w:rsidR="00BC1A9F" w:rsidDel="00251C2C">
          <w:rPr>
            <w:rFonts w:ascii="Times New Roman" w:hAnsi="Times New Roman"/>
          </w:rPr>
          <w:delText>[ing]</w:delText>
        </w:r>
      </w:del>
      <w:r w:rsidR="00BC1A9F">
        <w:rPr>
          <w:rFonts w:ascii="Times New Roman" w:hAnsi="Times New Roman"/>
        </w:rPr>
        <w:t xml:space="preserve"> to the public how target groups should be treated,” and </w:t>
      </w:r>
      <w:del w:id="29" w:author="Adriane Fresh" w:date="2025-03-24T14:12:00Z">
        <w:r w:rsidR="00BC1A9F" w:rsidDel="00251C2C">
          <w:rPr>
            <w:rFonts w:ascii="Times New Roman" w:hAnsi="Times New Roman"/>
          </w:rPr>
          <w:delText xml:space="preserve">producing </w:delText>
        </w:r>
      </w:del>
      <w:ins w:id="30" w:author="Adriane Fresh" w:date="2025-03-24T14:12:00Z">
        <w:r w:rsidR="00251C2C">
          <w:rPr>
            <w:rFonts w:ascii="Times New Roman" w:hAnsi="Times New Roman"/>
          </w:rPr>
          <w:t xml:space="preserve">helps to product </w:t>
        </w:r>
      </w:ins>
      <w:r w:rsidR="00BC1A9F">
        <w:rPr>
          <w:rFonts w:ascii="Times New Roman" w:hAnsi="Times New Roman"/>
        </w:rPr>
        <w:t>social constructions or “</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about groups (Smith and Kreitzer 2024, page). </w:t>
      </w:r>
      <w:r w:rsidR="00BC1A9F" w:rsidRPr="00BC1A9F">
        <w:rPr>
          <w:rFonts w:ascii="Times New Roman" w:hAnsi="Times New Roman"/>
          <w:color w:val="212121"/>
        </w:rPr>
        <w:t>As consequence, social constructions are contingent – for example, on local, state, and political and cultural contexts and also the identity and ideology held by the ‘perceiver’ (Smith and Kreitzer 2018).</w:t>
      </w:r>
      <w:r w:rsidR="00BC1A9F">
        <w:rPr>
          <w:rFonts w:ascii="Times New Roman" w:hAnsi="Times New Roman"/>
          <w:color w:val="212121"/>
        </w:rPr>
        <w:t xml:space="preserve"> </w:t>
      </w:r>
      <w:ins w:id="31" w:author="Adriane Fresh" w:date="2025-03-24T14:12:00Z">
        <w:r w:rsidR="00251C2C">
          <w:rPr>
            <w:rFonts w:ascii="Times New Roman" w:hAnsi="Times New Roman"/>
            <w:color w:val="212121"/>
          </w:rPr>
          <w:t xml:space="preserve"> </w:t>
        </w:r>
      </w:ins>
      <w:ins w:id="32" w:author="Adriane Fresh" w:date="2025-03-24T14:13:00Z">
        <w:r w:rsidR="00251C2C">
          <w:rPr>
            <w:rFonts w:ascii="Times New Roman" w:hAnsi="Times New Roman"/>
            <w:color w:val="212121"/>
          </w:rPr>
          <w:t xml:space="preserve">This means both that policy can </w:t>
        </w:r>
        <w:r w:rsidR="00251C2C">
          <w:rPr>
            <w:rFonts w:ascii="Times New Roman" w:hAnsi="Times New Roman"/>
            <w:i/>
            <w:iCs/>
            <w:color w:val="212121"/>
          </w:rPr>
          <w:t>reflect</w:t>
        </w:r>
        <w:r w:rsidR="00251C2C">
          <w:rPr>
            <w:rFonts w:ascii="Times New Roman" w:hAnsi="Times New Roman"/>
            <w:color w:val="212121"/>
          </w:rPr>
          <w:t xml:space="preserve"> existing social constructions, and feedback to causally affect f</w:t>
        </w:r>
      </w:ins>
      <w:ins w:id="33" w:author="Adriane Fresh" w:date="2025-03-24T14:14:00Z">
        <w:r w:rsidR="00251C2C">
          <w:rPr>
            <w:rFonts w:ascii="Times New Roman" w:hAnsi="Times New Roman"/>
            <w:color w:val="212121"/>
          </w:rPr>
          <w:t xml:space="preserve">urther social constructions of who targets are.  </w:t>
        </w:r>
      </w:ins>
      <w:ins w:id="34" w:author="Adriane Fresh" w:date="2025-03-24T14:15:00Z">
        <w:r w:rsidR="00C7137A">
          <w:rPr>
            <w:rFonts w:ascii="Times New Roman" w:hAnsi="Times New Roman"/>
            <w:color w:val="212121"/>
          </w:rPr>
          <w:t xml:space="preserve">The notion of who targets </w:t>
        </w:r>
        <w:r w:rsidR="00C7137A">
          <w:rPr>
            <w:rFonts w:ascii="Times New Roman" w:hAnsi="Times New Roman"/>
            <w:i/>
            <w:iCs/>
            <w:color w:val="212121"/>
          </w:rPr>
          <w:t>are</w:t>
        </w:r>
        <w:r w:rsidR="00C7137A">
          <w:rPr>
            <w:rFonts w:ascii="Times New Roman" w:hAnsi="Times New Roman"/>
            <w:color w:val="212121"/>
          </w:rPr>
          <w:t xml:space="preserve"> in turn affects </w:t>
        </w:r>
      </w:ins>
      <w:ins w:id="35" w:author="Adriane Fresh" w:date="2025-03-24T14:16:00Z">
        <w:r w:rsidR="00C7137A">
          <w:rPr>
            <w:rFonts w:ascii="Times New Roman" w:hAnsi="Times New Roman"/>
            <w:color w:val="212121"/>
          </w:rPr>
          <w:t xml:space="preserve">how people perceive what they </w:t>
        </w:r>
        <w:r w:rsidR="00C7137A">
          <w:rPr>
            <w:rFonts w:ascii="Times New Roman" w:hAnsi="Times New Roman"/>
            <w:i/>
            <w:iCs/>
            <w:color w:val="212121"/>
          </w:rPr>
          <w:t>should receive</w:t>
        </w:r>
        <w:r w:rsidR="00C7137A">
          <w:rPr>
            <w:rFonts w:ascii="Times New Roman" w:hAnsi="Times New Roman"/>
            <w:color w:val="212121"/>
          </w:rPr>
          <w:t>---i.e., what they deserve.</w:t>
        </w:r>
      </w:ins>
    </w:p>
    <w:p w14:paraId="18E08607" w14:textId="77777777" w:rsidR="00251C2C" w:rsidRDefault="00251C2C" w:rsidP="00F72FAD">
      <w:pPr>
        <w:spacing w:line="360" w:lineRule="auto"/>
        <w:rPr>
          <w:ins w:id="36" w:author="Adriane Fresh" w:date="2025-03-24T14:12:00Z"/>
          <w:rFonts w:ascii="Times New Roman" w:hAnsi="Times New Roman"/>
          <w:color w:val="212121"/>
        </w:rPr>
      </w:pPr>
    </w:p>
    <w:p w14:paraId="397D5D2F" w14:textId="72D60DE9" w:rsidR="00BC1A9F" w:rsidRPr="00EF44D3" w:rsidRDefault="00BE7B8E" w:rsidP="00F72FAD">
      <w:pPr>
        <w:spacing w:line="360" w:lineRule="auto"/>
        <w:rPr>
          <w:rFonts w:ascii="Times New Roman" w:hAnsi="Times New Roman"/>
          <w:color w:val="212121"/>
        </w:rPr>
      </w:pPr>
      <w:commentRangeStart w:id="37"/>
      <w:r>
        <w:rPr>
          <w:rFonts w:ascii="Times New Roman" w:hAnsi="Times New Roman"/>
          <w:color w:val="212121"/>
        </w:rPr>
        <w:t>A</w:t>
      </w:r>
      <w:commentRangeEnd w:id="37"/>
      <w:r w:rsidR="00251C2C">
        <w:rPr>
          <w:rStyle w:val="CommentReference"/>
        </w:rPr>
        <w:commentReference w:id="37"/>
      </w:r>
      <w:r>
        <w:rPr>
          <w:rFonts w:ascii="Times New Roman" w:hAnsi="Times New Roman"/>
          <w:color w:val="212121"/>
        </w:rPr>
        <w:t xml:space="preserve"> related stream of literature explains that </w:t>
      </w:r>
      <w:r w:rsidR="00EF44D3">
        <w:rPr>
          <w:rFonts w:ascii="Times New Roman" w:hAnsi="Times New Roman"/>
          <w:color w:val="212121"/>
        </w:rPr>
        <w:t>publics form quick judgements about policy targets’ deservingness by quickly evaluating constructions along five dimensions (“CARIN”) in an evolutionarily-grounded impulse to help</w:t>
      </w:r>
      <w:r w:rsidRPr="00BE7B8E">
        <w:rPr>
          <w:rFonts w:ascii="Times New Roman" w:hAnsi="Times New Roman"/>
          <w:color w:val="212121"/>
        </w:rPr>
        <w:t xml:space="preserve"> “reciprocators” </w:t>
      </w:r>
      <w:r w:rsidR="00EF44D3">
        <w:rPr>
          <w:rFonts w:ascii="Times New Roman" w:hAnsi="Times New Roman"/>
          <w:color w:val="212121"/>
        </w:rPr>
        <w:t>and avoid</w:t>
      </w:r>
      <w:r w:rsidRPr="00BE7B8E">
        <w:rPr>
          <w:rFonts w:ascii="Times New Roman" w:hAnsi="Times New Roman"/>
          <w:color w:val="212121"/>
        </w:rPr>
        <w:t xml:space="preserve"> “free-riders” </w:t>
      </w:r>
      <w:r w:rsidR="00EF44D3">
        <w:rPr>
          <w:rFonts w:ascii="Times New Roman" w:hAnsi="Times New Roman"/>
          <w:color w:val="212121"/>
        </w:rPr>
        <w:t>by</w:t>
      </w:r>
      <w:r w:rsidRPr="00BE7B8E">
        <w:rPr>
          <w:rFonts w:ascii="Times New Roman" w:hAnsi="Times New Roman"/>
          <w:color w:val="212121"/>
        </w:rPr>
        <w:t xml:space="preserve"> </w:t>
      </w:r>
      <w:commentRangeStart w:id="38"/>
      <w:r w:rsidRPr="00BE7B8E">
        <w:rPr>
          <w:rFonts w:ascii="Times New Roman" w:hAnsi="Times New Roman"/>
          <w:color w:val="212121"/>
        </w:rPr>
        <w:t>“pay[ing] attention to whether welfare recipients are lazy or making an effort”</w:t>
      </w:r>
      <w:commentRangeEnd w:id="38"/>
      <w:r w:rsidR="00251C2C">
        <w:rPr>
          <w:rStyle w:val="CommentReference"/>
        </w:rPr>
        <w:commentReference w:id="38"/>
      </w:r>
      <w:r w:rsidRPr="00BE7B8E">
        <w:rPr>
          <w:rFonts w:ascii="Times New Roman" w:hAnsi="Times New Roman"/>
          <w:color w:val="212121"/>
        </w:rPr>
        <w:t xml:space="preserve"> (Petersen 2012, Aaroe and Petersen 2014).</w:t>
      </w:r>
      <w:r>
        <w:rPr>
          <w:rFonts w:ascii="Times New Roman" w:hAnsi="Times New Roman"/>
          <w:color w:val="212121"/>
        </w:rPr>
        <w:t xml:space="preserve"> </w:t>
      </w:r>
      <w:r w:rsidR="00EF44D3">
        <w:rPr>
          <w:rFonts w:ascii="Times New Roman" w:hAnsi="Times New Roman"/>
          <w:color w:val="212121"/>
        </w:rPr>
        <w:t xml:space="preserve">These criteria refer to: </w:t>
      </w:r>
      <w:r w:rsidRPr="00BE7B8E">
        <w:rPr>
          <w:rFonts w:ascii="Times New Roman" w:hAnsi="Times New Roman"/>
          <w:i/>
          <w:iCs/>
          <w:color w:val="212121"/>
        </w:rPr>
        <w:t>control,</w:t>
      </w:r>
      <w:r w:rsidRPr="00BE7B8E">
        <w:rPr>
          <w:rFonts w:ascii="Times New Roman" w:hAnsi="Times New Roman"/>
          <w:color w:val="212121"/>
        </w:rPr>
        <w:t xml:space="preserve"> </w:t>
      </w:r>
      <w:r w:rsidR="00EF44D3">
        <w:rPr>
          <w:rFonts w:ascii="Times New Roman" w:hAnsi="Times New Roman"/>
          <w:color w:val="212121"/>
        </w:rPr>
        <w:t>which in its o</w:t>
      </w:r>
      <w:r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Pr="00BE7B8E">
        <w:rPr>
          <w:rFonts w:ascii="Times New Roman" w:hAnsi="Times New Roman"/>
          <w:i/>
          <w:iCs/>
          <w:color w:val="212121"/>
        </w:rPr>
        <w:t>need</w:t>
      </w:r>
      <w:r w:rsidRPr="00BE7B8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Pr="00BE7B8E">
        <w:rPr>
          <w:rFonts w:ascii="Times New Roman" w:hAnsi="Times New Roman"/>
          <w:i/>
          <w:iCs/>
          <w:color w:val="212121"/>
        </w:rPr>
        <w:t>need</w:t>
      </w:r>
      <w:r w:rsidRPr="00BE7B8E">
        <w:rPr>
          <w:rFonts w:ascii="Times New Roman" w:hAnsi="Times New Roman"/>
          <w:color w:val="212121"/>
        </w:rPr>
        <w:t xml:space="preserve"> for assistance has been considered the severity of their neediness and </w:t>
      </w:r>
      <w:r w:rsidRPr="00BE7B8E">
        <w:rPr>
          <w:rFonts w:ascii="Times New Roman" w:hAnsi="Times New Roman"/>
          <w:i/>
          <w:iCs/>
          <w:color w:val="212121"/>
        </w:rPr>
        <w:t xml:space="preserve">control </w:t>
      </w:r>
      <w:r w:rsidRPr="00BE7B8E">
        <w:rPr>
          <w:rFonts w:ascii="Times New Roman" w:hAnsi="Times New Roman"/>
          <w:color w:val="212121"/>
        </w:rPr>
        <w:t xml:space="preserve">the degree to which they are responsible (SoRelle and Laws 2024). Perceptions of the group’s </w:t>
      </w:r>
      <w:r w:rsidRPr="00BE7B8E">
        <w:rPr>
          <w:rFonts w:ascii="Times New Roman" w:hAnsi="Times New Roman"/>
          <w:i/>
          <w:iCs/>
          <w:color w:val="212121"/>
        </w:rPr>
        <w:t>attitude</w:t>
      </w:r>
      <w:r w:rsidRPr="00BE7B8E">
        <w:rPr>
          <w:rFonts w:ascii="Times New Roman" w:hAnsi="Times New Roman"/>
          <w:color w:val="212121"/>
        </w:rPr>
        <w:t xml:space="preserve"> refer to whether the beneficiary is grateful and likeable, and closely related perceptions of the group’s </w:t>
      </w:r>
      <w:r w:rsidRPr="00BE7B8E">
        <w:rPr>
          <w:rFonts w:ascii="Times New Roman" w:hAnsi="Times New Roman"/>
          <w:i/>
          <w:iCs/>
          <w:color w:val="212121"/>
        </w:rPr>
        <w:t>reciprocity</w:t>
      </w:r>
      <w:r w:rsidRPr="00BE7B8E">
        <w:rPr>
          <w:rFonts w:ascii="Times New Roman" w:hAnsi="Times New Roman"/>
          <w:color w:val="212121"/>
        </w:rPr>
        <w:t xml:space="preserve"> connote their history or apparent willingness to contribute to society. Last, the </w:t>
      </w:r>
      <w:r w:rsidRPr="00BE7B8E">
        <w:rPr>
          <w:rFonts w:ascii="Times New Roman" w:hAnsi="Times New Roman"/>
          <w:i/>
          <w:iCs/>
          <w:color w:val="212121"/>
        </w:rPr>
        <w:t>identity</w:t>
      </w:r>
      <w:r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5003C4E1" w:rsidR="00F45324" w:rsidRDefault="00EF2FDE" w:rsidP="003F099D">
      <w:pPr>
        <w:spacing w:line="360" w:lineRule="auto"/>
        <w:rPr>
          <w:rFonts w:ascii="Times New Roman" w:hAnsi="Times New Roman"/>
        </w:rPr>
      </w:pPr>
      <w:r>
        <w:rPr>
          <w:rFonts w:ascii="Times New Roman" w:hAnsi="Times New Roman"/>
        </w:rPr>
        <w:lastRenderedPageBreak/>
        <w:t xml:space="preserve">Scholars have built on both social construction and CARIN theories of deservingness to find that experience with a policy can influence how targets of that policy are perceived. In the context of student debt relief, Sorelle and Laws (2023) find that </w:t>
      </w:r>
      <w:commentRangeStart w:id="39"/>
      <w:r w:rsidRPr="00FE4CDE">
        <w:rPr>
          <w:rFonts w:ascii="Times New Roman" w:hAnsi="Times New Roman"/>
          <w:color w:val="212121"/>
        </w:rPr>
        <w:t>“having</w:t>
      </w:r>
      <w:commentRangeEnd w:id="39"/>
      <w:r w:rsidR="00251C2C">
        <w:rPr>
          <w:rStyle w:val="CommentReference"/>
        </w:rPr>
        <w:commentReference w:id="39"/>
      </w:r>
      <w:r w:rsidRPr="00FE4CDE">
        <w:rPr>
          <w:rFonts w:ascii="Times New Roman" w:hAnsi="Times New Roman"/>
          <w:color w:val="212121"/>
        </w:rPr>
        <w:t xml:space="preserve">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xml:space="preserve">, but that </w:t>
      </w:r>
      <w:commentRangeStart w:id="40"/>
      <w:r w:rsidR="00AC7E7D">
        <w:rPr>
          <w:rFonts w:ascii="Times New Roman" w:hAnsi="Times New Roman"/>
        </w:rPr>
        <w:t>“</w:t>
      </w:r>
      <w:r w:rsidR="001E537C" w:rsidRPr="00FE4CDE">
        <w:rPr>
          <w:rFonts w:ascii="Times New Roman" w:hAnsi="Times New Roman"/>
          <w:color w:val="212121"/>
        </w:rPr>
        <w:t xml:space="preserve">while feedback </w:t>
      </w:r>
      <w:commentRangeEnd w:id="40"/>
      <w:r w:rsidR="0078038A">
        <w:rPr>
          <w:rStyle w:val="CommentReference"/>
        </w:rPr>
        <w:commentReference w:id="40"/>
      </w:r>
      <w:r w:rsidR="001E537C" w:rsidRPr="00FE4CDE">
        <w:rPr>
          <w:rFonts w:ascii="Times New Roman" w:hAnsi="Times New Roman"/>
          <w:color w:val="212121"/>
        </w:rPr>
        <w:t>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beneficiaries of others, reflecting either more closely aligned identities, in the CARIN framework, or the ‘stickiness’ of negative social constructions about welfare recipients. In a study of recipients of means-tested welfare</w:t>
      </w:r>
      <w:commentRangeStart w:id="41"/>
      <w:ins w:id="42" w:author="Adriane Fresh" w:date="2025-03-24T14:17:00Z">
        <w:r w:rsidR="00265C1C">
          <w:rPr>
            <w:rFonts w:ascii="Times New Roman" w:hAnsi="Times New Roman"/>
            <w:color w:val="212121"/>
          </w:rPr>
          <w:t xml:space="preserve">, </w:t>
        </w:r>
        <w:commentRangeEnd w:id="41"/>
        <w:r w:rsidR="00265C1C">
          <w:rPr>
            <w:rStyle w:val="CommentReference"/>
          </w:rPr>
          <w:commentReference w:id="41"/>
        </w:r>
      </w:ins>
      <w:del w:id="43" w:author="Adriane Fresh" w:date="2025-03-24T14:17:00Z">
        <w:r w:rsidR="00AC7E7D" w:rsidDel="00265C1C">
          <w:rPr>
            <w:rFonts w:ascii="Times New Roman" w:hAnsi="Times New Roman"/>
            <w:color w:val="212121"/>
          </w:rPr>
          <w:delText xml:space="preserve"> (Aid to Families with Dependent Children, or AFDC) and Social Security Disability Insurance (SSDI), </w:delText>
        </w:r>
      </w:del>
      <w:r w:rsidR="00AC7E7D">
        <w:rPr>
          <w:rFonts w:ascii="Times New Roman" w:hAnsi="Times New Roman"/>
          <w:color w:val="212121"/>
        </w:rPr>
        <w:t xml:space="preserve">Soss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7703BDB3"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ltimately, perceptions of incarcerated people’s deservingness matter because, the CARIN literature holds, they should explain policy preferences and, the social constructions literature holds, they should explain policy outcomes. 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r w:rsidR="006322EB" w:rsidRPr="006322EB">
        <w:rPr>
          <w:rFonts w:ascii="Times New Roman" w:hAnsi="Times New Roman"/>
        </w:rPr>
        <w:t>Broockman and Skovron 2018, Krimmel, Lax and Phillips 2016)</w:t>
      </w:r>
      <w:r w:rsidR="00F45324">
        <w:rPr>
          <w:rFonts w:ascii="Times New Roman" w:hAnsi="Times New Roman"/>
        </w:rPr>
        <w:t xml:space="preserve">. </w:t>
      </w:r>
      <w:r w:rsidR="006322EB">
        <w:rPr>
          <w:rFonts w:ascii="Times New Roman" w:hAnsi="Times New Roman"/>
        </w:rPr>
        <w:t>On the intermediate step, SoRelle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commentRangeStart w:id="44"/>
      <w:r w:rsidR="006322EB" w:rsidRPr="006322EB">
        <w:rPr>
          <w:rFonts w:ascii="Times New Roman" w:hAnsi="Times New Roman"/>
        </w:rPr>
        <w:t xml:space="preserve">policy </w:t>
      </w:r>
      <w:commentRangeEnd w:id="44"/>
      <w:r w:rsidR="00265C1C">
        <w:rPr>
          <w:rStyle w:val="CommentReference"/>
        </w:rPr>
        <w:commentReference w:id="44"/>
      </w:r>
      <w:r w:rsidR="006322EB" w:rsidRPr="006322EB">
        <w:rPr>
          <w:rFonts w:ascii="Times New Roman" w:hAnsi="Times New Roman"/>
        </w:rPr>
        <w:t>(SoRelle and Laws 2023)</w:t>
      </w:r>
      <w:ins w:id="45" w:author="Adriane Fresh" w:date="2025-03-24T14:20:00Z">
        <w:r w:rsidR="00265C1C">
          <w:rPr>
            <w:rFonts w:ascii="Times New Roman" w:hAnsi="Times New Roman"/>
          </w:rPr>
          <w:t>.</w:t>
        </w:r>
      </w:ins>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ins w:id="46" w:author="Adriane Fresh" w:date="2025-03-24T14:19:00Z"/>
          <w:rFonts w:ascii="Times New Roman" w:hAnsi="Times New Roman"/>
          <w:b/>
          <w:bCs/>
        </w:rPr>
      </w:pPr>
      <w:r>
        <w:rPr>
          <w:rFonts w:ascii="Times New Roman" w:hAnsi="Times New Roman"/>
          <w:b/>
          <w:bCs/>
        </w:rPr>
        <w:t>Theory</w:t>
      </w:r>
    </w:p>
    <w:p w14:paraId="73F6CE22" w14:textId="77777777" w:rsidR="00265C1C" w:rsidRDefault="00265C1C" w:rsidP="00F72FAD">
      <w:pPr>
        <w:spacing w:line="360" w:lineRule="auto"/>
        <w:rPr>
          <w:rFonts w:ascii="Times New Roman" w:hAnsi="Times New Roman"/>
          <w:b/>
          <w:bCs/>
        </w:rPr>
      </w:pPr>
    </w:p>
    <w:p w14:paraId="7B51CDD7" w14:textId="77777777" w:rsidR="002415CE" w:rsidRDefault="002415CE" w:rsidP="00F72FAD">
      <w:pPr>
        <w:spacing w:line="360" w:lineRule="auto"/>
        <w:rPr>
          <w:rFonts w:ascii="Times New Roman" w:hAnsi="Times New Roman"/>
        </w:rPr>
      </w:pPr>
      <w:commentRangeStart w:id="47"/>
      <w:r>
        <w:rPr>
          <w:rFonts w:ascii="Times New Roman" w:hAnsi="Times New Roman"/>
        </w:rPr>
        <w:t xml:space="preserve">How </w:t>
      </w:r>
      <w:commentRangeEnd w:id="47"/>
      <w:r w:rsidR="00265C1C">
        <w:rPr>
          <w:rStyle w:val="CommentReference"/>
        </w:rPr>
        <w:commentReference w:id="47"/>
      </w:r>
      <w:r>
        <w:rPr>
          <w:rFonts w:ascii="Times New Roman" w:hAnsi="Times New Roman"/>
        </w:rPr>
        <w:t xml:space="preserve">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639BE4FE" w:rsidR="002415CE" w:rsidRDefault="002415CE" w:rsidP="00F72FAD">
      <w:pPr>
        <w:spacing w:line="360" w:lineRule="auto"/>
        <w:rPr>
          <w:rFonts w:ascii="Times New Roman" w:hAnsi="Times New Roman"/>
        </w:rPr>
      </w:pPr>
      <w:commentRangeStart w:id="48"/>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commentRangeEnd w:id="48"/>
      <w:r w:rsidR="00265C1C">
        <w:rPr>
          <w:rStyle w:val="CommentReference"/>
        </w:rPr>
        <w:commentReference w:id="48"/>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 xml:space="preserve">Building on a policy feedback literature that shows interactions with the criminal legal system shape political behavior and attitudes towards the state (Anoll et al 2022, Anoll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 xml:space="preserve">While some work finds that targets of policy can internalize negative or undeserving constructions (Soss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t>P</w:t>
      </w:r>
      <w:r w:rsidR="002415CE">
        <w:rPr>
          <w:rFonts w:ascii="Times New Roman" w:hAnsi="Times New Roman"/>
          <w:color w:val="212121"/>
        </w:rPr>
        <w:t xml:space="preserve">roximal contact also generates political mobilization (Anoll et al 2022, White 2019b). </w:t>
      </w:r>
      <w:r w:rsidR="00A2270B">
        <w:rPr>
          <w:rFonts w:ascii="Times New Roman" w:hAnsi="Times New Roman"/>
          <w:color w:val="212121"/>
        </w:rPr>
        <w:t xml:space="preserve">Anoll’s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r w:rsidR="001234D2">
        <w:rPr>
          <w:rFonts w:ascii="Times New Roman" w:hAnsi="Times New Roman"/>
          <w:color w:val="212121"/>
        </w:rPr>
        <w:t xml:space="preserve">Anoll and Israel-Trummel’s (2019) findings that 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w:t>
      </w:r>
      <w:commentRangeStart w:id="49"/>
      <w:r w:rsidR="001855ED" w:rsidRPr="00AD3B06">
        <w:rPr>
          <w:rFonts w:ascii="Times New Roman" w:hAnsi="Times New Roman"/>
          <w:b/>
          <w:bCs/>
          <w:color w:val="212121"/>
        </w:rPr>
        <w:t xml:space="preserve">or who have close social ties to incarcerated people, </w:t>
      </w:r>
      <w:commentRangeEnd w:id="49"/>
      <w:r w:rsidR="00622BEC">
        <w:rPr>
          <w:rStyle w:val="CommentReference"/>
        </w:rPr>
        <w:commentReference w:id="49"/>
      </w:r>
      <w:r w:rsidR="001855ED" w:rsidRPr="00AD3B06">
        <w:rPr>
          <w:rFonts w:ascii="Times New Roman" w:hAnsi="Times New Roman"/>
          <w:b/>
          <w:bCs/>
          <w:color w:val="212121"/>
        </w:rPr>
        <w:t>will view incarcerated people as more deserving</w:t>
      </w:r>
      <w:r w:rsidR="001855ED">
        <w:rPr>
          <w:rFonts w:ascii="Times New Roman" w:hAnsi="Times New Roman"/>
          <w:color w:val="212121"/>
        </w:rPr>
        <w:t xml:space="preserve">. </w:t>
      </w:r>
      <w:commentRangeStart w:id="50"/>
      <w:r w:rsidR="001855ED">
        <w:rPr>
          <w:rFonts w:ascii="Times New Roman" w:hAnsi="Times New Roman"/>
          <w:color w:val="212121"/>
        </w:rPr>
        <w:t xml:space="preserve">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51"/>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51"/>
      <w:r w:rsidR="00451E0D">
        <w:rPr>
          <w:rStyle w:val="CommentReference"/>
        </w:rPr>
        <w:commentReference w:id="51"/>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w:t>
      </w:r>
      <w:commentRangeEnd w:id="50"/>
      <w:r w:rsidR="00622BEC">
        <w:rPr>
          <w:rStyle w:val="CommentReference"/>
        </w:rPr>
        <w:commentReference w:id="50"/>
      </w:r>
      <w:r w:rsidR="00C375A2">
        <w:rPr>
          <w:rFonts w:ascii="Times New Roman" w:hAnsi="Times New Roman"/>
          <w:color w:val="212121"/>
        </w:rPr>
        <w:t xml:space="preserve">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Soss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 xml:space="preserve">Thus, like affluent individuals for whom inequality motivates a belief in meritocracy (Newman et al 2014), individuals who are arrested and not found guilty, or are given alternative “lighter” sentences than incarceration,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feedbacks of the carceral state has under-explored – namely, the overlap of “victims” and “perpetrators” and policy feedbacks resulting from contact with the criminal legal system 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w:t>
      </w:r>
      <w:r w:rsidR="00325E48">
        <w:rPr>
          <w:rFonts w:ascii="Times New Roman" w:hAnsi="Times New Roman"/>
          <w:color w:val="212121"/>
        </w:rPr>
        <w:lastRenderedPageBreak/>
        <w:t>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be in need of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(Rozowsky 2002, Walklate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 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the relationship is far less clear. Instead, victimization does not appear to increase punitiveness (Kleck and Jackson 2016), and victims instead appear more concerned with improved victims compensation (Shapland 1984) and policies addressing “root causes” of crime (ASJ 2024).</w:t>
      </w:r>
      <w:r w:rsidR="00905ACF">
        <w:rPr>
          <w:rFonts w:ascii="Times New Roman" w:hAnsi="Times New Roman"/>
          <w:color w:val="212121"/>
        </w:rPr>
        <w:t xml:space="preserve"> Further, victims themselves may experience a wide arrange of policy feedbacks,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w:t>
      </w:r>
      <w:r w:rsidR="00905ACF">
        <w:rPr>
          <w:rFonts w:ascii="Times New Roman" w:hAnsi="Times New Roman"/>
          <w:color w:val="212121"/>
        </w:rPr>
        <w:lastRenderedPageBreak/>
        <w:t>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52" w:author="Candis Watts Smith" w:date="2025-03-06T13: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3CBDE43D" w14:textId="77777777" w:rsidR="00447999" w:rsidRDefault="00447999" w:rsidP="00447999">
      <w:pPr>
        <w:spacing w:line="360" w:lineRule="auto"/>
        <w:rPr>
          <w:rFonts w:ascii="Times New Roman" w:hAnsi="Times New Roman"/>
          <w:color w:val="212121"/>
        </w:rPr>
      </w:pPr>
    </w:p>
    <w:p w14:paraId="5BE9DEBC"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b/>
          <w:bCs/>
          <w:color w:val="212121"/>
        </w:rPr>
        <w:t>Analysis</w:t>
      </w:r>
    </w:p>
    <w:p w14:paraId="3612C5B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I test these hypotheses using a nationally-representative survey that asks about participants</w:t>
      </w:r>
      <w:r>
        <w:rPr>
          <w:rFonts w:ascii="Times New Roman" w:hAnsi="Times New Roman"/>
          <w:color w:val="212121"/>
        </w:rPr>
        <w:t>’</w:t>
      </w:r>
      <w:r w:rsidRPr="00FE4CDE">
        <w:rPr>
          <w:rFonts w:ascii="Times New Roman" w:hAnsi="Times New Roman"/>
          <w:color w:val="212121"/>
        </w:rPr>
        <w:t xml:space="preserve"> direct and proximal experience with incarceration or victimization of violent crime, perceptions of deservingness, and views on policy. In this section, I describe these data and methods for analyses. </w:t>
      </w:r>
    </w:p>
    <w:p w14:paraId="0936C04A" w14:textId="77777777" w:rsidR="00447999" w:rsidRPr="00FE4CDE" w:rsidRDefault="00447999" w:rsidP="00447999">
      <w:pPr>
        <w:spacing w:line="360" w:lineRule="auto"/>
        <w:rPr>
          <w:rFonts w:ascii="Times New Roman" w:hAnsi="Times New Roman"/>
          <w:color w:val="212121"/>
        </w:rPr>
      </w:pPr>
    </w:p>
    <w:p w14:paraId="147B9813" w14:textId="77777777" w:rsidR="00447999" w:rsidRPr="00FE4CDE" w:rsidRDefault="00447999" w:rsidP="00447999">
      <w:pPr>
        <w:spacing w:line="360" w:lineRule="auto"/>
        <w:rPr>
          <w:rFonts w:ascii="Times New Roman" w:hAnsi="Times New Roman"/>
          <w:color w:val="212121"/>
        </w:rPr>
      </w:pPr>
    </w:p>
    <w:p w14:paraId="6485C56D" w14:textId="77777777" w:rsidR="00447999" w:rsidRPr="00FE4CDE" w:rsidRDefault="00447999" w:rsidP="00447999">
      <w:pPr>
        <w:spacing w:line="360" w:lineRule="auto"/>
        <w:rPr>
          <w:rFonts w:ascii="Times New Roman" w:hAnsi="Times New Roman"/>
          <w:b/>
          <w:bCs/>
          <w:color w:val="212121"/>
        </w:rPr>
      </w:pPr>
      <w:r w:rsidRPr="00FE4CDE">
        <w:rPr>
          <w:rFonts w:ascii="Times New Roman" w:hAnsi="Times New Roman"/>
          <w:b/>
          <w:bCs/>
          <w:color w:val="212121"/>
        </w:rPr>
        <w:t>Data</w:t>
      </w:r>
    </w:p>
    <w:p w14:paraId="7AF3CD19"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i/>
          <w:iCs/>
          <w:color w:val="212121"/>
        </w:rPr>
        <w:t>Survey</w:t>
      </w:r>
    </w:p>
    <w:p w14:paraId="7610248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I explor</w:t>
      </w:r>
      <w:r>
        <w:rPr>
          <w:rFonts w:ascii="Times New Roman" w:hAnsi="Times New Roman"/>
          <w:color w:val="212121"/>
        </w:rPr>
        <w:t>e</w:t>
      </w:r>
      <w:r w:rsidRPr="00FE4CDE">
        <w:rPr>
          <w:rFonts w:ascii="Times New Roman" w:hAnsi="Times New Roman"/>
          <w:color w:val="212121"/>
        </w:rPr>
        <w:t xml:space="preserve"> the application of deservingness to carceral contexts using novel survey data collected in September 2024 by Smith, Bowman, and Mensik.  Kreitzer and Smith, previously empirically mapped constructions of power and deservingness of 87 target populations by employing MTurk workers; this new data set mimics the strengths of that data collection strategy, and makes important changes, such as relying on survey respondents recruited from Bovitz proprietary panel and reducing the number of groups individuals assess, to address issues of respondent fatigue.</w:t>
      </w:r>
    </w:p>
    <w:p w14:paraId="64553C68" w14:textId="77777777" w:rsidR="00447999" w:rsidRPr="00FE4CDE" w:rsidRDefault="00447999" w:rsidP="00447999">
      <w:pPr>
        <w:spacing w:line="360" w:lineRule="auto"/>
        <w:rPr>
          <w:rFonts w:ascii="Times New Roman" w:hAnsi="Times New Roman"/>
          <w:color w:val="212121"/>
        </w:rPr>
      </w:pPr>
    </w:p>
    <w:p w14:paraId="34FB5000" w14:textId="77777777" w:rsidR="00447999" w:rsidRPr="00FE4CDE" w:rsidRDefault="00447999" w:rsidP="00447999">
      <w:pPr>
        <w:spacing w:line="360" w:lineRule="auto"/>
        <w:rPr>
          <w:rFonts w:ascii="Times New Roman" w:hAnsi="Times New Roman"/>
          <w:color w:val="212121"/>
        </w:rPr>
      </w:pPr>
      <w:r w:rsidRPr="00FE4CDE">
        <w:rPr>
          <w:rFonts w:ascii="Times New Roman" w:hAnsi="Times New Roman"/>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w:t>
      </w:r>
      <w:r>
        <w:rPr>
          <w:rFonts w:ascii="Times New Roman" w:hAnsi="Times New Roman"/>
          <w:color w:val="212121"/>
        </w:rPr>
        <w:t>T</w:t>
      </w:r>
      <w:r w:rsidRPr="00FE4CDE">
        <w:rPr>
          <w:rFonts w:ascii="Times New Roman" w:hAnsi="Times New Roman"/>
          <w:color w:val="212121"/>
        </w:rPr>
        <w:t xml:space="preserve">he sample is just under 51% women, and 49% men. The sample is more Democratic than the national average (39% versus 31%), but as Republican (25%). I apply exclusions for low response quality failing to pass two attention checks, satisficing, and extreme outlier response </w:t>
      </w:r>
      <w:commentRangeStart w:id="53"/>
      <w:r w:rsidRPr="00FE4CDE">
        <w:rPr>
          <w:rFonts w:ascii="Times New Roman" w:hAnsi="Times New Roman"/>
          <w:color w:val="212121"/>
        </w:rPr>
        <w:t>times</w:t>
      </w:r>
      <w:commentRangeEnd w:id="53"/>
      <w:r w:rsidRPr="00FE4CDE">
        <w:rPr>
          <w:rStyle w:val="CommentReference"/>
          <w:rFonts w:ascii="Times New Roman" w:hAnsi="Times New Roman"/>
        </w:rPr>
        <w:commentReference w:id="53"/>
      </w:r>
      <w:r w:rsidRPr="00FE4CDE">
        <w:rPr>
          <w:rFonts w:ascii="Times New Roman" w:hAnsi="Times New Roman"/>
          <w:color w:val="212121"/>
        </w:rPr>
        <w:t xml:space="preserve">. </w:t>
      </w:r>
    </w:p>
    <w:p w14:paraId="2838F142" w14:textId="77777777" w:rsidR="00447999" w:rsidRPr="00FE4CDE" w:rsidRDefault="00447999" w:rsidP="00447999">
      <w:pPr>
        <w:spacing w:line="360" w:lineRule="auto"/>
        <w:rPr>
          <w:rFonts w:ascii="Times New Roman" w:hAnsi="Times New Roman"/>
          <w:color w:val="212121"/>
        </w:rPr>
      </w:pPr>
    </w:p>
    <w:p w14:paraId="2B8C41FA" w14:textId="45E2AB92" w:rsidR="00447999" w:rsidRDefault="00447999" w:rsidP="00447999">
      <w:pPr>
        <w:spacing w:line="360" w:lineRule="auto"/>
        <w:rPr>
          <w:rFonts w:ascii="Times New Roman" w:hAnsi="Times New Roman"/>
          <w:i/>
          <w:iCs/>
          <w:color w:val="212121"/>
        </w:rPr>
      </w:pPr>
      <w:r>
        <w:rPr>
          <w:rFonts w:ascii="Times New Roman" w:hAnsi="Times New Roman"/>
          <w:i/>
          <w:iCs/>
          <w:color w:val="212121"/>
        </w:rPr>
        <w:t>Key Variables</w:t>
      </w:r>
    </w:p>
    <w:p w14:paraId="28A17CD5" w14:textId="77777777" w:rsidR="00FE016B" w:rsidRPr="00FE016B" w:rsidRDefault="00FE016B" w:rsidP="00447999">
      <w:pPr>
        <w:spacing w:line="360" w:lineRule="auto"/>
        <w:rPr>
          <w:rFonts w:ascii="Times New Roman" w:hAnsi="Times New Roman"/>
          <w:color w:val="212121"/>
        </w:rPr>
      </w:pPr>
    </w:p>
    <w:p w14:paraId="3ECBD4DC" w14:textId="57B1C85E" w:rsidR="00447999" w:rsidRPr="00FE4CDE" w:rsidRDefault="00FE016B" w:rsidP="00447999">
      <w:pPr>
        <w:spacing w:line="360" w:lineRule="auto"/>
        <w:rPr>
          <w:rFonts w:ascii="Times New Roman" w:hAnsi="Times New Roman"/>
          <w:color w:val="212121"/>
        </w:rPr>
      </w:pPr>
      <w:r>
        <w:rPr>
          <w:rFonts w:ascii="Times New Roman" w:hAnsi="Times New Roman"/>
          <w:color w:val="212121"/>
        </w:rPr>
        <w:t>My</w:t>
      </w:r>
      <w:r w:rsidR="00447999">
        <w:rPr>
          <w:rFonts w:ascii="Times New Roman" w:hAnsi="Times New Roman"/>
          <w:color w:val="212121"/>
        </w:rPr>
        <w:t xml:space="preserve"> first key variable is p</w:t>
      </w:r>
      <w:r w:rsidR="00447999" w:rsidRPr="00FE4CDE">
        <w:rPr>
          <w:rFonts w:ascii="Times New Roman" w:hAnsi="Times New Roman"/>
          <w:color w:val="212121"/>
        </w:rPr>
        <w:t xml:space="preserve">erceptions of </w:t>
      </w:r>
      <w:r w:rsidR="00447999">
        <w:rPr>
          <w:rFonts w:ascii="Times New Roman" w:hAnsi="Times New Roman"/>
          <w:color w:val="212121"/>
        </w:rPr>
        <w:t xml:space="preserve">target group </w:t>
      </w:r>
      <w:r w:rsidR="00447999" w:rsidRPr="00FE4CDE">
        <w:rPr>
          <w:rFonts w:ascii="Times New Roman" w:hAnsi="Times New Roman"/>
          <w:color w:val="212121"/>
        </w:rPr>
        <w:t>deservingness</w:t>
      </w:r>
      <w:r>
        <w:rPr>
          <w:rFonts w:ascii="Times New Roman" w:hAnsi="Times New Roman"/>
          <w:color w:val="212121"/>
        </w:rPr>
        <w:t xml:space="preserve"> as both an outcome and a mediator.</w:t>
      </w:r>
      <w:r w:rsidR="00447999">
        <w:rPr>
          <w:rFonts w:ascii="Times New Roman" w:hAnsi="Times New Roman"/>
          <w:color w:val="212121"/>
        </w:rPr>
        <w:t xml:space="preserve"> These</w:t>
      </w:r>
      <w:r w:rsidR="00447999" w:rsidRPr="00FE4CDE">
        <w:rPr>
          <w:rFonts w:ascii="Times New Roman" w:hAnsi="Times New Roman"/>
          <w:color w:val="212121"/>
        </w:rPr>
        <w:t xml:space="preserve"> </w:t>
      </w:r>
      <w:r>
        <w:rPr>
          <w:rFonts w:ascii="Times New Roman" w:hAnsi="Times New Roman"/>
          <w:color w:val="212121"/>
        </w:rPr>
        <w:t xml:space="preserve">perceptions </w:t>
      </w:r>
      <w:r w:rsidR="00447999" w:rsidRPr="00FE4CDE">
        <w:rPr>
          <w:rFonts w:ascii="Times New Roman" w:hAnsi="Times New Roman"/>
          <w:color w:val="212121"/>
        </w:rPr>
        <w:t xml:space="preserve">are measured as in Kreitzer and Smith’s </w:t>
      </w:r>
      <w:r>
        <w:rPr>
          <w:rFonts w:ascii="Times New Roman" w:hAnsi="Times New Roman"/>
          <w:color w:val="212121"/>
        </w:rPr>
        <w:t xml:space="preserve">(2018) </w:t>
      </w:r>
      <w:r w:rsidR="00447999" w:rsidRPr="00FE4CDE">
        <w:rPr>
          <w:rFonts w:ascii="Times New Roman" w:hAnsi="Times New Roman"/>
          <w:color w:val="212121"/>
        </w:rPr>
        <w:t xml:space="preserve">original empirical mapping. Participants are asked to consider the </w:t>
      </w:r>
      <w:r>
        <w:rPr>
          <w:rFonts w:ascii="Times New Roman" w:hAnsi="Times New Roman"/>
          <w:color w:val="212121"/>
        </w:rPr>
        <w:t>a definitional deservingness</w:t>
      </w:r>
      <w:r w:rsidR="00447999" w:rsidRPr="00FE4CDE">
        <w:rPr>
          <w:rFonts w:ascii="Times New Roman" w:hAnsi="Times New Roman"/>
          <w:color w:val="212121"/>
        </w:rPr>
        <w:t xml:space="preserve"> prompt, and indicate their perception of group deservingness using a 0-100 slider scale set to 50</w:t>
      </w:r>
      <w:r>
        <w:rPr>
          <w:rFonts w:ascii="Times New Roman" w:hAnsi="Times New Roman"/>
          <w:color w:val="212121"/>
        </w:rPr>
        <w:t xml:space="preserve"> of a total of 65 groups, including “incarcerated people/prisoners.”</w:t>
      </w:r>
    </w:p>
    <w:p w14:paraId="1854946F" w14:textId="77777777" w:rsidR="00447999" w:rsidRDefault="00447999" w:rsidP="00447999">
      <w:pPr>
        <w:spacing w:line="360" w:lineRule="auto"/>
        <w:rPr>
          <w:rFonts w:ascii="Times New Roman" w:hAnsi="Times New Roman"/>
          <w:color w:val="212121"/>
        </w:rPr>
      </w:pPr>
    </w:p>
    <w:p w14:paraId="4CDD3B4F" w14:textId="77777777" w:rsidR="00FE016B" w:rsidRDefault="00447999" w:rsidP="00447999">
      <w:pPr>
        <w:spacing w:line="360" w:lineRule="auto"/>
        <w:rPr>
          <w:rFonts w:ascii="Times New Roman" w:hAnsi="Times New Roman"/>
          <w:color w:val="212121"/>
        </w:rPr>
      </w:pPr>
      <w:r w:rsidRPr="00206FF9">
        <w:rPr>
          <w:rFonts w:ascii="Times New Roman" w:hAnsi="Times New Roman"/>
          <w:i/>
          <w:iCs/>
          <w:color w:val="212121"/>
        </w:rPr>
        <w:t>Standardization</w:t>
      </w:r>
      <w:r w:rsidRPr="00206FF9">
        <w:rPr>
          <w:rFonts w:ascii="Times New Roman" w:hAnsi="Times New Roman"/>
          <w:color w:val="212121"/>
        </w:rPr>
        <w:t xml:space="preserve">: </w:t>
      </w:r>
    </w:p>
    <w:p w14:paraId="4F6AAF17" w14:textId="77777777" w:rsidR="00FE016B" w:rsidRDefault="00FE016B" w:rsidP="00447999">
      <w:pPr>
        <w:spacing w:line="360" w:lineRule="auto"/>
        <w:rPr>
          <w:rFonts w:ascii="Times New Roman" w:hAnsi="Times New Roman"/>
          <w:color w:val="212121"/>
        </w:rPr>
      </w:pPr>
      <w:commentRangeStart w:id="54"/>
    </w:p>
    <w:p w14:paraId="7FCF1A9F" w14:textId="7705EE0C" w:rsidR="00447999" w:rsidRDefault="00447999" w:rsidP="00FE016B">
      <w:pPr>
        <w:pStyle w:val="ListParagraph"/>
        <w:numPr>
          <w:ilvl w:val="0"/>
          <w:numId w:val="6"/>
        </w:numPr>
        <w:spacing w:line="360" w:lineRule="auto"/>
        <w:rPr>
          <w:rFonts w:ascii="Times New Roman" w:hAnsi="Times New Roman"/>
          <w:color w:val="212121"/>
        </w:rPr>
      </w:pPr>
      <w:r w:rsidRPr="00FE016B">
        <w:rPr>
          <w:rFonts w:ascii="Times New Roman" w:hAnsi="Times New Roman"/>
          <w:color w:val="212121"/>
        </w:rPr>
        <w:t xml:space="preserve">Following Kreitzer and Smith (2023), who point out some survey participants’ tendency to be “gracious in their evaluations of a range of groups while others…may be dispositionally judgemental,” I standardize deservingness scores </w:t>
      </w:r>
      <w:r w:rsidR="007377B6" w:rsidRPr="00FE016B">
        <w:rPr>
          <w:rFonts w:ascii="Times New Roman" w:hAnsi="Times New Roman"/>
          <w:color w:val="212121"/>
        </w:rPr>
        <w:t>by</w:t>
      </w:r>
      <w:r w:rsidRPr="00FE016B">
        <w:rPr>
          <w:rFonts w:ascii="Times New Roman" w:hAnsi="Times New Roman"/>
          <w:color w:val="212121"/>
        </w:rPr>
        <w:t xml:space="preserve"> using the “difference between the score a respondent gives to a given group and the average score the respondent gave across all groups.”</w:t>
      </w:r>
    </w:p>
    <w:p w14:paraId="6016B684" w14:textId="3388F6D1" w:rsidR="00FE016B" w:rsidRPr="00FE016B" w:rsidRDefault="00FE016B" w:rsidP="00FE016B">
      <w:pPr>
        <w:pStyle w:val="ListParagraph"/>
        <w:numPr>
          <w:ilvl w:val="0"/>
          <w:numId w:val="6"/>
        </w:numPr>
        <w:spacing w:line="360" w:lineRule="auto"/>
        <w:rPr>
          <w:rFonts w:ascii="Times New Roman" w:hAnsi="Times New Roman"/>
          <w:color w:val="212121"/>
        </w:rPr>
      </w:pPr>
      <w:r>
        <w:rPr>
          <w:rFonts w:ascii="Times New Roman" w:hAnsi="Times New Roman"/>
          <w:color w:val="212121"/>
        </w:rPr>
        <w:t xml:space="preserve">Alternatively, I could calculate mean deservingness scores of incarcerated people for all respondents and subtract each respondent’s individual rating of incarcerated people from this mean to report whether incarcerated deservingness ratings are above or below average. </w:t>
      </w:r>
      <w:commentRangeEnd w:id="54"/>
      <w:r w:rsidR="00C6383A">
        <w:rPr>
          <w:rStyle w:val="CommentReference"/>
        </w:rPr>
        <w:commentReference w:id="54"/>
      </w:r>
    </w:p>
    <w:p w14:paraId="473D3DB9" w14:textId="77777777" w:rsidR="00447999" w:rsidRPr="00FE4CDE" w:rsidRDefault="00447999" w:rsidP="00447999">
      <w:pPr>
        <w:spacing w:line="360" w:lineRule="auto"/>
        <w:rPr>
          <w:rFonts w:ascii="Times New Roman" w:hAnsi="Times New Roman"/>
          <w:color w:val="212121"/>
        </w:rPr>
      </w:pPr>
    </w:p>
    <w:p w14:paraId="2D9218BA" w14:textId="1D45E4C6" w:rsidR="00FE016B" w:rsidRDefault="00EA50D4" w:rsidP="00FE016B">
      <w:pPr>
        <w:spacing w:line="360" w:lineRule="auto"/>
        <w:rPr>
          <w:rFonts w:ascii="Times New Roman" w:hAnsi="Times New Roman"/>
          <w:color w:val="212121"/>
        </w:rPr>
      </w:pPr>
      <w:r>
        <w:rPr>
          <w:rFonts w:ascii="Times New Roman" w:hAnsi="Times New Roman"/>
          <w:color w:val="212121"/>
        </w:rPr>
        <w:t xml:space="preserve">I expect that experiencing incarceration, or having close ties with someone who has, and experiences of victimization </w:t>
      </w:r>
      <w:r w:rsidR="00807BFE">
        <w:rPr>
          <w:rFonts w:ascii="Times New Roman" w:hAnsi="Times New Roman"/>
          <w:color w:val="212121"/>
        </w:rPr>
        <w:t>affect perceptions of target deservingness and policy preferences. Here, r</w:t>
      </w:r>
      <w:r w:rsidR="00FE016B">
        <w:rPr>
          <w:rFonts w:ascii="Times New Roman" w:hAnsi="Times New Roman"/>
          <w:color w:val="212121"/>
        </w:rPr>
        <w:t xml:space="preserve">espondents respond to questions about whether they or “someone they know well” have been “incarcarcerated in jail or prison,” and/or “been a victim of violent crime.” </w:t>
      </w:r>
      <w:r w:rsidR="00807BFE">
        <w:rPr>
          <w:rFonts w:ascii="Times New Roman" w:hAnsi="Times New Roman"/>
          <w:color w:val="212121"/>
        </w:rPr>
        <w:t xml:space="preserve">I operationalize these measures with a dummy impact variable to reflect whether a respondent has been incarcerated, knows someone who has been, and/or has been victimized. </w:t>
      </w:r>
      <w:commentRangeStart w:id="55"/>
      <w:commentRangeStart w:id="56"/>
      <w:r w:rsidR="00807BFE">
        <w:rPr>
          <w:rFonts w:ascii="Times New Roman" w:hAnsi="Times New Roman"/>
          <w:color w:val="212121"/>
        </w:rPr>
        <w:t>Overlap</w:t>
      </w:r>
      <w:commentRangeEnd w:id="55"/>
      <w:r w:rsidR="00807BFE">
        <w:rPr>
          <w:rStyle w:val="CommentReference"/>
        </w:rPr>
        <w:commentReference w:id="55"/>
      </w:r>
      <w:commentRangeEnd w:id="56"/>
      <w:r w:rsidR="00807BFE">
        <w:rPr>
          <w:rStyle w:val="CommentReference"/>
        </w:rPr>
        <w:commentReference w:id="56"/>
      </w:r>
      <w:r w:rsidR="00807BFE">
        <w:rPr>
          <w:rFonts w:ascii="Times New Roman" w:hAnsi="Times New Roman"/>
          <w:color w:val="212121"/>
        </w:rPr>
        <w:t>?</w:t>
      </w:r>
    </w:p>
    <w:p w14:paraId="7C763F5B" w14:textId="77777777" w:rsidR="00447999" w:rsidRDefault="00447999" w:rsidP="00447999">
      <w:pPr>
        <w:rPr>
          <w:rFonts w:ascii="Times New Roman" w:hAnsi="Times New Roman"/>
          <w:color w:val="212121"/>
        </w:rPr>
      </w:pPr>
    </w:p>
    <w:p w14:paraId="5F697627" w14:textId="77777777" w:rsidR="00447999" w:rsidRPr="00206FF9" w:rsidRDefault="00447999" w:rsidP="00447999">
      <w:pPr>
        <w:rPr>
          <w:rFonts w:ascii="Times New Roman" w:hAnsi="Times New Roman"/>
          <w:i/>
          <w:iCs/>
          <w:color w:val="212121"/>
        </w:rPr>
      </w:pPr>
      <w:r w:rsidRPr="00206FF9">
        <w:rPr>
          <w:rFonts w:ascii="Times New Roman" w:hAnsi="Times New Roman"/>
          <w:i/>
          <w:iCs/>
          <w:color w:val="212121"/>
        </w:rPr>
        <w:t>Control Variables</w:t>
      </w:r>
    </w:p>
    <w:p w14:paraId="7C21BAF6" w14:textId="77777777" w:rsidR="00807BFE" w:rsidRDefault="00807BFE" w:rsidP="00447999">
      <w:pPr>
        <w:rPr>
          <w:rFonts w:ascii="Times New Roman" w:hAnsi="Times New Roman"/>
          <w:color w:val="212121"/>
        </w:rPr>
      </w:pPr>
    </w:p>
    <w:p w14:paraId="04039B00" w14:textId="46B72429" w:rsidR="00807BFE" w:rsidRDefault="00807BFE" w:rsidP="00807BFE">
      <w:pPr>
        <w:spacing w:line="360" w:lineRule="auto"/>
        <w:rPr>
          <w:rFonts w:ascii="Times New Roman" w:hAnsi="Times New Roman"/>
          <w:color w:val="212121"/>
        </w:rPr>
      </w:pPr>
      <w:r>
        <w:rPr>
          <w:rFonts w:ascii="Times New Roman" w:hAnsi="Times New Roman"/>
          <w:color w:val="212121"/>
        </w:rPr>
        <w:t>I include variables to control for alternative explanations of both (a) how policy exposure might impact deservingness perceptions, (b) how deservingness perceptions might impact policy preferences, and (c) how exposure might impact policy preferences directly.</w:t>
      </w:r>
    </w:p>
    <w:p w14:paraId="45588217" w14:textId="77777777" w:rsidR="00807BFE" w:rsidRDefault="00807BFE" w:rsidP="00447999">
      <w:pPr>
        <w:rPr>
          <w:rFonts w:ascii="Times New Roman" w:hAnsi="Times New Roman"/>
          <w:color w:val="212121"/>
        </w:rPr>
      </w:pPr>
    </w:p>
    <w:p w14:paraId="4931EA6C" w14:textId="77777777" w:rsidR="00C6383A" w:rsidRPr="00C6383A" w:rsidRDefault="00C6383A" w:rsidP="00C6383A">
      <w:pPr>
        <w:rPr>
          <w:rFonts w:ascii="Times New Roman" w:hAnsi="Times New Roman"/>
          <w:i/>
          <w:iCs/>
          <w:color w:val="212121"/>
        </w:rPr>
      </w:pPr>
      <w:commentRangeStart w:id="57"/>
      <w:r w:rsidRPr="00C6383A">
        <w:rPr>
          <w:rFonts w:ascii="Times New Roman" w:hAnsi="Times New Roman"/>
          <w:i/>
          <w:iCs/>
          <w:color w:val="212121"/>
        </w:rPr>
        <w:t>Dispositional Control 1</w:t>
      </w:r>
      <w:commentRangeEnd w:id="57"/>
      <w:r w:rsidRPr="00C6383A">
        <w:rPr>
          <w:rStyle w:val="CommentReference"/>
          <w:i/>
          <w:iCs/>
        </w:rPr>
        <w:commentReference w:id="57"/>
      </w:r>
    </w:p>
    <w:p w14:paraId="13D71B36" w14:textId="77777777" w:rsidR="007846A4" w:rsidRDefault="007846A4" w:rsidP="009854BB">
      <w:pPr>
        <w:spacing w:line="360" w:lineRule="auto"/>
        <w:rPr>
          <w:rFonts w:ascii="Times New Roman" w:hAnsi="Times New Roman"/>
          <w:i/>
          <w:iCs/>
          <w:color w:val="212121"/>
        </w:rPr>
      </w:pPr>
    </w:p>
    <w:p w14:paraId="0FA77B7D" w14:textId="7DB7686C" w:rsidR="007846A4" w:rsidRPr="007846A4" w:rsidRDefault="007846A4" w:rsidP="009854BB">
      <w:pPr>
        <w:spacing w:line="360" w:lineRule="auto"/>
        <w:rPr>
          <w:rFonts w:ascii="Times New Roman" w:hAnsi="Times New Roman"/>
          <w:color w:val="212121"/>
        </w:rPr>
      </w:pPr>
      <w:r>
        <w:rPr>
          <w:rFonts w:ascii="Times New Roman" w:hAnsi="Times New Roman"/>
          <w:color w:val="212121"/>
        </w:rPr>
        <w:t xml:space="preserve">Deserving target groups are defined as those “people, groups, and organizations . . .viewed as contributing to the general welfare of society and worthy, and thus … deserving of sympathy, pity, or help [and]… </w:t>
      </w:r>
      <w:r>
        <w:rPr>
          <w:rFonts w:ascii="Times New Roman" w:hAnsi="Times New Roman"/>
          <w:color w:val="212121"/>
        </w:rPr>
        <w:lastRenderedPageBreak/>
        <w:t xml:space="preserve">good, smart, hardworking, loyal, disciplined, generous, caring of others, respectful, and creative.” Undeserving targets are defined as those “that are viewed as a burden to the general welfare of society, and are believed to be undeserving of sympathy, pity, or help,” and described as “greedy, disrespectful, disloyal, immoral, disgusting, dangerous, lazy, and expect[ing] others to care for them.” </w:t>
      </w:r>
    </w:p>
    <w:p w14:paraId="6A04E875" w14:textId="77777777" w:rsidR="00C6383A" w:rsidRDefault="00C6383A" w:rsidP="009854BB">
      <w:pPr>
        <w:spacing w:line="360" w:lineRule="auto"/>
        <w:rPr>
          <w:rFonts w:ascii="Times New Roman" w:hAnsi="Times New Roman"/>
          <w:color w:val="212121"/>
        </w:rPr>
      </w:pPr>
    </w:p>
    <w:p w14:paraId="4DB961D1" w14:textId="7588BAFE" w:rsidR="00964EDE" w:rsidRDefault="007846A4" w:rsidP="009854BB">
      <w:pPr>
        <w:spacing w:line="360" w:lineRule="auto"/>
        <w:rPr>
          <w:rFonts w:ascii="Times New Roman" w:hAnsi="Times New Roman"/>
          <w:color w:val="212121"/>
        </w:rPr>
      </w:pPr>
      <w:r>
        <w:rPr>
          <w:rFonts w:ascii="Times New Roman" w:hAnsi="Times New Roman"/>
          <w:color w:val="212121"/>
        </w:rPr>
        <w:t xml:space="preserve">Perceptions of incarcerated people’s deservingness may reflect broader attitudes towards groups who may be perceived as (a) socially transgressive or social deviators (“disgusting” and “immoral”), or (b) “expecting others to care for them” or </w:t>
      </w:r>
      <w:r w:rsidR="009854BB">
        <w:rPr>
          <w:rFonts w:ascii="Times New Roman" w:hAnsi="Times New Roman"/>
          <w:color w:val="212121"/>
        </w:rPr>
        <w:t>constructed as a target</w:t>
      </w:r>
      <w:r>
        <w:rPr>
          <w:rFonts w:ascii="Times New Roman" w:hAnsi="Times New Roman"/>
          <w:color w:val="212121"/>
        </w:rPr>
        <w:t xml:space="preserve"> needing </w:t>
      </w:r>
      <w:r w:rsidR="009854BB">
        <w:rPr>
          <w:rFonts w:ascii="Times New Roman" w:hAnsi="Times New Roman"/>
          <w:color w:val="212121"/>
        </w:rPr>
        <w:t xml:space="preserve">or seeking </w:t>
      </w:r>
      <w:r>
        <w:rPr>
          <w:rFonts w:ascii="Times New Roman" w:hAnsi="Times New Roman"/>
          <w:color w:val="212121"/>
        </w:rPr>
        <w:t>help</w:t>
      </w:r>
      <w:r w:rsidR="009854BB">
        <w:rPr>
          <w:rFonts w:ascii="Times New Roman" w:hAnsi="Times New Roman"/>
          <w:color w:val="212121"/>
        </w:rPr>
        <w:t xml:space="preserve"> (potentially, “free riders”)</w:t>
      </w:r>
      <w:r>
        <w:rPr>
          <w:rFonts w:ascii="Times New Roman" w:hAnsi="Times New Roman"/>
          <w:color w:val="212121"/>
        </w:rPr>
        <w:t xml:space="preserve">. I control for this </w:t>
      </w:r>
      <w:r w:rsidR="00964EDE">
        <w:rPr>
          <w:rFonts w:ascii="Times New Roman" w:hAnsi="Times New Roman"/>
          <w:color w:val="212121"/>
        </w:rPr>
        <w:t>potential general tendency</w:t>
      </w:r>
      <w:r>
        <w:rPr>
          <w:rFonts w:ascii="Times New Roman" w:hAnsi="Times New Roman"/>
          <w:color w:val="212121"/>
        </w:rPr>
        <w:t xml:space="preserve"> by compilin</w:t>
      </w:r>
      <w:r w:rsidR="00964EDE">
        <w:rPr>
          <w:rFonts w:ascii="Times New Roman" w:hAnsi="Times New Roman"/>
          <w:color w:val="212121"/>
        </w:rPr>
        <w:t>g deservingness scores of groups who fit these frames: Cash Welfare/TANF Recipient, Food Stamps/SNAP Recipient, Medicaid Recipient, Medicare/SSN Recipient, Unemployed, Poor Families, Homeless Individuals, Opioid Users(?), Asylum Seekers/Refugees.</w:t>
      </w:r>
    </w:p>
    <w:p w14:paraId="003DA10F" w14:textId="5BEA7E0B" w:rsidR="007846A4" w:rsidRDefault="007846A4" w:rsidP="009854BB">
      <w:pPr>
        <w:spacing w:line="360" w:lineRule="auto"/>
        <w:rPr>
          <w:rFonts w:ascii="Times New Roman" w:hAnsi="Times New Roman"/>
          <w:color w:val="212121"/>
        </w:rPr>
      </w:pPr>
    </w:p>
    <w:p w14:paraId="2D63C21E" w14:textId="556B8CC0" w:rsidR="00964EDE" w:rsidRDefault="00964EDE" w:rsidP="009854BB">
      <w:pPr>
        <w:spacing w:line="360" w:lineRule="auto"/>
        <w:rPr>
          <w:rFonts w:ascii="Times New Roman" w:hAnsi="Times New Roman"/>
          <w:color w:val="212121"/>
        </w:rPr>
      </w:pPr>
      <w:r>
        <w:rPr>
          <w:rFonts w:ascii="Times New Roman" w:hAnsi="Times New Roman"/>
          <w:color w:val="212121"/>
        </w:rPr>
        <w:t>Because this disposition may translate to related policy views, I also pull, recode, and standardize responses to related policy questions:</w:t>
      </w:r>
    </w:p>
    <w:p w14:paraId="1BF43699" w14:textId="08E83B20"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Q20: more/less assistance for Medicaid (5 point with 6 idk)</w:t>
      </w:r>
    </w:p>
    <w:p w14:paraId="7EC6BD26" w14:textId="3C9CD8FD"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Q19: more/less assistance for unemployment (5 point w 6 idk)</w:t>
      </w:r>
    </w:p>
    <w:p w14:paraId="0CA36F09" w14:textId="51E2A69A" w:rsidR="00964EDE" w:rsidRDefault="00964EDE" w:rsidP="00964EDE">
      <w:pPr>
        <w:pStyle w:val="ListParagraph"/>
        <w:numPr>
          <w:ilvl w:val="0"/>
          <w:numId w:val="7"/>
        </w:numPr>
        <w:rPr>
          <w:rFonts w:ascii="Times New Roman" w:hAnsi="Times New Roman"/>
          <w:color w:val="212121"/>
        </w:rPr>
      </w:pPr>
      <w:r>
        <w:rPr>
          <w:rFonts w:ascii="Times New Roman" w:hAnsi="Times New Roman"/>
          <w:color w:val="212121"/>
        </w:rPr>
        <w:t>Q22: opinion on whether [increasing min wage, expanding gov benefits for the poor]</w:t>
      </w:r>
    </w:p>
    <w:p w14:paraId="4D554079" w14:textId="34F52001" w:rsidR="009854BB" w:rsidRPr="009854BB" w:rsidRDefault="009854BB" w:rsidP="009854BB">
      <w:pPr>
        <w:pStyle w:val="ListParagraph"/>
        <w:numPr>
          <w:ilvl w:val="0"/>
          <w:numId w:val="7"/>
        </w:numPr>
        <w:rPr>
          <w:rFonts w:ascii="Times New Roman" w:hAnsi="Times New Roman"/>
          <w:color w:val="212121"/>
        </w:rPr>
      </w:pPr>
      <w:r>
        <w:rPr>
          <w:rFonts w:ascii="Times New Roman" w:hAnsi="Times New Roman"/>
          <w:color w:val="212121"/>
        </w:rPr>
        <w:t>Q74: importance of ..taking in civilian refugees trying to escape violence and war (4 pt w 6 idk)</w:t>
      </w:r>
    </w:p>
    <w:p w14:paraId="704BC888" w14:textId="77777777" w:rsidR="00964EDE" w:rsidRDefault="00964EDE" w:rsidP="00C6383A">
      <w:pPr>
        <w:rPr>
          <w:rFonts w:ascii="Times New Roman" w:hAnsi="Times New Roman"/>
          <w:color w:val="212121"/>
        </w:rPr>
      </w:pPr>
    </w:p>
    <w:p w14:paraId="3FF24182" w14:textId="77777777" w:rsidR="00964EDE" w:rsidRDefault="00964EDE" w:rsidP="00C6383A">
      <w:pPr>
        <w:rPr>
          <w:rFonts w:ascii="Times New Roman" w:hAnsi="Times New Roman"/>
          <w:color w:val="212121"/>
        </w:rPr>
      </w:pPr>
    </w:p>
    <w:p w14:paraId="5979221C" w14:textId="45C3D25F" w:rsidR="00C30A76" w:rsidRDefault="00C30A76" w:rsidP="00C6383A">
      <w:pPr>
        <w:rPr>
          <w:rFonts w:ascii="Times New Roman" w:hAnsi="Times New Roman"/>
          <w:color w:val="212121"/>
        </w:rPr>
      </w:pPr>
      <w:r>
        <w:rPr>
          <w:rFonts w:ascii="Times New Roman" w:hAnsi="Times New Roman"/>
          <w:color w:val="212121"/>
        </w:rPr>
        <w:t>(Thinking about how to incorp punitiveness in CJ sense with this above general attitude).</w:t>
      </w:r>
    </w:p>
    <w:p w14:paraId="208CD2C0" w14:textId="77777777" w:rsidR="00C6383A" w:rsidRDefault="00C6383A" w:rsidP="00C6383A">
      <w:pPr>
        <w:rPr>
          <w:rFonts w:ascii="Times New Roman" w:hAnsi="Times New Roman"/>
          <w:color w:val="212121"/>
        </w:rPr>
      </w:pPr>
      <w:commentRangeStart w:id="58"/>
    </w:p>
    <w:p w14:paraId="30DA49A6" w14:textId="77777777" w:rsidR="00C6383A" w:rsidRDefault="00C6383A" w:rsidP="009854BB">
      <w:pPr>
        <w:spacing w:line="360" w:lineRule="auto"/>
        <w:rPr>
          <w:rFonts w:ascii="Times New Roman" w:hAnsi="Times New Roman"/>
          <w:color w:val="212121"/>
        </w:rPr>
      </w:pPr>
      <w:r w:rsidRPr="00206FF9">
        <w:rPr>
          <w:rFonts w:ascii="Times New Roman" w:hAnsi="Times New Roman"/>
          <w:color w:val="212121"/>
        </w:rPr>
        <w:t xml:space="preserve">Beliefs about what incarcerated people deserve certainly may reflect punitiveness. This impulse to punish and support punitive, rather than rehabilitative policies through retributivist justifications is heightened in the US by cultures of individualism and meritocracy, and conditioned by existing punitive policies and discourse. However, “mushiness” of punitiveness and idiosyncrasies discussed suggest it is not the overriding factor. Punitiveness is usually measured by support for “tough on crime” policies, particularly the death penalty as it is strictly ‘expressive’ rather than rehabilitative or utilitarian as it has no deterrent effect on homicide rates (Enns 2016, Nagin and Pepper 2012). Studies also measure public punitiveness with self-reports on beliefs about the purpose of incarceration – rehabilitation versus punishment. </w:t>
      </w:r>
      <w:r>
        <w:rPr>
          <w:rFonts w:ascii="Times New Roman" w:hAnsi="Times New Roman"/>
          <w:color w:val="212121"/>
        </w:rPr>
        <w:t>Here, I control for punitiveness with a</w:t>
      </w:r>
      <w:r w:rsidRPr="00206FF9">
        <w:rPr>
          <w:rFonts w:ascii="Times New Roman" w:hAnsi="Times New Roman"/>
          <w:color w:val="212121"/>
        </w:rPr>
        <w:t xml:space="preserve"> 7-point scale question reflecting respondent’s views about the purpose of incarceration, or whether participants see the purpose being about “punishing incarcerated individuals for past actions” or rehabilitation. </w:t>
      </w:r>
      <w:commentRangeEnd w:id="58"/>
      <w:r w:rsidR="009854BB">
        <w:rPr>
          <w:rStyle w:val="CommentReference"/>
        </w:rPr>
        <w:commentReference w:id="58"/>
      </w:r>
    </w:p>
    <w:p w14:paraId="41482A9D" w14:textId="77777777" w:rsidR="00C6383A" w:rsidRDefault="00C6383A" w:rsidP="00C6383A">
      <w:pPr>
        <w:rPr>
          <w:rFonts w:ascii="Times New Roman" w:hAnsi="Times New Roman"/>
          <w:color w:val="212121"/>
        </w:rPr>
      </w:pPr>
    </w:p>
    <w:p w14:paraId="6629DCCC" w14:textId="77777777" w:rsidR="00C6383A" w:rsidRDefault="00C6383A" w:rsidP="00447999">
      <w:pPr>
        <w:rPr>
          <w:rFonts w:ascii="Times New Roman" w:hAnsi="Times New Roman"/>
          <w:color w:val="212121"/>
        </w:rPr>
      </w:pPr>
    </w:p>
    <w:p w14:paraId="5BD7744F" w14:textId="2153BA64" w:rsidR="00807BFE" w:rsidRDefault="00807BFE" w:rsidP="00447999">
      <w:pPr>
        <w:rPr>
          <w:rFonts w:ascii="Times New Roman" w:hAnsi="Times New Roman"/>
          <w:color w:val="212121"/>
        </w:rPr>
      </w:pPr>
      <w:r>
        <w:rPr>
          <w:rFonts w:ascii="Times New Roman" w:hAnsi="Times New Roman"/>
          <w:color w:val="212121"/>
        </w:rPr>
        <w:t xml:space="preserve"> (a) How policy exposure might impact deservingness perceptions</w:t>
      </w:r>
    </w:p>
    <w:p w14:paraId="59D31817" w14:textId="77777777" w:rsidR="00807BFE" w:rsidRDefault="00807BFE" w:rsidP="00447999">
      <w:pPr>
        <w:rPr>
          <w:rFonts w:ascii="Times New Roman" w:hAnsi="Times New Roman"/>
          <w:color w:val="212121"/>
        </w:rPr>
      </w:pPr>
    </w:p>
    <w:p w14:paraId="21957ABC" w14:textId="569A7E9F" w:rsidR="00C6383A" w:rsidRPr="00C6383A" w:rsidRDefault="00C6383A" w:rsidP="00447999">
      <w:pPr>
        <w:rPr>
          <w:rFonts w:ascii="Times New Roman" w:hAnsi="Times New Roman"/>
          <w:i/>
          <w:iCs/>
          <w:color w:val="212121"/>
        </w:rPr>
      </w:pPr>
      <w:r w:rsidRPr="00C6383A">
        <w:rPr>
          <w:rFonts w:ascii="Times New Roman" w:hAnsi="Times New Roman"/>
          <w:i/>
          <w:iCs/>
          <w:color w:val="212121"/>
        </w:rPr>
        <w:t>(Party/Ideology -- Both a and c)</w:t>
      </w:r>
    </w:p>
    <w:p w14:paraId="59334566" w14:textId="2996EE76" w:rsidR="00C6383A" w:rsidRPr="00206FF9" w:rsidRDefault="00807BFE" w:rsidP="00C6383A">
      <w:pPr>
        <w:rPr>
          <w:rFonts w:ascii="Times New Roman" w:hAnsi="Times New Roman"/>
          <w:color w:val="212121"/>
        </w:rPr>
      </w:pPr>
      <w:r>
        <w:rPr>
          <w:rFonts w:ascii="Times New Roman" w:hAnsi="Times New Roman"/>
          <w:color w:val="212121"/>
        </w:rPr>
        <w:t xml:space="preserve">Smith and Kreitzer (2024) show that </w:t>
      </w:r>
      <w:r w:rsidR="00C6383A">
        <w:rPr>
          <w:rFonts w:ascii="Times New Roman" w:hAnsi="Times New Roman"/>
          <w:color w:val="212121"/>
        </w:rPr>
        <w:t>while there are different levels of across and within partisan consensus around target group deservingness, partisanship is a clear explanatory variable of target social constructions. Further, views on criminal legal policy broadly reflect party affiliation and political ideology, a</w:t>
      </w:r>
      <w:r w:rsidR="00C6383A" w:rsidRPr="00206FF9">
        <w:rPr>
          <w:rFonts w:ascii="Times New Roman" w:hAnsi="Times New Roman"/>
          <w:color w:val="212121"/>
        </w:rPr>
        <w:t xml:space="preserve">s many note that punitiveness is almost pre-determined within conservative ideology (Burton et al 2020, Mancici et al 2021, Wilson et al 2015). While Sniderman and Piazza (1993) contend Democrats’ punitiveness reflects ideological beliefs about personal responsibility and the rule of law, Chouhy and colleagues (2022) recently find evidence that Republican opposition may be more reflective of punitiveness, where for Democrats, opposition is more strongly driven by “culture of control” impulses to think of citizenship desert in terms of merits (Miller and Alexander 2016). To control for party affiliation, respondents indicate whether they are Republican, Democrat, Independent, or ‘other party.’ I will dummy code party, using aggregate independent or other as my reference category, and a Republican dummy variable (1 for Republican, 0 for otherwise) and a Democrat dummy variable (1 for Democrat, 0 for otherwise). </w:t>
      </w:r>
    </w:p>
    <w:p w14:paraId="1EFA3638" w14:textId="77777777" w:rsidR="00C6383A" w:rsidRPr="00206FF9" w:rsidRDefault="00C6383A" w:rsidP="00C6383A">
      <w:pPr>
        <w:rPr>
          <w:rFonts w:ascii="Times New Roman" w:hAnsi="Times New Roman"/>
          <w:color w:val="212121"/>
        </w:rPr>
      </w:pPr>
    </w:p>
    <w:p w14:paraId="7FFEC5DA" w14:textId="77777777" w:rsidR="00C6383A" w:rsidRPr="00206FF9" w:rsidRDefault="00C6383A" w:rsidP="00C6383A">
      <w:pPr>
        <w:rPr>
          <w:rFonts w:ascii="Times New Roman" w:hAnsi="Times New Roman"/>
          <w:color w:val="212121"/>
        </w:rPr>
      </w:pPr>
      <w:r w:rsidRPr="00206FF9">
        <w:rPr>
          <w:rFonts w:ascii="Times New Roman" w:hAnsi="Times New Roman"/>
          <w:color w:val="212121"/>
        </w:rPr>
        <w:t>To capture a broader picture of political ideology, respondents are also asked questions about government funding, regulation, and taxation as measures of economic conservativism. They are also asked whether they consider themselves “liberal, conservative, or somewhere in between” on “questions of social policy, such as welfare, infrastructure, health care, education, and minority rights.” These allow me to create an ideology scale</w:t>
      </w:r>
      <w:r>
        <w:rPr>
          <w:rFonts w:ascii="Times New Roman" w:hAnsi="Times New Roman"/>
          <w:color w:val="212121"/>
        </w:rPr>
        <w:t>.</w:t>
      </w:r>
    </w:p>
    <w:p w14:paraId="463E258C" w14:textId="77777777" w:rsidR="00C6383A" w:rsidRDefault="00C6383A" w:rsidP="00447999">
      <w:pPr>
        <w:rPr>
          <w:rFonts w:ascii="Times New Roman" w:hAnsi="Times New Roman"/>
          <w:color w:val="212121"/>
        </w:rPr>
      </w:pPr>
    </w:p>
    <w:p w14:paraId="7FA21CA8" w14:textId="77777777" w:rsidR="00447999" w:rsidRPr="00206FF9" w:rsidRDefault="00447999" w:rsidP="00447999">
      <w:pPr>
        <w:rPr>
          <w:rFonts w:ascii="Times New Roman" w:hAnsi="Times New Roman"/>
          <w:color w:val="212121"/>
        </w:rPr>
      </w:pPr>
    </w:p>
    <w:p w14:paraId="093257E3" w14:textId="77777777" w:rsidR="00447999" w:rsidRDefault="00447999" w:rsidP="00447999">
      <w:pPr>
        <w:rPr>
          <w:rFonts w:ascii="Times New Roman" w:hAnsi="Times New Roman"/>
          <w:color w:val="212121"/>
        </w:rPr>
      </w:pPr>
      <w:r w:rsidRPr="00206FF9">
        <w:rPr>
          <w:rFonts w:ascii="Times New Roman" w:hAnsi="Times New Roman"/>
          <w:color w:val="212121"/>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w:t>
      </w:r>
      <w:r>
        <w:rPr>
          <w:rFonts w:ascii="Times New Roman" w:hAnsi="Times New Roman"/>
          <w:color w:val="212121"/>
        </w:rPr>
        <w:t xml:space="preserve"> </w:t>
      </w:r>
      <w:r w:rsidRPr="00206FF9">
        <w:rPr>
          <w:rFonts w:ascii="Times New Roman" w:hAnsi="Times New Roman"/>
          <w:color w:val="212121"/>
        </w:rPr>
        <w:t xml:space="preserve">To measure racial attitudes, respondents are asked both the ANES Kinder Scales and FIRE Battery questions. Finally, I also control for </w:t>
      </w:r>
      <w:r>
        <w:rPr>
          <w:rFonts w:ascii="Times New Roman" w:hAnsi="Times New Roman"/>
          <w:color w:val="212121"/>
        </w:rPr>
        <w:t>gender and location</w:t>
      </w:r>
      <w:r w:rsidRPr="00206FF9">
        <w:rPr>
          <w:rFonts w:ascii="Times New Roman" w:hAnsi="Times New Roman"/>
          <w:color w:val="212121"/>
        </w:rPr>
        <w:t>. I control for gender with a binary variable where respondents who identified as genderqueer or ‘other’ (of which there were relatively few) will be randomly assigned to woman (0) and men (1). Location – using information on participants state and county, I will create an albeit overly simplified binary for urban (0) or not-urban (1).</w:t>
      </w:r>
    </w:p>
    <w:p w14:paraId="6B6266DF" w14:textId="77777777" w:rsidR="00447999" w:rsidRDefault="00447999" w:rsidP="00447999">
      <w:pPr>
        <w:rPr>
          <w:rFonts w:ascii="Times New Roman" w:hAnsi="Times New Roman"/>
          <w:color w:val="212121"/>
        </w:rPr>
      </w:pPr>
    </w:p>
    <w:p w14:paraId="72D0AB37" w14:textId="77777777" w:rsidR="00C30A76" w:rsidRDefault="00C30A76" w:rsidP="00447999">
      <w:pPr>
        <w:rPr>
          <w:rFonts w:ascii="Times New Roman" w:hAnsi="Times New Roman"/>
          <w:i/>
          <w:iCs/>
          <w:color w:val="212121"/>
        </w:rPr>
      </w:pPr>
    </w:p>
    <w:p w14:paraId="01CC1DEA" w14:textId="26D920EB" w:rsidR="00C30A76" w:rsidRPr="00C30A76" w:rsidRDefault="00C30A76" w:rsidP="00447999">
      <w:pPr>
        <w:rPr>
          <w:rFonts w:ascii="Times New Roman" w:hAnsi="Times New Roman"/>
          <w:i/>
          <w:iCs/>
          <w:color w:val="212121"/>
        </w:rPr>
      </w:pPr>
      <w:commentRangeStart w:id="59"/>
      <w:r>
        <w:rPr>
          <w:rFonts w:ascii="Times New Roman" w:hAnsi="Times New Roman"/>
          <w:i/>
          <w:iCs/>
          <w:color w:val="212121"/>
        </w:rPr>
        <w:t>Analysis</w:t>
      </w:r>
      <w:commentRangeEnd w:id="59"/>
      <w:r>
        <w:rPr>
          <w:rStyle w:val="CommentReference"/>
        </w:rPr>
        <w:commentReference w:id="59"/>
      </w:r>
    </w:p>
    <w:p w14:paraId="521A8A41" w14:textId="77777777" w:rsidR="00C30A76" w:rsidRDefault="00C30A76" w:rsidP="00447999">
      <w:pPr>
        <w:rPr>
          <w:rFonts w:ascii="Times New Roman" w:hAnsi="Times New Roman"/>
          <w:color w:val="212121"/>
        </w:rPr>
      </w:pPr>
    </w:p>
    <w:p w14:paraId="500E18FA" w14:textId="77777777" w:rsidR="00C30A76" w:rsidRDefault="00C30A76" w:rsidP="00447999">
      <w:pPr>
        <w:rPr>
          <w:rFonts w:ascii="Times New Roman" w:hAnsi="Times New Roman"/>
          <w:color w:val="212121"/>
        </w:rPr>
      </w:pPr>
    </w:p>
    <w:p w14:paraId="217A5186" w14:textId="77777777" w:rsidR="00C30A76" w:rsidRDefault="00C30A76" w:rsidP="00447999">
      <w:pPr>
        <w:rPr>
          <w:rFonts w:ascii="Times New Roman" w:hAnsi="Times New Roman"/>
          <w:color w:val="212121"/>
        </w:rPr>
      </w:pPr>
    </w:p>
    <w:p w14:paraId="5A202A17" w14:textId="77777777" w:rsidR="00C30A76" w:rsidRDefault="00C30A76" w:rsidP="00447999">
      <w:pPr>
        <w:rPr>
          <w:rFonts w:ascii="Times New Roman" w:hAnsi="Times New Roman"/>
          <w:color w:val="212121"/>
        </w:rPr>
      </w:pPr>
    </w:p>
    <w:p w14:paraId="391156D3" w14:textId="77777777" w:rsidR="00447999" w:rsidRPr="004F3990" w:rsidRDefault="00447999" w:rsidP="00447999">
      <w:pPr>
        <w:rPr>
          <w:rFonts w:ascii="Times New Roman" w:hAnsi="Times New Roman"/>
          <w:color w:val="212121"/>
          <w:u w:val="single"/>
        </w:rPr>
      </w:pPr>
      <w:commentRangeStart w:id="60"/>
      <w:r w:rsidRPr="004F3990">
        <w:rPr>
          <w:rFonts w:ascii="Times New Roman" w:hAnsi="Times New Roman"/>
          <w:color w:val="212121"/>
          <w:u w:val="single"/>
        </w:rPr>
        <w:t>Test 1</w:t>
      </w:r>
    </w:p>
    <w:p w14:paraId="693CA003" w14:textId="77777777" w:rsidR="00447999" w:rsidRDefault="00447999" w:rsidP="00447999">
      <w:pPr>
        <w:rPr>
          <w:rFonts w:ascii="Times New Roman" w:hAnsi="Times New Roman"/>
          <w:color w:val="212121"/>
        </w:rPr>
      </w:pPr>
      <w:r>
        <w:rPr>
          <w:rFonts w:ascii="Times New Roman" w:hAnsi="Times New Roman"/>
          <w:color w:val="212121"/>
        </w:rPr>
        <w:t xml:space="preserve">To test how having experienced or knowing someone well who has experienced incarceration, and having been victimized by violent crime impact perceptions of deservingness,  I use a mixed effects OLS model where Impact Types represents a dummy variable. </w:t>
      </w:r>
    </w:p>
    <w:p w14:paraId="55D3783E" w14:textId="77777777" w:rsidR="00447999" w:rsidRDefault="00447999" w:rsidP="00447999">
      <w:pPr>
        <w:rPr>
          <w:rFonts w:ascii="Times New Roman" w:hAnsi="Times New Roman"/>
          <w:color w:val="212121"/>
        </w:rPr>
      </w:pPr>
    </w:p>
    <w:p w14:paraId="2CB8C49B"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 xml:space="preserve">Incarcerated Person/Prisoner </w:t>
      </w:r>
      <w:r w:rsidRPr="00FD4654">
        <w:rPr>
          <w:rFonts w:ascii="Times New Roman" w:hAnsi="Times New Roman"/>
          <w:i/>
          <w:iCs/>
          <w:color w:val="212121"/>
        </w:rPr>
        <w:t>Deserving</w:t>
      </w:r>
      <w:r w:rsidRPr="004F3990">
        <w:rPr>
          <w:rFonts w:ascii="Times New Roman" w:hAnsi="Times New Roman"/>
          <w:i/>
          <w:iCs/>
          <w:color w:val="212121"/>
        </w:rPr>
        <w:t xml:space="preserve">ness </w:t>
      </w:r>
      <w:r w:rsidRPr="00FD4654">
        <w:rPr>
          <w:rFonts w:ascii="Times New Roman" w:hAnsi="Times New Roman"/>
          <w:i/>
          <w:iCs/>
          <w:color w:val="212121"/>
        </w:rPr>
        <w:t xml:space="preserve"> = </w:t>
      </w:r>
    </w:p>
    <w:p w14:paraId="475B3F3B" w14:textId="77777777" w:rsidR="00447999" w:rsidRPr="004F3990" w:rsidRDefault="00447999" w:rsidP="00447999">
      <w:pPr>
        <w:rPr>
          <w:rFonts w:ascii="Times New Roman" w:hAnsi="Times New Roman"/>
          <w:i/>
          <w:iCs/>
          <w:color w:val="212121"/>
        </w:rPr>
      </w:pPr>
    </w:p>
    <w:p w14:paraId="12959ADF" w14:textId="77777777" w:rsidR="00447999" w:rsidRPr="004F3990" w:rsidRDefault="00447999" w:rsidP="00447999">
      <w:pPr>
        <w:rPr>
          <w:rFonts w:ascii="Times New Roman" w:hAnsi="Times New Roman"/>
          <w:i/>
          <w:iCs/>
          <w:color w:val="212121"/>
        </w:rPr>
      </w:pPr>
      <w:r w:rsidRPr="00FD4654">
        <w:rPr>
          <w:rFonts w:ascii="Times New Roman" w:hAnsi="Times New Roman"/>
          <w:i/>
          <w:iCs/>
          <w:color w:val="212121"/>
        </w:rPr>
        <w:t>β₀ + β1(</w:t>
      </w:r>
      <w:r w:rsidRPr="004F3990">
        <w:rPr>
          <w:rFonts w:ascii="Times New Roman" w:hAnsi="Times New Roman"/>
          <w:i/>
          <w:iCs/>
          <w:color w:val="212121"/>
        </w:rPr>
        <w:t>Impact Type</w:t>
      </w:r>
      <w:r w:rsidRPr="00FD4654">
        <w:rPr>
          <w:rFonts w:ascii="Times New Roman" w:hAnsi="Times New Roman"/>
          <w:i/>
          <w:iCs/>
          <w:color w:val="212121"/>
        </w:rPr>
        <w:t>) + 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Deservingness</w:t>
      </w:r>
      <w:r w:rsidRPr="00FD4654">
        <w:rPr>
          <w:rFonts w:ascii="Times New Roman" w:hAnsi="Times New Roman"/>
          <w:i/>
          <w:iCs/>
          <w:color w:val="212121"/>
        </w:rPr>
        <w:t xml:space="preserve">) + </w:t>
      </w:r>
      <w:commentRangeStart w:id="61"/>
      <w:r w:rsidRPr="004F3990">
        <w:rPr>
          <w:rFonts w:ascii="Times New Roman" w:hAnsi="Times New Roman"/>
          <w:i/>
          <w:iCs/>
          <w:color w:val="212121"/>
        </w:rPr>
        <w:t>error</w:t>
      </w:r>
      <w:commentRangeEnd w:id="61"/>
      <w:r w:rsidRPr="004F3990">
        <w:rPr>
          <w:rStyle w:val="CommentReference"/>
          <w:i/>
          <w:iCs/>
        </w:rPr>
        <w:commentReference w:id="61"/>
      </w:r>
    </w:p>
    <w:p w14:paraId="106307B9" w14:textId="77777777" w:rsidR="00447999" w:rsidRDefault="00447999" w:rsidP="00447999">
      <w:pPr>
        <w:rPr>
          <w:rFonts w:ascii="Times New Roman" w:hAnsi="Times New Roman"/>
          <w:color w:val="212121"/>
        </w:rPr>
      </w:pPr>
    </w:p>
    <w:p w14:paraId="422C0C37" w14:textId="77777777" w:rsidR="00447999" w:rsidRPr="00FD4654" w:rsidRDefault="00447999" w:rsidP="00447999">
      <w:pPr>
        <w:rPr>
          <w:rFonts w:ascii="Times New Roman" w:hAnsi="Times New Roman"/>
          <w:color w:val="212121"/>
          <w:u w:val="single"/>
        </w:rPr>
      </w:pPr>
      <w:r w:rsidRPr="004F3990">
        <w:rPr>
          <w:rFonts w:ascii="Times New Roman" w:hAnsi="Times New Roman"/>
          <w:color w:val="212121"/>
          <w:u w:val="single"/>
        </w:rPr>
        <w:t>Test 2</w:t>
      </w:r>
    </w:p>
    <w:p w14:paraId="2EDD62D0" w14:textId="77777777" w:rsidR="00447999" w:rsidRDefault="00447999" w:rsidP="00447999">
      <w:pPr>
        <w:rPr>
          <w:rFonts w:ascii="Times New Roman" w:hAnsi="Times New Roman"/>
          <w:color w:val="212121"/>
        </w:rPr>
      </w:pPr>
      <w:r>
        <w:rPr>
          <w:rFonts w:ascii="Times New Roman" w:hAnsi="Times New Roman"/>
          <w:color w:val="212121"/>
        </w:rPr>
        <w:lastRenderedPageBreak/>
        <w:t xml:space="preserve">Ultimately, our interest is in whether these distinct experiences translate to distinct criminal legal policy views, and the extent to which target deservingness mediates/moderates those views. I am able to test this relationship with 7-point scale questions on criminal legal policy. </w:t>
      </w:r>
    </w:p>
    <w:p w14:paraId="7E248E50" w14:textId="77777777" w:rsidR="00447999" w:rsidRDefault="00447999" w:rsidP="00447999">
      <w:pPr>
        <w:rPr>
          <w:rFonts w:ascii="Times New Roman" w:hAnsi="Times New Roman"/>
          <w:color w:val="212121"/>
        </w:rPr>
      </w:pPr>
    </w:p>
    <w:p w14:paraId="5B74A193" w14:textId="77777777" w:rsidR="00447999" w:rsidRDefault="00447999" w:rsidP="00447999">
      <w:pPr>
        <w:rPr>
          <w:rFonts w:ascii="Times New Roman" w:hAnsi="Times New Roman"/>
          <w:color w:val="212121"/>
        </w:rPr>
      </w:pPr>
      <w:r>
        <w:rPr>
          <w:rFonts w:ascii="Times New Roman" w:hAnsi="Times New Roman"/>
          <w:color w:val="212121"/>
        </w:rPr>
        <w:t xml:space="preserve">First, I test the interaction between impact types and </w:t>
      </w:r>
    </w:p>
    <w:p w14:paraId="246770AD" w14:textId="77777777" w:rsidR="00447999" w:rsidRDefault="00447999" w:rsidP="00447999">
      <w:pPr>
        <w:rPr>
          <w:rFonts w:ascii="Times New Roman" w:hAnsi="Times New Roman"/>
          <w:color w:val="212121"/>
        </w:rPr>
      </w:pPr>
    </w:p>
    <w:p w14:paraId="2F5A6262" w14:textId="77777777" w:rsidR="00447999" w:rsidRPr="004F3990" w:rsidRDefault="00447999" w:rsidP="00447999">
      <w:pPr>
        <w:rPr>
          <w:rFonts w:ascii="Times New Roman" w:hAnsi="Times New Roman"/>
          <w:i/>
          <w:iCs/>
          <w:color w:val="212121"/>
        </w:rPr>
      </w:pPr>
      <w:r w:rsidRPr="004F3990">
        <w:rPr>
          <w:rFonts w:ascii="Times New Roman" w:hAnsi="Times New Roman"/>
          <w:i/>
          <w:iCs/>
          <w:color w:val="212121"/>
        </w:rPr>
        <w:t xml:space="preserve">Policy Support(i) = </w:t>
      </w:r>
      <w:r w:rsidRPr="00FD4654">
        <w:rPr>
          <w:rFonts w:ascii="Times New Roman" w:hAnsi="Times New Roman"/>
          <w:i/>
          <w:iCs/>
          <w:color w:val="212121"/>
        </w:rPr>
        <w:t>β₀</w:t>
      </w:r>
      <w:r w:rsidRPr="004F3990">
        <w:rPr>
          <w:rFonts w:ascii="Times New Roman" w:hAnsi="Times New Roman"/>
          <w:i/>
          <w:iCs/>
          <w:color w:val="212121"/>
        </w:rPr>
        <w:t xml:space="preserve"> + </w:t>
      </w:r>
      <w:r w:rsidRPr="00FD4654">
        <w:rPr>
          <w:rFonts w:ascii="Times New Roman" w:hAnsi="Times New Roman"/>
          <w:i/>
          <w:iCs/>
          <w:color w:val="212121"/>
        </w:rPr>
        <w:t>β1(</w:t>
      </w:r>
      <w:r w:rsidRPr="004F3990">
        <w:rPr>
          <w:rFonts w:ascii="Times New Roman" w:hAnsi="Times New Roman"/>
          <w:i/>
          <w:iCs/>
          <w:color w:val="212121"/>
        </w:rPr>
        <w:t>Impact Type</w:t>
      </w:r>
      <w:r w:rsidRPr="00FD4654">
        <w:rPr>
          <w:rFonts w:ascii="Times New Roman" w:hAnsi="Times New Roman"/>
          <w:i/>
          <w:iCs/>
          <w:color w:val="212121"/>
        </w:rPr>
        <w:t>)</w:t>
      </w:r>
      <w:r w:rsidRPr="004F3990">
        <w:rPr>
          <w:rFonts w:ascii="Times New Roman" w:hAnsi="Times New Roman"/>
          <w:i/>
          <w:iCs/>
          <w:color w:val="212121"/>
        </w:rPr>
        <w:t xml:space="preserve"> + </w:t>
      </w:r>
      <w:r w:rsidRPr="00FD4654">
        <w:rPr>
          <w:rFonts w:ascii="Times New Roman" w:hAnsi="Times New Roman"/>
          <w:i/>
          <w:iCs/>
          <w:color w:val="212121"/>
        </w:rPr>
        <w:t>β2(</w:t>
      </w:r>
      <w:r w:rsidRPr="004F3990">
        <w:rPr>
          <w:rFonts w:ascii="Times New Roman" w:hAnsi="Times New Roman"/>
          <w:i/>
          <w:iCs/>
          <w:color w:val="212121"/>
        </w:rPr>
        <w:t>Punitiveness</w:t>
      </w:r>
      <w:r w:rsidRPr="00FD4654">
        <w:rPr>
          <w:rFonts w:ascii="Times New Roman" w:hAnsi="Times New Roman"/>
          <w:i/>
          <w:iCs/>
          <w:color w:val="212121"/>
        </w:rPr>
        <w:t>) + β3(</w:t>
      </w:r>
      <w:r w:rsidRPr="004F3990">
        <w:rPr>
          <w:rFonts w:ascii="Times New Roman" w:hAnsi="Times New Roman"/>
          <w:i/>
          <w:iCs/>
          <w:color w:val="212121"/>
        </w:rPr>
        <w:t>Additional Controls</w:t>
      </w:r>
      <w:r w:rsidRPr="00FD4654">
        <w:rPr>
          <w:rFonts w:ascii="Times New Roman" w:hAnsi="Times New Roman"/>
          <w:i/>
          <w:iCs/>
          <w:color w:val="212121"/>
        </w:rPr>
        <w:t>) + β4(</w:t>
      </w:r>
      <w:r w:rsidRPr="004F3990">
        <w:rPr>
          <w:rFonts w:ascii="Times New Roman" w:hAnsi="Times New Roman"/>
          <w:i/>
          <w:iCs/>
          <w:color w:val="212121"/>
        </w:rPr>
        <w:t>Impact x Policy Support</w:t>
      </w:r>
      <w:r w:rsidRPr="00FD4654">
        <w:rPr>
          <w:rFonts w:ascii="Times New Roman" w:hAnsi="Times New Roman"/>
          <w:i/>
          <w:iCs/>
          <w:color w:val="212121"/>
        </w:rPr>
        <w:t xml:space="preserve">) + </w:t>
      </w:r>
      <w:commentRangeStart w:id="62"/>
      <w:r w:rsidRPr="004F3990">
        <w:rPr>
          <w:rFonts w:ascii="Times New Roman" w:hAnsi="Times New Roman"/>
          <w:i/>
          <w:iCs/>
          <w:color w:val="212121"/>
        </w:rPr>
        <w:t>error</w:t>
      </w:r>
      <w:commentRangeEnd w:id="62"/>
      <w:r w:rsidRPr="004F3990">
        <w:rPr>
          <w:rStyle w:val="CommentReference"/>
          <w:i/>
          <w:iCs/>
        </w:rPr>
        <w:commentReference w:id="62"/>
      </w:r>
    </w:p>
    <w:p w14:paraId="397D12A8" w14:textId="77777777" w:rsidR="00447999" w:rsidRDefault="00447999" w:rsidP="00447999">
      <w:pPr>
        <w:rPr>
          <w:rFonts w:ascii="Times New Roman" w:hAnsi="Times New Roman"/>
          <w:color w:val="212121"/>
        </w:rPr>
      </w:pPr>
    </w:p>
    <w:p w14:paraId="0E4194B2" w14:textId="77777777" w:rsidR="00447999" w:rsidRDefault="00447999" w:rsidP="00447999">
      <w:pPr>
        <w:rPr>
          <w:rFonts w:ascii="Times New Roman" w:hAnsi="Times New Roman"/>
          <w:color w:val="212121"/>
        </w:rPr>
      </w:pPr>
      <w:r>
        <w:rPr>
          <w:rFonts w:ascii="Times New Roman" w:hAnsi="Times New Roman"/>
          <w:color w:val="212121"/>
        </w:rPr>
        <w:t xml:space="preserve">Next, I test whether deservingness perceptions mediate the relationship between personal and proximate impact and policy views. If test 1 indicates that impact has a statistically significant effect on deservingness perceptions, and test 2 suggests that deservingness perceptions shape policy views for each policy, I will run a series of mediation analyses to test whether how deservingness perceptions serve as an explanatory mechanism. </w:t>
      </w:r>
    </w:p>
    <w:p w14:paraId="04F22618" w14:textId="77777777" w:rsidR="00447999" w:rsidRDefault="00447999" w:rsidP="00447999">
      <w:pPr>
        <w:rPr>
          <w:rFonts w:ascii="Times New Roman" w:hAnsi="Times New Roman"/>
          <w:color w:val="212121"/>
        </w:rPr>
      </w:pPr>
    </w:p>
    <w:p w14:paraId="58AC0763" w14:textId="77777777" w:rsidR="00447999" w:rsidRDefault="00447999" w:rsidP="00447999">
      <w:pPr>
        <w:rPr>
          <w:rFonts w:ascii="Times New Roman" w:hAnsi="Times New Roman"/>
          <w:color w:val="212121"/>
        </w:rPr>
      </w:pPr>
      <w:r>
        <w:rPr>
          <w:rFonts w:ascii="Times New Roman" w:hAnsi="Times New Roman"/>
          <w:color w:val="212121"/>
        </w:rPr>
        <w:t>Here, I use the mediation package in R and repeat the analysis for each of the seven policy questions. If deservingness only partially mediates the relationship between impact and policy views, it might suggest that other factors shape the relationship. I can also run moderated mediation analyses of potential moderators.</w:t>
      </w:r>
    </w:p>
    <w:p w14:paraId="4767462D" w14:textId="77777777" w:rsidR="00447999" w:rsidRDefault="00447999" w:rsidP="00447999">
      <w:pPr>
        <w:spacing w:line="360" w:lineRule="auto"/>
        <w:rPr>
          <w:rFonts w:ascii="Times New Roman" w:hAnsi="Times New Roman"/>
          <w:color w:val="212121"/>
        </w:rPr>
      </w:pPr>
    </w:p>
    <w:p w14:paraId="5FFC01D7" w14:textId="77777777" w:rsidR="00447999" w:rsidRPr="005F6654" w:rsidRDefault="00447999" w:rsidP="00447999">
      <w:pPr>
        <w:spacing w:line="360" w:lineRule="auto"/>
        <w:rPr>
          <w:rFonts w:ascii="Times New Roman" w:hAnsi="Times New Roman"/>
          <w:color w:val="212121"/>
        </w:rPr>
      </w:pPr>
    </w:p>
    <w:p w14:paraId="61DF789C" w14:textId="197A9B23" w:rsidR="009854BB" w:rsidRDefault="009854BB">
      <w:pPr>
        <w:rPr>
          <w:rFonts w:ascii="Times New Roman" w:hAnsi="Times New Roman"/>
          <w:color w:val="212121"/>
        </w:rPr>
      </w:pPr>
      <w:r>
        <w:rPr>
          <w:rFonts w:ascii="Times New Roman" w:hAnsi="Times New Roman"/>
          <w:color w:val="212121"/>
        </w:rPr>
        <w:br w:type="page"/>
      </w:r>
      <w:commentRangeEnd w:id="60"/>
      <w:r w:rsidR="00C30A76">
        <w:rPr>
          <w:rStyle w:val="CommentReference"/>
        </w:rPr>
        <w:commentReference w:id="60"/>
      </w:r>
    </w:p>
    <w:p w14:paraId="0F9E40BF" w14:textId="77777777" w:rsidR="00447999" w:rsidRPr="005F6654" w:rsidRDefault="00447999" w:rsidP="00447999">
      <w:pPr>
        <w:spacing w:line="360" w:lineRule="auto"/>
        <w:rPr>
          <w:rFonts w:ascii="Times New Roman" w:hAnsi="Times New Roman"/>
          <w:color w:val="212121"/>
        </w:rPr>
      </w:pP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478A2A16" w:rsidR="002415CE" w:rsidRPr="00FE016B" w:rsidRDefault="00FE016B" w:rsidP="00F72FAD">
      <w:pPr>
        <w:spacing w:line="360" w:lineRule="auto"/>
        <w:rPr>
          <w:rFonts w:ascii="Times New Roman" w:hAnsi="Times New Roman"/>
          <w:b/>
          <w:bCs/>
        </w:rPr>
      </w:pPr>
      <w:r w:rsidRPr="00FE016B">
        <w:rPr>
          <w:rFonts w:ascii="Times New Roman" w:hAnsi="Times New Roman"/>
          <w:b/>
          <w:bCs/>
        </w:rPr>
        <w:t>Cut for “Supplementary Materials/Appendix”</w:t>
      </w:r>
    </w:p>
    <w:p w14:paraId="57DA09FD" w14:textId="77777777" w:rsidR="00FE016B" w:rsidRDefault="00FE016B" w:rsidP="00F72FAD">
      <w:pPr>
        <w:spacing w:line="360" w:lineRule="auto"/>
        <w:rPr>
          <w:rFonts w:ascii="Times New Roman" w:hAnsi="Times New Roman"/>
        </w:rPr>
      </w:pPr>
    </w:p>
    <w:p w14:paraId="2F30280F" w14:textId="0771033E" w:rsidR="00FE016B" w:rsidRPr="00FE4CDE" w:rsidRDefault="00FE016B" w:rsidP="00FE016B">
      <w:pPr>
        <w:spacing w:line="360" w:lineRule="auto"/>
        <w:rPr>
          <w:rFonts w:ascii="Times New Roman" w:hAnsi="Times New Roman"/>
          <w:color w:val="212121"/>
        </w:rPr>
      </w:pPr>
      <w:r>
        <w:rPr>
          <w:rFonts w:ascii="Times New Roman" w:hAnsi="Times New Roman"/>
          <w:color w:val="212121"/>
        </w:rPr>
        <w:t>Deservingness Measure</w:t>
      </w:r>
    </w:p>
    <w:p w14:paraId="657D9599" w14:textId="77777777" w:rsidR="00FE016B" w:rsidRPr="00FE4CDE" w:rsidRDefault="00FE016B" w:rsidP="00FE016B">
      <w:pPr>
        <w:spacing w:line="276" w:lineRule="auto"/>
        <w:ind w:left="720"/>
        <w:rPr>
          <w:rFonts w:ascii="Times New Roman" w:hAnsi="Times New Roman"/>
          <w:i/>
          <w:iCs/>
          <w:color w:val="212121"/>
        </w:rPr>
      </w:pPr>
      <w:r w:rsidRPr="00FE4CDE">
        <w:rPr>
          <w:rFonts w:ascii="Times New Roman" w:hAnsi="Times New Roman"/>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FE4CDE">
        <w:rPr>
          <w:rFonts w:ascii="Times New Roman" w:hAnsi="Times New Roman"/>
          <w:i/>
          <w:iCs/>
          <w:color w:val="212121"/>
        </w:rPr>
        <w:br/>
      </w:r>
      <w:r w:rsidRPr="00FE4CDE">
        <w:rPr>
          <w:rFonts w:ascii="Times New Roman" w:hAnsi="Times New Roman"/>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FE4CDE">
        <w:rPr>
          <w:rFonts w:ascii="Times New Roman" w:hAnsi="Times New Roman"/>
          <w:i/>
          <w:iCs/>
          <w:color w:val="212121"/>
        </w:rPr>
        <w:br/>
      </w:r>
      <w:r w:rsidRPr="00FE4CDE">
        <w:rPr>
          <w:rFonts w:ascii="Times New Roman" w:hAnsi="Times New Roman"/>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1DE0F9BB" w14:textId="77777777" w:rsidR="00FE016B" w:rsidRPr="00FE4CDE" w:rsidRDefault="00FE016B" w:rsidP="00FE016B">
      <w:pPr>
        <w:spacing w:line="276" w:lineRule="auto"/>
        <w:rPr>
          <w:rFonts w:ascii="Times New Roman" w:hAnsi="Times New Roman"/>
          <w:color w:val="212121"/>
        </w:rPr>
      </w:pPr>
    </w:p>
    <w:p w14:paraId="5AD94B08" w14:textId="77777777" w:rsidR="00FE016B" w:rsidRPr="00FE4CDE" w:rsidRDefault="00FE016B" w:rsidP="00FE016B">
      <w:pPr>
        <w:spacing w:line="360" w:lineRule="auto"/>
        <w:rPr>
          <w:rFonts w:ascii="Times New Roman" w:hAnsi="Times New Roman"/>
          <w:color w:val="212121"/>
        </w:rPr>
      </w:pPr>
      <w:r w:rsidRPr="00FE4CDE">
        <w:rPr>
          <w:rFonts w:ascii="Times New Roman" w:hAnsi="Times New Roman"/>
          <w:color w:val="212121"/>
        </w:rPr>
        <w:t>In this survey, participants review a total of 65 groups. To include that many groups, participants are randomly assorted into three sections (A, B, and C).  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32D4F7B8" w14:textId="77777777" w:rsidR="00FE016B" w:rsidRPr="00EB406C" w:rsidRDefault="00FE016B" w:rsidP="00F72FAD">
      <w:pPr>
        <w:spacing w:line="360" w:lineRule="auto"/>
        <w:rPr>
          <w:rFonts w:ascii="Times New Roman" w:hAnsi="Times New Roman"/>
        </w:rPr>
      </w:pPr>
    </w:p>
    <w:sectPr w:rsidR="00FE016B"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4" w:author="Candis Watts Smith" w:date="2025-03-06T13:05:00Z" w:initials="CWS">
    <w:p w14:paraId="12598080" w14:textId="1DC59B89" w:rsidR="00A2270B" w:rsidRDefault="00A2270B" w:rsidP="00A2270B">
      <w:r>
        <w:rPr>
          <w:rStyle w:val="CommentReference"/>
        </w:rPr>
        <w:annotationRef/>
      </w:r>
      <w:r>
        <w:rPr>
          <w:color w:val="000000"/>
          <w:sz w:val="20"/>
          <w:szCs w:val="20"/>
        </w:rPr>
        <w:t>This belongs in the introduction: Why is this question and its answer important?</w:t>
      </w:r>
    </w:p>
  </w:comment>
  <w:comment w:id="5"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6" w:author="Adriane Fresh" w:date="2025-03-21T11:11:00Z" w:initials="AF">
    <w:p w14:paraId="5F99EC37" w14:textId="79F083D0" w:rsidR="00C36ADC" w:rsidRDefault="00C36ADC">
      <w:pPr>
        <w:pStyle w:val="CommentText"/>
      </w:pPr>
      <w:r>
        <w:rPr>
          <w:rStyle w:val="CommentReference"/>
        </w:rPr>
        <w:annotationRef/>
      </w:r>
      <w:r>
        <w:t>You need a first paragraph to this section that explains what you’re trying to accomplish in this section.  Even a two sentence paragraph.  Something like: “The question of how contact affects deservingness intersects with two literatures.  The first… and the second… “</w:t>
      </w:r>
    </w:p>
  </w:comment>
  <w:comment w:id="7" w:author="Adriane Fresh" w:date="2025-03-21T11:13:00Z" w:initials="AF">
    <w:p w14:paraId="1AFDC397" w14:textId="2FA4445E" w:rsidR="00C36ADC" w:rsidRDefault="00C36ADC">
      <w:pPr>
        <w:pStyle w:val="CommentText"/>
      </w:pPr>
      <w:r>
        <w:rPr>
          <w:rStyle w:val="CommentReference"/>
        </w:rPr>
        <w:annotationRef/>
      </w:r>
      <w:r>
        <w:t xml:space="preserve">This paragraph isn’t first and foremost about race, so the first paragraph shouldn’t be about race.  If you only get one sentence (made up of a single clause) to say what you want, put that sentence first, then develop it with other supporting materials.  </w:t>
      </w:r>
    </w:p>
  </w:comment>
  <w:comment w:id="8"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17" w:author="Adriane Fresh" w:date="2025-03-24T14:04:00Z" w:initials="AF">
    <w:p w14:paraId="012CE559" w14:textId="0AF3FF18" w:rsidR="004D58D2" w:rsidRDefault="004D58D2">
      <w:pPr>
        <w:pStyle w:val="CommentText"/>
      </w:pPr>
      <w:r>
        <w:rPr>
          <w:rStyle w:val="CommentReference"/>
        </w:rPr>
        <w:annotationRef/>
      </w:r>
      <w:r>
        <w:t>Cite Lerman and Weaver’s APSR article here.</w:t>
      </w:r>
    </w:p>
  </w:comment>
  <w:comment w:id="18" w:author="Adriane Fresh" w:date="2025-03-24T14:06:00Z" w:initials="AF">
    <w:p w14:paraId="044A5406" w14:textId="77777777" w:rsidR="003C48DF" w:rsidRDefault="003C48DF">
      <w:pPr>
        <w:pStyle w:val="CommentText"/>
      </w:pPr>
      <w:r>
        <w:rPr>
          <w:rStyle w:val="CommentReference"/>
        </w:rPr>
        <w:annotationRef/>
      </w:r>
      <w:r>
        <w:t>Weaver and Lerman APSR find demobilizing</w:t>
      </w:r>
    </w:p>
    <w:p w14:paraId="7664BBE0" w14:textId="40846F28" w:rsidR="003C48DF" w:rsidRDefault="003C48DF">
      <w:pPr>
        <w:pStyle w:val="CommentText"/>
      </w:pPr>
      <w:r>
        <w:t>Sugie in Social Problems finds proximal contact is demobilizing (2019 I think)</w:t>
      </w:r>
    </w:p>
    <w:p w14:paraId="7F398AE3" w14:textId="77777777" w:rsidR="003C48DF" w:rsidRDefault="003C48DF">
      <w:pPr>
        <w:pStyle w:val="CommentText"/>
      </w:pPr>
    </w:p>
    <w:p w14:paraId="61416DD1" w14:textId="5EDDDD72" w:rsidR="003C48DF" w:rsidRDefault="003C48DF">
      <w:pPr>
        <w:pStyle w:val="CommentText"/>
      </w:pPr>
      <w:r>
        <w:t>Christiani and Shoub show certain kinds of contact (traffic stops) are mobilizing (2022)</w:t>
      </w:r>
    </w:p>
    <w:p w14:paraId="60DAC380" w14:textId="6DAE1EB7" w:rsidR="003C48DF" w:rsidRDefault="003C48DF">
      <w:pPr>
        <w:pStyle w:val="CommentText"/>
      </w:pPr>
      <w:r>
        <w:t>Walker finds proximal contact can be mobilizing (2014)</w:t>
      </w:r>
    </w:p>
  </w:comment>
  <w:comment w:id="21" w:author="Adriane Fresh" w:date="2025-03-24T14:10:00Z" w:initials="AF">
    <w:p w14:paraId="77DB1D09" w14:textId="2EFA1A57" w:rsidR="003C48DF" w:rsidRDefault="003C48DF">
      <w:pPr>
        <w:pStyle w:val="CommentText"/>
      </w:pPr>
      <w:r>
        <w:rPr>
          <w:rStyle w:val="CommentReference"/>
        </w:rPr>
        <w:annotationRef/>
      </w:r>
      <w:r>
        <w:t>Good, but slit up this sentence and add citations.</w:t>
      </w:r>
    </w:p>
  </w:comment>
  <w:comment w:id="37" w:author="Adriane Fresh" w:date="2025-03-24T14:11:00Z" w:initials="AF">
    <w:p w14:paraId="6A2E6E96" w14:textId="02AD0CDA" w:rsidR="00251C2C" w:rsidRDefault="00251C2C">
      <w:pPr>
        <w:pStyle w:val="CommentText"/>
      </w:pPr>
      <w:r>
        <w:rPr>
          <w:rStyle w:val="CommentReference"/>
        </w:rPr>
        <w:annotationRef/>
      </w:r>
      <w:r>
        <w:t>This is a good paragraph.  Break it in two at this point here.</w:t>
      </w:r>
    </w:p>
  </w:comment>
  <w:comment w:id="38" w:author="Adriane Fresh" w:date="2025-03-24T14:14:00Z" w:initials="AF">
    <w:p w14:paraId="4644631C" w14:textId="704854C7" w:rsidR="00251C2C" w:rsidRDefault="00251C2C">
      <w:pPr>
        <w:pStyle w:val="CommentText"/>
      </w:pPr>
      <w:r>
        <w:rPr>
          <w:rStyle w:val="CommentReference"/>
        </w:rPr>
        <w:annotationRef/>
      </w:r>
      <w:r>
        <w:t xml:space="preserve">Paraphrase instead of quote here.  You used your quotation budget in the previous paragraph.  </w:t>
      </w:r>
    </w:p>
  </w:comment>
  <w:comment w:id="39" w:author="Adriane Fresh" w:date="2025-03-24T14:15:00Z" w:initials="AF">
    <w:p w14:paraId="651D3604" w14:textId="30475520" w:rsidR="00251C2C" w:rsidRDefault="00251C2C">
      <w:pPr>
        <w:pStyle w:val="CommentText"/>
      </w:pPr>
      <w:r>
        <w:rPr>
          <w:rStyle w:val="CommentReference"/>
        </w:rPr>
        <w:annotationRef/>
      </w:r>
      <w:r>
        <w:t>Paraphrase here don’t quote.</w:t>
      </w:r>
    </w:p>
  </w:comment>
  <w:comment w:id="40" w:author="Adriane Fresh" w:date="2025-03-24T14:16:00Z" w:initials="AF">
    <w:p w14:paraId="7FE6BEA7" w14:textId="4B5DC41E" w:rsidR="0078038A" w:rsidRDefault="0078038A">
      <w:pPr>
        <w:pStyle w:val="CommentText"/>
      </w:pPr>
      <w:r>
        <w:rPr>
          <w:rStyle w:val="CommentReference"/>
        </w:rPr>
        <w:annotationRef/>
      </w:r>
      <w:r>
        <w:t>Again, you have to parapghrase.</w:t>
      </w:r>
    </w:p>
  </w:comment>
  <w:comment w:id="41" w:author="Adriane Fresh" w:date="2025-03-24T14:17:00Z" w:initials="AF">
    <w:p w14:paraId="34775CEB" w14:textId="1A912B78" w:rsidR="00265C1C" w:rsidRDefault="00265C1C">
      <w:pPr>
        <w:pStyle w:val="CommentText"/>
      </w:pPr>
      <w:r>
        <w:rPr>
          <w:rStyle w:val="CommentReference"/>
        </w:rPr>
        <w:annotationRef/>
      </w:r>
      <w:r>
        <w:t>Specific programs don’t matter IMO</w:t>
      </w:r>
    </w:p>
  </w:comment>
  <w:comment w:id="44" w:author="Adriane Fresh" w:date="2025-03-24T14:20:00Z" w:initials="AF">
    <w:p w14:paraId="2D771999" w14:textId="1879E33E" w:rsidR="00265C1C" w:rsidRDefault="00265C1C">
      <w:pPr>
        <w:pStyle w:val="CommentText"/>
      </w:pPr>
      <w:r>
        <w:rPr>
          <w:rStyle w:val="CommentReference"/>
        </w:rPr>
        <w:annotationRef/>
      </w:r>
      <w:r>
        <w:t>End this section on the literature by summarizing 1-2 points where there is a gap in the literature.</w:t>
      </w:r>
    </w:p>
  </w:comment>
  <w:comment w:id="47" w:author="Adriane Fresh" w:date="2025-03-24T14:19:00Z" w:initials="AF">
    <w:p w14:paraId="049E706F" w14:textId="323B38E5" w:rsidR="00265C1C" w:rsidRDefault="00265C1C">
      <w:pPr>
        <w:pStyle w:val="CommentText"/>
      </w:pPr>
      <w:r>
        <w:rPr>
          <w:rStyle w:val="CommentReference"/>
        </w:rPr>
        <w:annotationRef/>
      </w:r>
      <w:r>
        <w:t>This is the right sentence to begin this section.</w:t>
      </w:r>
    </w:p>
  </w:comment>
  <w:comment w:id="48" w:author="Adriane Fresh" w:date="2025-03-24T14:19:00Z" w:initials="AF">
    <w:p w14:paraId="491AB4C8" w14:textId="06A6E72A" w:rsidR="00265C1C" w:rsidRDefault="00265C1C">
      <w:pPr>
        <w:pStyle w:val="CommentText"/>
      </w:pPr>
      <w:r>
        <w:rPr>
          <w:rStyle w:val="CommentReference"/>
        </w:rPr>
        <w:annotationRef/>
      </w:r>
      <w:r>
        <w:t>Perfect paragraph.  This is spot on.</w:t>
      </w:r>
    </w:p>
  </w:comment>
  <w:comment w:id="49" w:author="Adriane Fresh" w:date="2025-03-26T13:51:00Z" w:initials="AF">
    <w:p w14:paraId="50E237E1" w14:textId="319F4A1A" w:rsidR="00622BEC" w:rsidRDefault="00622BEC">
      <w:pPr>
        <w:pStyle w:val="CommentText"/>
      </w:pPr>
      <w:r>
        <w:rPr>
          <w:rStyle w:val="CommentReference"/>
        </w:rPr>
        <w:annotationRef/>
      </w:r>
      <w:r>
        <w:t>How is this different from saying “proximal contact”?</w:t>
      </w:r>
    </w:p>
  </w:comment>
  <w:comment w:id="51"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 w:id="50" w:author="Adriane Fresh" w:date="2025-03-26T13:52:00Z" w:initials="AF">
    <w:p w14:paraId="58A907CA" w14:textId="0F9A626D" w:rsidR="00622BEC" w:rsidRDefault="00622BEC">
      <w:pPr>
        <w:pStyle w:val="CommentText"/>
      </w:pPr>
      <w:r>
        <w:rPr>
          <w:rStyle w:val="CommentReference"/>
        </w:rPr>
        <w:annotationRef/>
      </w:r>
      <w:r>
        <w:t xml:space="preserve">This belongs in the literature review.  Once you have gotten to the theory, this should be “your answer” to the question posed, with empirical predictions from that answer (hypotheses).  Your use of literature in this section is not to say who else has answered this question, but rather to bolster claims about logic and mechanisms that constitute your theoretical explanation.  </w:t>
      </w:r>
    </w:p>
  </w:comment>
  <w:comment w:id="53" w:author="Kristina Mensik" w:date="2025-03-05T11:19:00Z" w:initials="KM">
    <w:p w14:paraId="5522DAE7" w14:textId="77777777" w:rsidR="00447999" w:rsidRDefault="00447999" w:rsidP="00447999">
      <w:r>
        <w:rPr>
          <w:rStyle w:val="CommentReference"/>
        </w:rPr>
        <w:annotationRef/>
      </w:r>
      <w:r>
        <w:rPr>
          <w:color w:val="202020"/>
          <w:sz w:val="20"/>
          <w:szCs w:val="20"/>
        </w:rPr>
        <w:t xml:space="preserve">At this stage, I have removed respondents who completed failed attention checks, who spent 5 minutes or less with the expected 30-minute survey, obvious satisfices, and respondents who did not answer dependent variable questions. </w:t>
      </w:r>
    </w:p>
    <w:p w14:paraId="3534AEC7" w14:textId="77777777" w:rsidR="00447999" w:rsidRDefault="00447999" w:rsidP="00447999"/>
  </w:comment>
  <w:comment w:id="54" w:author="Kristina Mensik" w:date="2025-03-16T13:06:00Z" w:initials="KM">
    <w:p w14:paraId="1ACA8E16" w14:textId="77777777" w:rsidR="00C6383A" w:rsidRDefault="00C6383A" w:rsidP="00C6383A">
      <w:r>
        <w:rPr>
          <w:rStyle w:val="CommentReference"/>
        </w:rPr>
        <w:annotationRef/>
      </w:r>
      <w:r>
        <w:rPr>
          <w:color w:val="000000"/>
          <w:sz w:val="20"/>
          <w:szCs w:val="20"/>
        </w:rPr>
        <w:t>Not sure which standardization makes most sense given dispositional controls noted below</w:t>
      </w:r>
    </w:p>
  </w:comment>
  <w:comment w:id="55" w:author="Kristina Mensik" w:date="2025-03-16T12:50:00Z" w:initials="KM">
    <w:p w14:paraId="1D663AD3" w14:textId="53577D8B" w:rsidR="00807BFE" w:rsidRDefault="00807BFE" w:rsidP="00807BFE">
      <w:r>
        <w:rPr>
          <w:rStyle w:val="CommentReference"/>
        </w:rPr>
        <w:annotationRef/>
      </w:r>
      <w:r>
        <w:rPr>
          <w:color w:val="000000"/>
          <w:sz w:val="20"/>
          <w:szCs w:val="20"/>
        </w:rPr>
        <w:t>Question/trying to think thru — what to do with overlap? Some of my argument hinges on the likelihood of overlap.</w:t>
      </w:r>
    </w:p>
  </w:comment>
  <w:comment w:id="56" w:author="Kristina Mensik" w:date="2025-03-16T12:51:00Z" w:initials="KM">
    <w:p w14:paraId="44D3C871" w14:textId="77777777" w:rsidR="00807BFE" w:rsidRDefault="00807BFE" w:rsidP="00807BFE">
      <w:r>
        <w:rPr>
          <w:rStyle w:val="CommentReference"/>
        </w:rPr>
        <w:annotationRef/>
      </w:r>
      <w:r>
        <w:rPr>
          <w:color w:val="000000"/>
          <w:sz w:val="20"/>
          <w:szCs w:val="20"/>
        </w:rPr>
        <w:t>This runs into the question of — were this prelim without data, I could not report on /design around counts. But I have those counts, so inclined?</w:t>
      </w:r>
    </w:p>
  </w:comment>
  <w:comment w:id="57" w:author="Kristina Mensik" w:date="2025-03-16T12:02:00Z" w:initials="KM">
    <w:p w14:paraId="1AFB0289" w14:textId="77777777" w:rsidR="00C6383A" w:rsidRDefault="00C6383A" w:rsidP="00C6383A">
      <w:r>
        <w:rPr>
          <w:rStyle w:val="CommentReference"/>
        </w:rPr>
        <w:annotationRef/>
      </w:r>
      <w:r>
        <w:rPr>
          <w:color w:val="000000"/>
          <w:sz w:val="20"/>
          <w:szCs w:val="20"/>
        </w:rPr>
        <w:t>This is new</w:t>
      </w:r>
    </w:p>
    <w:p w14:paraId="2A9CF852" w14:textId="77777777" w:rsidR="00C6383A" w:rsidRDefault="00C6383A" w:rsidP="00C6383A"/>
  </w:comment>
  <w:comment w:id="58" w:author="Kristina Mensik" w:date="2025-03-16T13:30:00Z" w:initials="KM">
    <w:p w14:paraId="686058CA" w14:textId="77777777" w:rsidR="009854BB" w:rsidRDefault="009854BB" w:rsidP="009854BB">
      <w:r>
        <w:rPr>
          <w:rStyle w:val="CommentReference"/>
        </w:rPr>
        <w:annotationRef/>
      </w:r>
      <w:r>
        <w:rPr>
          <w:color w:val="000000"/>
          <w:sz w:val="20"/>
          <w:szCs w:val="20"/>
        </w:rPr>
        <w:t>Thinking through how or whether to incorporate this in the above</w:t>
      </w:r>
    </w:p>
  </w:comment>
  <w:comment w:id="59" w:author="Kristina Mensik" w:date="2025-03-17T10:40:00Z" w:initials="KM">
    <w:p w14:paraId="4A4540A3" w14:textId="77777777" w:rsidR="00C30A76" w:rsidRDefault="00C30A76" w:rsidP="00C30A76">
      <w:r>
        <w:rPr>
          <w:rStyle w:val="CommentReference"/>
        </w:rPr>
        <w:annotationRef/>
      </w:r>
      <w:r>
        <w:rPr>
          <w:color w:val="000000"/>
          <w:sz w:val="20"/>
          <w:szCs w:val="20"/>
        </w:rPr>
        <w:t>New</w:t>
      </w:r>
    </w:p>
  </w:comment>
  <w:comment w:id="61" w:author="Kristina Mensik" w:date="2025-03-05T17:59:00Z" w:initials="KM">
    <w:p w14:paraId="64B319F9" w14:textId="71529E2F" w:rsidR="00447999" w:rsidRDefault="00447999" w:rsidP="00447999">
      <w:r>
        <w:rPr>
          <w:rStyle w:val="CommentReference"/>
        </w:rPr>
        <w:annotationRef/>
      </w:r>
      <w:r>
        <w:rPr>
          <w:color w:val="000000"/>
          <w:sz w:val="20"/>
          <w:szCs w:val="20"/>
        </w:rPr>
        <w:t>Add discussion of controls</w:t>
      </w:r>
    </w:p>
    <w:p w14:paraId="45F851CE" w14:textId="77777777" w:rsidR="00447999" w:rsidRDefault="00447999" w:rsidP="00447999"/>
  </w:comment>
  <w:comment w:id="62" w:author="Kristina Mensik" w:date="2025-03-05T17:59:00Z" w:initials="KM">
    <w:p w14:paraId="62671856" w14:textId="77777777" w:rsidR="00447999" w:rsidRDefault="00447999" w:rsidP="00447999">
      <w:r>
        <w:rPr>
          <w:rStyle w:val="CommentReference"/>
        </w:rPr>
        <w:annotationRef/>
      </w:r>
      <w:r>
        <w:rPr>
          <w:color w:val="000000"/>
          <w:sz w:val="20"/>
          <w:szCs w:val="20"/>
        </w:rPr>
        <w:t>Add discussion of controls</w:t>
      </w:r>
    </w:p>
    <w:p w14:paraId="281D868B" w14:textId="77777777" w:rsidR="00447999" w:rsidRDefault="00447999" w:rsidP="00447999"/>
  </w:comment>
  <w:comment w:id="60" w:author="Kristina Mensik" w:date="2025-03-17T10:39:00Z" w:initials="KM">
    <w:p w14:paraId="728FC986" w14:textId="77777777" w:rsidR="00C30A76" w:rsidRDefault="00C30A76" w:rsidP="00C30A76">
      <w:r>
        <w:rPr>
          <w:rStyle w:val="CommentReference"/>
        </w:rPr>
        <w:annotationRef/>
      </w:r>
      <w:r>
        <w:rPr>
          <w:color w:val="000000"/>
          <w:sz w:val="20"/>
          <w:szCs w:val="20"/>
        </w:rPr>
        <w:t>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3CE8" w15:done="0"/>
  <w15:commentEx w15:paraId="12598080" w15:done="1"/>
  <w15:commentEx w15:paraId="7978F503" w15:done="0"/>
  <w15:commentEx w15:paraId="5F99EC37" w15:done="0"/>
  <w15:commentEx w15:paraId="1AFDC397" w15:done="0"/>
  <w15:commentEx w15:paraId="4DD952B2" w15:done="0"/>
  <w15:commentEx w15:paraId="012CE559" w15:done="0"/>
  <w15:commentEx w15:paraId="60DAC380" w15:done="0"/>
  <w15:commentEx w15:paraId="77DB1D09" w15:done="0"/>
  <w15:commentEx w15:paraId="6A2E6E96" w15:done="0"/>
  <w15:commentEx w15:paraId="4644631C" w15:done="0"/>
  <w15:commentEx w15:paraId="651D3604" w15:done="0"/>
  <w15:commentEx w15:paraId="7FE6BEA7" w15:done="0"/>
  <w15:commentEx w15:paraId="34775CEB" w15:done="0"/>
  <w15:commentEx w15:paraId="2D771999" w15:done="0"/>
  <w15:commentEx w15:paraId="049E706F" w15:done="0"/>
  <w15:commentEx w15:paraId="491AB4C8" w15:done="0"/>
  <w15:commentEx w15:paraId="50E237E1" w15:done="0"/>
  <w15:commentEx w15:paraId="3FA6CE0E" w15:done="0"/>
  <w15:commentEx w15:paraId="58A907CA" w15:done="0"/>
  <w15:commentEx w15:paraId="3534AEC7" w15:done="0"/>
  <w15:commentEx w15:paraId="1ACA8E16" w15:done="0"/>
  <w15:commentEx w15:paraId="1D663AD3" w15:done="0"/>
  <w15:commentEx w15:paraId="44D3C871" w15:paraIdParent="1D663AD3" w15:done="0"/>
  <w15:commentEx w15:paraId="2A9CF852" w15:done="0"/>
  <w15:commentEx w15:paraId="686058CA" w15:done="0"/>
  <w15:commentEx w15:paraId="4A4540A3" w15:done="0"/>
  <w15:commentEx w15:paraId="45F851CE" w15:done="0"/>
  <w15:commentEx w15:paraId="281D868B" w15:done="0"/>
  <w15:commentEx w15:paraId="728FC9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7D254" w16cex:dateUtc="2025-03-12T23:40:00Z"/>
  <w16cex:commentExtensible w16cex:durableId="3F453C19" w16cex:dateUtc="2025-03-06T18:05:00Z"/>
  <w16cex:commentExtensible w16cex:durableId="28A9DE76" w16cex:dateUtc="2025-03-14T18:28:00Z"/>
  <w16cex:commentExtensible w16cex:durableId="4E80969F" w16cex:dateUtc="2025-03-21T15:11:00Z"/>
  <w16cex:commentExtensible w16cex:durableId="495CB09F" w16cex:dateUtc="2025-03-21T15:13:00Z"/>
  <w16cex:commentExtensible w16cex:durableId="03543AE0" w16cex:dateUtc="2025-03-14T19:30:00Z"/>
  <w16cex:commentExtensible w16cex:durableId="42AA5C15" w16cex:dateUtc="2025-03-24T18:04:00Z"/>
  <w16cex:commentExtensible w16cex:durableId="089F1ECA" w16cex:dateUtc="2025-03-24T18:06:00Z"/>
  <w16cex:commentExtensible w16cex:durableId="43AD0A9F" w16cex:dateUtc="2025-03-24T18:10:00Z"/>
  <w16cex:commentExtensible w16cex:durableId="4DC137F8" w16cex:dateUtc="2025-03-24T18:11:00Z"/>
  <w16cex:commentExtensible w16cex:durableId="4BA0A09F" w16cex:dateUtc="2025-03-24T18:14:00Z"/>
  <w16cex:commentExtensible w16cex:durableId="13F51929" w16cex:dateUtc="2025-03-24T18:15:00Z"/>
  <w16cex:commentExtensible w16cex:durableId="4D5F3FE4" w16cex:dateUtc="2025-03-24T18:16:00Z"/>
  <w16cex:commentExtensible w16cex:durableId="2202FF75" w16cex:dateUtc="2025-03-24T18:17:00Z"/>
  <w16cex:commentExtensible w16cex:durableId="653A78CF" w16cex:dateUtc="2025-03-24T18:20:00Z"/>
  <w16cex:commentExtensible w16cex:durableId="09940B45" w16cex:dateUtc="2025-03-24T18:19:00Z"/>
  <w16cex:commentExtensible w16cex:durableId="2B9C7BD8" w16cex:dateUtc="2025-03-24T18:19:00Z"/>
  <w16cex:commentExtensible w16cex:durableId="760B2CC6" w16cex:dateUtc="2025-03-26T17:51:00Z"/>
  <w16cex:commentExtensible w16cex:durableId="7F15D97B" w16cex:dateUtc="2025-03-16T15:58:00Z"/>
  <w16cex:commentExtensible w16cex:durableId="52E6188C" w16cex:dateUtc="2025-03-26T17:52:00Z"/>
  <w16cex:commentExtensible w16cex:durableId="0D4FA098" w16cex:dateUtc="2025-03-05T16:19:00Z"/>
  <w16cex:commentExtensible w16cex:durableId="7019D24F" w16cex:dateUtc="2025-03-16T17:06:00Z"/>
  <w16cex:commentExtensible w16cex:durableId="5EBC0737" w16cex:dateUtc="2025-03-16T16:50:00Z"/>
  <w16cex:commentExtensible w16cex:durableId="1D35A892" w16cex:dateUtc="2025-03-16T16:51:00Z"/>
  <w16cex:commentExtensible w16cex:durableId="7EB89A13" w16cex:dateUtc="2025-03-16T16:02:00Z"/>
  <w16cex:commentExtensible w16cex:durableId="2897070F" w16cex:dateUtc="2025-03-16T17:30:00Z"/>
  <w16cex:commentExtensible w16cex:durableId="45E384B7" w16cex:dateUtc="2025-03-17T14:40:00Z"/>
  <w16cex:commentExtensible w16cex:durableId="7CD9FF54" w16cex:dateUtc="2025-03-05T22:59:00Z"/>
  <w16cex:commentExtensible w16cex:durableId="7DFCE347" w16cex:dateUtc="2025-03-05T22:59:00Z"/>
  <w16cex:commentExtensible w16cex:durableId="65ECF22D" w16cex:dateUtc="2025-03-17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3CE8" w16cid:durableId="2337D254"/>
  <w16cid:commentId w16cid:paraId="12598080" w16cid:durableId="3F453C19"/>
  <w16cid:commentId w16cid:paraId="7978F503" w16cid:durableId="28A9DE76"/>
  <w16cid:commentId w16cid:paraId="5F99EC37" w16cid:durableId="4E80969F"/>
  <w16cid:commentId w16cid:paraId="1AFDC397" w16cid:durableId="495CB09F"/>
  <w16cid:commentId w16cid:paraId="4DD952B2" w16cid:durableId="03543AE0"/>
  <w16cid:commentId w16cid:paraId="012CE559" w16cid:durableId="42AA5C15"/>
  <w16cid:commentId w16cid:paraId="60DAC380" w16cid:durableId="089F1ECA"/>
  <w16cid:commentId w16cid:paraId="77DB1D09" w16cid:durableId="43AD0A9F"/>
  <w16cid:commentId w16cid:paraId="6A2E6E96" w16cid:durableId="4DC137F8"/>
  <w16cid:commentId w16cid:paraId="4644631C" w16cid:durableId="4BA0A09F"/>
  <w16cid:commentId w16cid:paraId="651D3604" w16cid:durableId="13F51929"/>
  <w16cid:commentId w16cid:paraId="7FE6BEA7" w16cid:durableId="4D5F3FE4"/>
  <w16cid:commentId w16cid:paraId="34775CEB" w16cid:durableId="2202FF75"/>
  <w16cid:commentId w16cid:paraId="2D771999" w16cid:durableId="653A78CF"/>
  <w16cid:commentId w16cid:paraId="049E706F" w16cid:durableId="09940B45"/>
  <w16cid:commentId w16cid:paraId="491AB4C8" w16cid:durableId="2B9C7BD8"/>
  <w16cid:commentId w16cid:paraId="50E237E1" w16cid:durableId="760B2CC6"/>
  <w16cid:commentId w16cid:paraId="3FA6CE0E" w16cid:durableId="7F15D97B"/>
  <w16cid:commentId w16cid:paraId="58A907CA" w16cid:durableId="52E6188C"/>
  <w16cid:commentId w16cid:paraId="3534AEC7" w16cid:durableId="0D4FA098"/>
  <w16cid:commentId w16cid:paraId="1ACA8E16" w16cid:durableId="7019D24F"/>
  <w16cid:commentId w16cid:paraId="1D663AD3" w16cid:durableId="5EBC0737"/>
  <w16cid:commentId w16cid:paraId="44D3C871" w16cid:durableId="1D35A892"/>
  <w16cid:commentId w16cid:paraId="2A9CF852" w16cid:durableId="7EB89A13"/>
  <w16cid:commentId w16cid:paraId="686058CA" w16cid:durableId="2897070F"/>
  <w16cid:commentId w16cid:paraId="4A4540A3" w16cid:durableId="45E384B7"/>
  <w16cid:commentId w16cid:paraId="45F851CE" w16cid:durableId="7CD9FF54"/>
  <w16cid:commentId w16cid:paraId="281D868B" w16cid:durableId="7DFCE347"/>
  <w16cid:commentId w16cid:paraId="728FC986" w16cid:durableId="65ECF2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8F8"/>
    <w:multiLevelType w:val="hybridMultilevel"/>
    <w:tmpl w:val="3B4C562A"/>
    <w:lvl w:ilvl="0" w:tplc="0B760B6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3E31BF"/>
    <w:multiLevelType w:val="hybridMultilevel"/>
    <w:tmpl w:val="3FB804EC"/>
    <w:lvl w:ilvl="0" w:tplc="38C44264">
      <w:start w:val="1"/>
      <w:numFmt w:val="bullet"/>
      <w:lvlText w:val="—"/>
      <w:lvlJc w:val="left"/>
      <w:pPr>
        <w:ind w:left="781" w:hanging="360"/>
      </w:pPr>
      <w:rPr>
        <w:rFonts w:ascii="d" w:hAnsi="d"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6"/>
  </w:num>
  <w:num w:numId="2" w16cid:durableId="1195114761">
    <w:abstractNumId w:val="1"/>
  </w:num>
  <w:num w:numId="3" w16cid:durableId="1902935609">
    <w:abstractNumId w:val="5"/>
  </w:num>
  <w:num w:numId="4" w16cid:durableId="692682186">
    <w:abstractNumId w:val="4"/>
  </w:num>
  <w:num w:numId="5" w16cid:durableId="1992713676">
    <w:abstractNumId w:val="3"/>
  </w:num>
  <w:num w:numId="6" w16cid:durableId="308903881">
    <w:abstractNumId w:val="0"/>
  </w:num>
  <w:num w:numId="7" w16cid:durableId="20671036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riane Fresh">
    <w15:presenceInfo w15:providerId="Windows Live" w15:userId="a7eff6e1766488da"/>
  </w15:person>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24E8"/>
    <w:rsid w:val="00115043"/>
    <w:rsid w:val="00116A55"/>
    <w:rsid w:val="0012128D"/>
    <w:rsid w:val="00122E89"/>
    <w:rsid w:val="001234D2"/>
    <w:rsid w:val="00124849"/>
    <w:rsid w:val="00125217"/>
    <w:rsid w:val="00134804"/>
    <w:rsid w:val="001348D5"/>
    <w:rsid w:val="001510CF"/>
    <w:rsid w:val="00154191"/>
    <w:rsid w:val="001548D9"/>
    <w:rsid w:val="001549A9"/>
    <w:rsid w:val="001610D3"/>
    <w:rsid w:val="001632D4"/>
    <w:rsid w:val="00166993"/>
    <w:rsid w:val="0016729F"/>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1C2C"/>
    <w:rsid w:val="00252985"/>
    <w:rsid w:val="00256025"/>
    <w:rsid w:val="00264DA6"/>
    <w:rsid w:val="00265C1C"/>
    <w:rsid w:val="002679E9"/>
    <w:rsid w:val="002827B2"/>
    <w:rsid w:val="00283586"/>
    <w:rsid w:val="00291F8D"/>
    <w:rsid w:val="002A12FD"/>
    <w:rsid w:val="002A3E5C"/>
    <w:rsid w:val="002A76C0"/>
    <w:rsid w:val="002B43E8"/>
    <w:rsid w:val="002B74DB"/>
    <w:rsid w:val="002C3D1D"/>
    <w:rsid w:val="002C60E5"/>
    <w:rsid w:val="002C64FC"/>
    <w:rsid w:val="002D71A9"/>
    <w:rsid w:val="002E2EE7"/>
    <w:rsid w:val="002E3D74"/>
    <w:rsid w:val="002E5A77"/>
    <w:rsid w:val="002F4102"/>
    <w:rsid w:val="002F6609"/>
    <w:rsid w:val="002F75ED"/>
    <w:rsid w:val="003118B9"/>
    <w:rsid w:val="003128F1"/>
    <w:rsid w:val="00313CF8"/>
    <w:rsid w:val="00324D4D"/>
    <w:rsid w:val="00325E48"/>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48DF"/>
    <w:rsid w:val="003C585B"/>
    <w:rsid w:val="003D6392"/>
    <w:rsid w:val="003E66BA"/>
    <w:rsid w:val="003F099D"/>
    <w:rsid w:val="003F3987"/>
    <w:rsid w:val="004013E8"/>
    <w:rsid w:val="00416A5B"/>
    <w:rsid w:val="00417921"/>
    <w:rsid w:val="0042383C"/>
    <w:rsid w:val="0043020F"/>
    <w:rsid w:val="00441258"/>
    <w:rsid w:val="0044237B"/>
    <w:rsid w:val="0044568F"/>
    <w:rsid w:val="00446237"/>
    <w:rsid w:val="00447999"/>
    <w:rsid w:val="00451E0D"/>
    <w:rsid w:val="004608B6"/>
    <w:rsid w:val="00466402"/>
    <w:rsid w:val="004667D5"/>
    <w:rsid w:val="0047276A"/>
    <w:rsid w:val="00473B26"/>
    <w:rsid w:val="0047469F"/>
    <w:rsid w:val="004764FC"/>
    <w:rsid w:val="004822CA"/>
    <w:rsid w:val="00485BD3"/>
    <w:rsid w:val="00485EAB"/>
    <w:rsid w:val="00490C4B"/>
    <w:rsid w:val="00491D89"/>
    <w:rsid w:val="004944DC"/>
    <w:rsid w:val="00495B2D"/>
    <w:rsid w:val="00497078"/>
    <w:rsid w:val="004D030E"/>
    <w:rsid w:val="004D3AE3"/>
    <w:rsid w:val="004D58D2"/>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9321D"/>
    <w:rsid w:val="00593A0A"/>
    <w:rsid w:val="00595AE1"/>
    <w:rsid w:val="005A3876"/>
    <w:rsid w:val="005A7BFA"/>
    <w:rsid w:val="005B0E06"/>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10E0A"/>
    <w:rsid w:val="00621765"/>
    <w:rsid w:val="0062203C"/>
    <w:rsid w:val="00622BEC"/>
    <w:rsid w:val="00624BCB"/>
    <w:rsid w:val="00624EA2"/>
    <w:rsid w:val="00625D0B"/>
    <w:rsid w:val="006322EB"/>
    <w:rsid w:val="0063407A"/>
    <w:rsid w:val="00637CDE"/>
    <w:rsid w:val="00651487"/>
    <w:rsid w:val="00653CC4"/>
    <w:rsid w:val="006651AB"/>
    <w:rsid w:val="00665B04"/>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377B6"/>
    <w:rsid w:val="0074211B"/>
    <w:rsid w:val="00743F83"/>
    <w:rsid w:val="00747497"/>
    <w:rsid w:val="00760C6C"/>
    <w:rsid w:val="007612F8"/>
    <w:rsid w:val="00766142"/>
    <w:rsid w:val="007702B6"/>
    <w:rsid w:val="0078038A"/>
    <w:rsid w:val="007844CF"/>
    <w:rsid w:val="0078459D"/>
    <w:rsid w:val="007846A4"/>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2C93"/>
    <w:rsid w:val="007F6D44"/>
    <w:rsid w:val="0080273C"/>
    <w:rsid w:val="00802BC7"/>
    <w:rsid w:val="0080771F"/>
    <w:rsid w:val="00807BFE"/>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5D61"/>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DCD"/>
    <w:rsid w:val="0093302D"/>
    <w:rsid w:val="009339C4"/>
    <w:rsid w:val="009410B8"/>
    <w:rsid w:val="00947B45"/>
    <w:rsid w:val="0095054A"/>
    <w:rsid w:val="00960ABD"/>
    <w:rsid w:val="009626F4"/>
    <w:rsid w:val="00964EDE"/>
    <w:rsid w:val="00967766"/>
    <w:rsid w:val="009804F0"/>
    <w:rsid w:val="00980A65"/>
    <w:rsid w:val="009812A5"/>
    <w:rsid w:val="009854BB"/>
    <w:rsid w:val="009A0B53"/>
    <w:rsid w:val="009A0BF3"/>
    <w:rsid w:val="009A2F26"/>
    <w:rsid w:val="009A3326"/>
    <w:rsid w:val="009B6EF3"/>
    <w:rsid w:val="009C1374"/>
    <w:rsid w:val="009C3598"/>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1E10"/>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0A76"/>
    <w:rsid w:val="00C36ADC"/>
    <w:rsid w:val="00C375A2"/>
    <w:rsid w:val="00C458C1"/>
    <w:rsid w:val="00C45E8C"/>
    <w:rsid w:val="00C46E84"/>
    <w:rsid w:val="00C56164"/>
    <w:rsid w:val="00C56288"/>
    <w:rsid w:val="00C6383A"/>
    <w:rsid w:val="00C712D3"/>
    <w:rsid w:val="00C7137A"/>
    <w:rsid w:val="00C71FAA"/>
    <w:rsid w:val="00C76C02"/>
    <w:rsid w:val="00C7756E"/>
    <w:rsid w:val="00C81515"/>
    <w:rsid w:val="00C87FF7"/>
    <w:rsid w:val="00C91C2D"/>
    <w:rsid w:val="00CA77B8"/>
    <w:rsid w:val="00CB2607"/>
    <w:rsid w:val="00CB7AB1"/>
    <w:rsid w:val="00CD0A25"/>
    <w:rsid w:val="00CD10D5"/>
    <w:rsid w:val="00CD6FC1"/>
    <w:rsid w:val="00CE024C"/>
    <w:rsid w:val="00CE64D5"/>
    <w:rsid w:val="00CE6F7C"/>
    <w:rsid w:val="00CF4DC5"/>
    <w:rsid w:val="00CF7A60"/>
    <w:rsid w:val="00D0117F"/>
    <w:rsid w:val="00D03511"/>
    <w:rsid w:val="00D16AE2"/>
    <w:rsid w:val="00D17BDB"/>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0D4"/>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16B"/>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 w:type="character" w:styleId="Hyperlink">
    <w:name w:val="Hyperlink"/>
    <w:basedOn w:val="DefaultParagraphFont"/>
    <w:uiPriority w:val="99"/>
    <w:unhideWhenUsed/>
    <w:rsid w:val="00C36ADC"/>
    <w:rPr>
      <w:color w:val="467886" w:themeColor="hyperlink"/>
      <w:u w:val="single"/>
    </w:rPr>
  </w:style>
  <w:style w:type="character" w:styleId="UnresolvedMention">
    <w:name w:val="Unresolved Mention"/>
    <w:basedOn w:val="DefaultParagraphFont"/>
    <w:uiPriority w:val="99"/>
    <w:semiHidden/>
    <w:unhideWhenUsed/>
    <w:rsid w:val="00C36ADC"/>
    <w:rPr>
      <w:color w:val="605E5C"/>
      <w:shd w:val="clear" w:color="auto" w:fill="E1DFDD"/>
    </w:rPr>
  </w:style>
  <w:style w:type="paragraph" w:styleId="Revision">
    <w:name w:val="Revision"/>
    <w:hidden/>
    <w:uiPriority w:val="99"/>
    <w:semiHidden/>
    <w:rsid w:val="003C48DF"/>
    <w:rPr>
      <w:rFonts w:ascii="Open Sans" w:hAnsi="Open Sans"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bjs.ojp.gov/content/pub/pdf/piusp01.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5529</Words>
  <Characters>31517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2025-03-15T21:08:00Z</cp:lastPrinted>
  <dcterms:created xsi:type="dcterms:W3CDTF">2025-03-27T16:25:00Z</dcterms:created>
  <dcterms:modified xsi:type="dcterms:W3CDTF">2025-03-27T16:25:00Z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