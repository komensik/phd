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8A7D" w14:textId="3179CC5F" w:rsidR="00A2270B" w:rsidRDefault="00A2270B" w:rsidP="00A2270B">
      <w:pPr>
        <w:rPr>
          <w:rFonts w:ascii="Times New Roman" w:hAnsi="Times New Roman"/>
          <w:b/>
          <w:bCs/>
          <w:color w:val="212121"/>
        </w:rPr>
      </w:pPr>
      <w:r w:rsidRPr="00A2270B">
        <w:rPr>
          <w:rFonts w:ascii="Times New Roman" w:hAnsi="Times New Roman"/>
          <w:b/>
          <w:bCs/>
          <w:color w:val="212121"/>
        </w:rPr>
        <w:t>Intro</w:t>
      </w:r>
    </w:p>
    <w:p w14:paraId="61331B36" w14:textId="654CB9F1" w:rsidR="00F909B9" w:rsidRPr="00F909B9" w:rsidRDefault="00F909B9" w:rsidP="00A2270B">
      <w:pPr>
        <w:rPr>
          <w:rFonts w:ascii="Times New Roman" w:hAnsi="Times New Roman"/>
          <w:i/>
          <w:iCs/>
          <w:color w:val="212121"/>
        </w:rPr>
      </w:pPr>
      <w:r>
        <w:rPr>
          <w:rFonts w:ascii="Times New Roman" w:hAnsi="Times New Roman"/>
          <w:i/>
          <w:iCs/>
          <w:color w:val="212121"/>
        </w:rPr>
        <w:t>Revising, so paragraphs not integrated in way that presents the ‘hook’, literature, question/contribution thread neatly.</w:t>
      </w:r>
    </w:p>
    <w:p w14:paraId="092FE960" w14:textId="77777777" w:rsidR="00A2270B" w:rsidRDefault="00A2270B" w:rsidP="00A2270B">
      <w:pPr>
        <w:rPr>
          <w:rFonts w:ascii="Times New Roman" w:hAnsi="Times New Roman"/>
          <w:b/>
          <w:bCs/>
          <w:color w:val="212121"/>
        </w:rPr>
      </w:pPr>
    </w:p>
    <w:p w14:paraId="05524A1A" w14:textId="15534A21" w:rsidR="001A070E" w:rsidRPr="008E183C" w:rsidRDefault="00F45302" w:rsidP="00600F90">
      <w:pPr>
        <w:spacing w:line="360" w:lineRule="auto"/>
        <w:rPr>
          <w:rFonts w:ascii="Times New Roman" w:hAnsi="Times New Roman"/>
          <w:color w:val="212121"/>
        </w:rPr>
      </w:pPr>
      <w:r>
        <w:rPr>
          <w:rFonts w:ascii="Times New Roman" w:hAnsi="Times New Roman"/>
          <w:color w:val="212121"/>
        </w:rPr>
        <w:t>A key insight from</w:t>
      </w:r>
      <w:r w:rsidR="00176514">
        <w:rPr>
          <w:rFonts w:ascii="Times New Roman" w:hAnsi="Times New Roman"/>
          <w:color w:val="212121"/>
        </w:rPr>
        <w:t xml:space="preserve"> policy feedback </w:t>
      </w:r>
      <w:r>
        <w:rPr>
          <w:rFonts w:ascii="Times New Roman" w:hAnsi="Times New Roman"/>
          <w:color w:val="212121"/>
        </w:rPr>
        <w:t>literature</w:t>
      </w:r>
      <w:r w:rsidR="00176514">
        <w:rPr>
          <w:rFonts w:ascii="Times New Roman" w:hAnsi="Times New Roman"/>
          <w:color w:val="212121"/>
        </w:rPr>
        <w:t xml:space="preserve"> </w:t>
      </w:r>
      <w:r w:rsidR="00D354B4">
        <w:rPr>
          <w:rFonts w:ascii="Times New Roman" w:hAnsi="Times New Roman"/>
          <w:color w:val="212121"/>
        </w:rPr>
        <w:t xml:space="preserve">is </w:t>
      </w:r>
      <w:r>
        <w:rPr>
          <w:rFonts w:ascii="Times New Roman" w:hAnsi="Times New Roman"/>
          <w:color w:val="212121"/>
        </w:rPr>
        <w:t>that</w:t>
      </w:r>
      <w:r w:rsidR="00176514">
        <w:rPr>
          <w:rFonts w:ascii="Times New Roman" w:hAnsi="Times New Roman"/>
          <w:color w:val="212121"/>
        </w:rPr>
        <w:t xml:space="preserve"> the American carceral state shapes political behavior</w:t>
      </w:r>
      <w:r w:rsidR="004F5FE1">
        <w:rPr>
          <w:rFonts w:ascii="Times New Roman" w:hAnsi="Times New Roman"/>
          <w:color w:val="212121"/>
        </w:rPr>
        <w:t xml:space="preserve">. Policing and incarceration can stymie political engagement, foment government distrust, and alter narratives about one’s own civic standing (Lerman and Weaver 2010, Owens 2014, Burch 2011, 2014, White 2019, Walker 2020). </w:t>
      </w:r>
      <w:r w:rsidR="00F909B9">
        <w:rPr>
          <w:rFonts w:ascii="Times New Roman" w:hAnsi="Times New Roman"/>
          <w:color w:val="212121"/>
        </w:rPr>
        <w:t xml:space="preserve"> While this literature deals with impacts on political mobilization – particularly voting</w:t>
      </w:r>
      <w:r w:rsidR="00A2506B">
        <w:rPr>
          <w:rFonts w:ascii="Times New Roman" w:hAnsi="Times New Roman"/>
          <w:color w:val="212121"/>
        </w:rPr>
        <w:t xml:space="preserve"> – it has not addressed </w:t>
      </w:r>
      <w:r w:rsidR="00F909B9">
        <w:rPr>
          <w:rFonts w:ascii="Times New Roman" w:hAnsi="Times New Roman"/>
          <w:color w:val="212121"/>
        </w:rPr>
        <w:t xml:space="preserve">how contact with the criminal legal system </w:t>
      </w:r>
      <w:r w:rsidR="00A2506B">
        <w:rPr>
          <w:rFonts w:ascii="Times New Roman" w:hAnsi="Times New Roman"/>
          <w:color w:val="212121"/>
        </w:rPr>
        <w:t>shapes</w:t>
      </w:r>
      <w:r w:rsidR="00F909B9">
        <w:rPr>
          <w:rFonts w:ascii="Times New Roman" w:hAnsi="Times New Roman"/>
          <w:color w:val="212121"/>
        </w:rPr>
        <w:t xml:space="preserve"> policy opinion</w:t>
      </w:r>
      <w:r w:rsidR="00A2506B">
        <w:rPr>
          <w:rFonts w:ascii="Times New Roman" w:hAnsi="Times New Roman"/>
          <w:color w:val="212121"/>
        </w:rPr>
        <w:t>s themselves</w:t>
      </w:r>
      <w:r w:rsidR="00F909B9">
        <w:rPr>
          <w:rFonts w:ascii="Times New Roman" w:hAnsi="Times New Roman"/>
          <w:color w:val="212121"/>
        </w:rPr>
        <w:t>.</w:t>
      </w:r>
      <w:r w:rsidR="00A2506B">
        <w:rPr>
          <w:rFonts w:ascii="Times New Roman" w:hAnsi="Times New Roman"/>
          <w:color w:val="212121"/>
        </w:rPr>
        <w:t xml:space="preserve"> </w:t>
      </w:r>
      <w:r>
        <w:rPr>
          <w:rFonts w:ascii="Times New Roman" w:hAnsi="Times New Roman"/>
          <w:color w:val="212121"/>
        </w:rPr>
        <w:t xml:space="preserve">The closely interrelated literature on social constructions holds that such opinions are based on constructions about the given group targeted by policy, and specifically whether these constructs are considered “deserving of help, sympathy, and support” or not (). While this literature has established </w:t>
      </w:r>
      <w:r w:rsidR="00922E75">
        <w:rPr>
          <w:rFonts w:ascii="Times New Roman" w:hAnsi="Times New Roman"/>
          <w:color w:val="212121"/>
        </w:rPr>
        <w:t xml:space="preserve">that institutions and policies shape perceptions of what targets of policy deserve, both </w:t>
      </w:r>
      <w:r>
        <w:rPr>
          <w:rFonts w:ascii="Times New Roman" w:hAnsi="Times New Roman"/>
          <w:color w:val="212121"/>
        </w:rPr>
        <w:t xml:space="preserve">it and policy feedback scholarship </w:t>
      </w:r>
      <w:proofErr w:type="gramStart"/>
      <w:r w:rsidR="00922E75">
        <w:rPr>
          <w:rFonts w:ascii="Times New Roman" w:hAnsi="Times New Roman"/>
          <w:color w:val="212121"/>
        </w:rPr>
        <w:t>leave</w:t>
      </w:r>
      <w:r>
        <w:rPr>
          <w:rFonts w:ascii="Times New Roman" w:hAnsi="Times New Roman"/>
          <w:color w:val="212121"/>
        </w:rPr>
        <w:t>s</w:t>
      </w:r>
      <w:proofErr w:type="gramEnd"/>
      <w:r w:rsidR="00922E75">
        <w:rPr>
          <w:rFonts w:ascii="Times New Roman" w:hAnsi="Times New Roman"/>
          <w:color w:val="212121"/>
        </w:rPr>
        <w:t xml:space="preserve"> open the question of how </w:t>
      </w:r>
      <w:r w:rsidR="00C71FAA">
        <w:rPr>
          <w:rFonts w:ascii="Times New Roman" w:hAnsi="Times New Roman"/>
          <w:color w:val="212121"/>
        </w:rPr>
        <w:t xml:space="preserve">contact with the </w:t>
      </w:r>
      <w:r w:rsidR="00922E75">
        <w:rPr>
          <w:rFonts w:ascii="Times New Roman" w:hAnsi="Times New Roman"/>
          <w:color w:val="212121"/>
        </w:rPr>
        <w:t xml:space="preserve">criminal legal shapes perceptions of what </w:t>
      </w:r>
      <w:r w:rsidR="00C71FAA">
        <w:rPr>
          <w:rFonts w:ascii="Times New Roman" w:hAnsi="Times New Roman"/>
          <w:color w:val="212121"/>
        </w:rPr>
        <w:t xml:space="preserve">its </w:t>
      </w:r>
      <w:r w:rsidR="00922E75" w:rsidRPr="00F45302">
        <w:rPr>
          <w:rFonts w:ascii="Times New Roman" w:hAnsi="Times New Roman"/>
          <w:i/>
          <w:iCs/>
          <w:color w:val="212121"/>
        </w:rPr>
        <w:t>targets</w:t>
      </w:r>
      <w:r w:rsidR="00922E75">
        <w:rPr>
          <w:rFonts w:ascii="Times New Roman" w:hAnsi="Times New Roman"/>
          <w:color w:val="212121"/>
        </w:rPr>
        <w:t xml:space="preserve"> deserve.  </w:t>
      </w:r>
      <w:r w:rsidR="00C71FAA">
        <w:rPr>
          <w:rFonts w:ascii="Times New Roman" w:hAnsi="Times New Roman"/>
          <w:color w:val="212121"/>
        </w:rPr>
        <w:t>Further, b</w:t>
      </w:r>
      <w:r w:rsidR="00E371A9">
        <w:rPr>
          <w:rFonts w:ascii="Times New Roman" w:hAnsi="Times New Roman"/>
          <w:color w:val="212121"/>
        </w:rPr>
        <w:t xml:space="preserve">oth literatures have focused on interactions with the criminal legal system of the “accused” – policing and incarceration – but leave open the question of </w:t>
      </w:r>
      <w:proofErr w:type="gramStart"/>
      <w:r w:rsidR="00E371A9">
        <w:rPr>
          <w:rFonts w:ascii="Times New Roman" w:hAnsi="Times New Roman"/>
          <w:color w:val="212121"/>
        </w:rPr>
        <w:t>feedbacks</w:t>
      </w:r>
      <w:proofErr w:type="gramEnd"/>
      <w:r w:rsidR="00E371A9">
        <w:rPr>
          <w:rFonts w:ascii="Times New Roman" w:hAnsi="Times New Roman"/>
          <w:color w:val="212121"/>
        </w:rPr>
        <w:t xml:space="preserve"> experienced and perceptions of target deservingness held by those who interact with the system as victims.</w:t>
      </w:r>
      <w:r w:rsidR="007F6D44">
        <w:rPr>
          <w:rFonts w:ascii="Times New Roman" w:hAnsi="Times New Roman"/>
          <w:color w:val="212121"/>
        </w:rPr>
        <w:t xml:space="preserve"> </w:t>
      </w:r>
    </w:p>
    <w:p w14:paraId="4AC59E62" w14:textId="77777777" w:rsidR="001A070E" w:rsidRPr="001A070E" w:rsidRDefault="001A070E" w:rsidP="00600F90">
      <w:pPr>
        <w:spacing w:line="360" w:lineRule="auto"/>
        <w:rPr>
          <w:rFonts w:ascii="Times New Roman" w:hAnsi="Times New Roman"/>
          <w:color w:val="212121"/>
        </w:rPr>
      </w:pPr>
    </w:p>
    <w:p w14:paraId="3B82573D" w14:textId="025246FF" w:rsidR="00A2270B" w:rsidRDefault="00A2270B" w:rsidP="00600F90">
      <w:pPr>
        <w:spacing w:line="360" w:lineRule="auto"/>
        <w:rPr>
          <w:rFonts w:ascii="Times New Roman" w:hAnsi="Times New Roman"/>
          <w:color w:val="212121"/>
        </w:rPr>
      </w:pPr>
      <w:commentRangeStart w:id="0"/>
      <w:r>
        <w:rPr>
          <w:rFonts w:ascii="Times New Roman" w:hAnsi="Times New Roman"/>
          <w:color w:val="212121"/>
        </w:rPr>
        <w:t>In the criminal legal domain, perceptions of deservingness have myriad real-world consequences</w:t>
      </w:r>
      <w:commentRangeEnd w:id="0"/>
      <w:r>
        <w:rPr>
          <w:rStyle w:val="CommentReference"/>
        </w:rPr>
        <w:commentReference w:id="0"/>
      </w:r>
      <w:r w:rsidR="00D45B27">
        <w:rPr>
          <w:rFonts w:ascii="Times New Roman" w:hAnsi="Times New Roman"/>
          <w:color w:val="212121"/>
        </w:rPr>
        <w:t>.</w:t>
      </w:r>
      <w:r>
        <w:rPr>
          <w:rFonts w:ascii="Times New Roman" w:hAnsi="Times New Roman"/>
          <w:color w:val="212121"/>
        </w:rPr>
        <w:t xml:space="preserve"> </w:t>
      </w:r>
      <w:r w:rsidR="00D45B27">
        <w:rPr>
          <w:rFonts w:ascii="Times New Roman" w:hAnsi="Times New Roman"/>
          <w:color w:val="212121"/>
        </w:rPr>
        <w:t xml:space="preserve">They may inform </w:t>
      </w:r>
      <w:r>
        <w:rPr>
          <w:rFonts w:ascii="Times New Roman" w:hAnsi="Times New Roman"/>
          <w:color w:val="212121"/>
        </w:rPr>
        <w:t>judgements about criminal culpability in juries</w:t>
      </w:r>
      <w:r w:rsidR="00D45B27">
        <w:rPr>
          <w:rFonts w:ascii="Times New Roman" w:hAnsi="Times New Roman"/>
          <w:color w:val="212121"/>
        </w:rPr>
        <w:t xml:space="preserve"> and sentencing decisions by judges</w:t>
      </w:r>
      <w:r>
        <w:rPr>
          <w:rFonts w:ascii="Times New Roman" w:hAnsi="Times New Roman"/>
          <w:color w:val="212121"/>
        </w:rPr>
        <w:t>, employer</w:t>
      </w:r>
      <w:r w:rsidR="00D45B27">
        <w:rPr>
          <w:rFonts w:ascii="Times New Roman" w:hAnsi="Times New Roman"/>
          <w:color w:val="212121"/>
        </w:rPr>
        <w:t>s’</w:t>
      </w:r>
      <w:r>
        <w:rPr>
          <w:rFonts w:ascii="Times New Roman" w:hAnsi="Times New Roman"/>
          <w:color w:val="212121"/>
        </w:rPr>
        <w:t xml:space="preserve"> judgements about </w:t>
      </w:r>
      <w:r w:rsidR="00D45B27">
        <w:rPr>
          <w:rFonts w:ascii="Times New Roman" w:hAnsi="Times New Roman"/>
          <w:color w:val="212121"/>
        </w:rPr>
        <w:t>whether</w:t>
      </w:r>
      <w:r>
        <w:rPr>
          <w:rFonts w:ascii="Times New Roman" w:hAnsi="Times New Roman"/>
          <w:color w:val="212121"/>
        </w:rPr>
        <w:t xml:space="preserve"> </w:t>
      </w:r>
      <w:r w:rsidR="00D45B27">
        <w:rPr>
          <w:rFonts w:ascii="Times New Roman" w:hAnsi="Times New Roman"/>
          <w:color w:val="212121"/>
        </w:rPr>
        <w:t xml:space="preserve">to hire </w:t>
      </w:r>
      <w:r>
        <w:rPr>
          <w:rFonts w:ascii="Times New Roman" w:hAnsi="Times New Roman"/>
          <w:color w:val="212121"/>
        </w:rPr>
        <w:t xml:space="preserve">returning citizens, or </w:t>
      </w:r>
      <w:r w:rsidR="00D45B27">
        <w:rPr>
          <w:rFonts w:ascii="Times New Roman" w:hAnsi="Times New Roman"/>
          <w:color w:val="212121"/>
        </w:rPr>
        <w:t xml:space="preserve">how </w:t>
      </w:r>
      <w:r>
        <w:rPr>
          <w:rFonts w:ascii="Times New Roman" w:hAnsi="Times New Roman"/>
          <w:color w:val="212121"/>
        </w:rPr>
        <w:t>a neighborhood association</w:t>
      </w:r>
      <w:r w:rsidR="00D45B27">
        <w:rPr>
          <w:rFonts w:ascii="Times New Roman" w:hAnsi="Times New Roman"/>
          <w:color w:val="212121"/>
        </w:rPr>
        <w:t xml:space="preserve"> responds</w:t>
      </w:r>
      <w:r>
        <w:rPr>
          <w:rFonts w:ascii="Times New Roman" w:hAnsi="Times New Roman"/>
          <w:color w:val="212121"/>
        </w:rPr>
        <w:t xml:space="preserve"> to a</w:t>
      </w:r>
      <w:r w:rsidR="00D45B27">
        <w:rPr>
          <w:rFonts w:ascii="Times New Roman" w:hAnsi="Times New Roman"/>
          <w:color w:val="212121"/>
        </w:rPr>
        <w:t xml:space="preserve"> proposal to construct</w:t>
      </w:r>
      <w:r>
        <w:rPr>
          <w:rFonts w:ascii="Times New Roman" w:hAnsi="Times New Roman"/>
          <w:color w:val="212121"/>
        </w:rPr>
        <w:t xml:space="preserve"> </w:t>
      </w:r>
      <w:r w:rsidR="00D45B27">
        <w:rPr>
          <w:rFonts w:ascii="Times New Roman" w:hAnsi="Times New Roman"/>
          <w:color w:val="212121"/>
        </w:rPr>
        <w:t>a</w:t>
      </w:r>
      <w:r>
        <w:rPr>
          <w:rFonts w:ascii="Times New Roman" w:hAnsi="Times New Roman"/>
          <w:color w:val="212121"/>
        </w:rPr>
        <w:t xml:space="preserve"> re-entry home</w:t>
      </w:r>
      <w:r w:rsidR="00D45B27">
        <w:rPr>
          <w:rFonts w:ascii="Times New Roman" w:hAnsi="Times New Roman"/>
          <w:color w:val="212121"/>
        </w:rPr>
        <w:t xml:space="preserve"> nearby.</w:t>
      </w:r>
      <w:r>
        <w:rPr>
          <w:rFonts w:ascii="Times New Roman" w:hAnsi="Times New Roman"/>
          <w:color w:val="212121"/>
        </w:rPr>
        <w:t xml:space="preserve"> </w:t>
      </w:r>
      <w:r w:rsidR="00D45B27">
        <w:rPr>
          <w:rFonts w:ascii="Times New Roman" w:hAnsi="Times New Roman"/>
          <w:color w:val="212121"/>
        </w:rPr>
        <w:t>Literature on s</w:t>
      </w:r>
      <w:r>
        <w:rPr>
          <w:rFonts w:ascii="Times New Roman" w:hAnsi="Times New Roman"/>
          <w:color w:val="212121"/>
        </w:rPr>
        <w:t>ocial construction</w:t>
      </w:r>
      <w:r w:rsidR="00E11DEB">
        <w:rPr>
          <w:rFonts w:ascii="Times New Roman" w:hAnsi="Times New Roman"/>
          <w:color w:val="212121"/>
        </w:rPr>
        <w:t>s</w:t>
      </w:r>
      <w:r w:rsidR="00D45B27">
        <w:rPr>
          <w:rFonts w:ascii="Times New Roman" w:hAnsi="Times New Roman"/>
          <w:color w:val="212121"/>
        </w:rPr>
        <w:t>, however, situates perceptions of deservingness as particularly importa</w:t>
      </w:r>
      <w:r>
        <w:rPr>
          <w:rFonts w:ascii="Times New Roman" w:hAnsi="Times New Roman"/>
          <w:color w:val="212121"/>
        </w:rPr>
        <w:t xml:space="preserve">nt in their </w:t>
      </w:r>
      <w:r w:rsidR="00D45B27">
        <w:rPr>
          <w:rFonts w:ascii="Times New Roman" w:hAnsi="Times New Roman"/>
          <w:color w:val="212121"/>
        </w:rPr>
        <w:t>capacity to shape</w:t>
      </w:r>
      <w:r>
        <w:rPr>
          <w:rFonts w:ascii="Times New Roman" w:hAnsi="Times New Roman"/>
          <w:color w:val="212121"/>
        </w:rPr>
        <w:t xml:space="preserve"> policy preferences and </w:t>
      </w:r>
      <w:r w:rsidR="00D45B27">
        <w:rPr>
          <w:rFonts w:ascii="Times New Roman" w:hAnsi="Times New Roman"/>
          <w:color w:val="212121"/>
        </w:rPr>
        <w:t xml:space="preserve">ultimately determine policy </w:t>
      </w:r>
      <w:r>
        <w:rPr>
          <w:rFonts w:ascii="Times New Roman" w:hAnsi="Times New Roman"/>
          <w:color w:val="212121"/>
        </w:rPr>
        <w:t>outcomes</w:t>
      </w:r>
      <w:r w:rsidR="00D45B27">
        <w:rPr>
          <w:rFonts w:ascii="Times New Roman" w:hAnsi="Times New Roman"/>
          <w:color w:val="212121"/>
        </w:rPr>
        <w:t xml:space="preserve"> (</w:t>
      </w:r>
      <w:r w:rsidR="00C71FAA">
        <w:rPr>
          <w:rFonts w:ascii="Times New Roman" w:hAnsi="Times New Roman"/>
          <w:color w:val="212121"/>
        </w:rPr>
        <w:t xml:space="preserve">Kreitzer and Smith 2018, </w:t>
      </w:r>
      <w:r w:rsidR="00C71FAA" w:rsidRPr="00C71FAA">
        <w:rPr>
          <w:rFonts w:ascii="Times New Roman" w:hAnsi="Times New Roman"/>
          <w:color w:val="212121"/>
        </w:rPr>
        <w:t>Kreitzer, Maltby, and Smith 2022</w:t>
      </w:r>
      <w:r w:rsidR="00D45B27">
        <w:rPr>
          <w:rFonts w:ascii="Times New Roman" w:hAnsi="Times New Roman"/>
          <w:color w:val="212121"/>
        </w:rPr>
        <w:t>)</w:t>
      </w:r>
      <w:r>
        <w:rPr>
          <w:rFonts w:ascii="Times New Roman" w:hAnsi="Times New Roman"/>
          <w:color w:val="212121"/>
        </w:rPr>
        <w:t xml:space="preserve">. However, </w:t>
      </w:r>
      <w:r w:rsidR="00C71FAA">
        <w:rPr>
          <w:rFonts w:ascii="Times New Roman" w:hAnsi="Times New Roman"/>
          <w:color w:val="212121"/>
        </w:rPr>
        <w:t>scant</w:t>
      </w:r>
      <w:r>
        <w:rPr>
          <w:rFonts w:ascii="Times New Roman" w:hAnsi="Times New Roman"/>
          <w:color w:val="212121"/>
        </w:rPr>
        <w:t xml:space="preserve"> literature has tested this link</w:t>
      </w:r>
      <w:r w:rsidR="00C71FAA">
        <w:rPr>
          <w:rFonts w:ascii="Times New Roman" w:hAnsi="Times New Roman"/>
          <w:color w:val="212121"/>
        </w:rPr>
        <w:t xml:space="preserve"> </w:t>
      </w:r>
      <w:r>
        <w:rPr>
          <w:rFonts w:ascii="Times New Roman" w:hAnsi="Times New Roman"/>
          <w:color w:val="212121"/>
        </w:rPr>
        <w:t xml:space="preserve">in the criminal legal domain. While </w:t>
      </w:r>
      <w:r w:rsidR="00D45B27">
        <w:rPr>
          <w:rFonts w:ascii="Times New Roman" w:hAnsi="Times New Roman"/>
          <w:color w:val="212121"/>
        </w:rPr>
        <w:t>scholars have begun to establish that experience with a policy can generate warmer perceptions of that policy’s targets, more</w:t>
      </w:r>
      <w:r>
        <w:rPr>
          <w:rFonts w:ascii="Times New Roman" w:hAnsi="Times New Roman"/>
          <w:color w:val="212121"/>
        </w:rPr>
        <w:t xml:space="preserve"> </w:t>
      </w:r>
      <w:r w:rsidR="00D45B27">
        <w:rPr>
          <w:rFonts w:ascii="Times New Roman" w:hAnsi="Times New Roman"/>
          <w:color w:val="212121"/>
        </w:rPr>
        <w:t xml:space="preserve">recent evidence suggests that </w:t>
      </w:r>
      <w:r>
        <w:rPr>
          <w:rFonts w:ascii="Times New Roman" w:hAnsi="Times New Roman"/>
          <w:color w:val="212121"/>
        </w:rPr>
        <w:t>judgements about what an individual deserves do not always translate to support for policy that would accomplish that end</w:t>
      </w:r>
      <w:r w:rsidR="00D45B27">
        <w:rPr>
          <w:rFonts w:ascii="Times New Roman" w:hAnsi="Times New Roman"/>
          <w:color w:val="212121"/>
        </w:rPr>
        <w:t xml:space="preserve"> (Sorelle and Laws</w:t>
      </w:r>
      <w:r w:rsidR="00911778">
        <w:rPr>
          <w:rFonts w:ascii="Times New Roman" w:hAnsi="Times New Roman"/>
          <w:color w:val="212121"/>
        </w:rPr>
        <w:t>, 2022</w:t>
      </w:r>
      <w:r w:rsidR="00D45B27">
        <w:rPr>
          <w:rFonts w:ascii="Times New Roman" w:hAnsi="Times New Roman"/>
          <w:color w:val="212121"/>
        </w:rPr>
        <w:t>)</w:t>
      </w:r>
      <w:r>
        <w:rPr>
          <w:rFonts w:ascii="Times New Roman" w:hAnsi="Times New Roman"/>
          <w:color w:val="212121"/>
        </w:rPr>
        <w:t xml:space="preserve">. </w:t>
      </w:r>
    </w:p>
    <w:p w14:paraId="3E90DC6B" w14:textId="77777777" w:rsidR="00865EEC" w:rsidRDefault="00865EEC" w:rsidP="00600F90">
      <w:pPr>
        <w:spacing w:line="360" w:lineRule="auto"/>
        <w:rPr>
          <w:rFonts w:ascii="Times New Roman" w:hAnsi="Times New Roman"/>
          <w:color w:val="212121"/>
        </w:rPr>
      </w:pPr>
    </w:p>
    <w:p w14:paraId="723026BF" w14:textId="2F26AE28" w:rsidR="00865EEC" w:rsidRDefault="00D45B27" w:rsidP="00600F90">
      <w:pPr>
        <w:spacing w:line="360" w:lineRule="auto"/>
        <w:rPr>
          <w:rFonts w:ascii="Times New Roman" w:hAnsi="Times New Roman"/>
          <w:color w:val="212121"/>
        </w:rPr>
      </w:pPr>
      <w:r>
        <w:rPr>
          <w:rFonts w:ascii="Times New Roman" w:hAnsi="Times New Roman"/>
          <w:color w:val="212121"/>
        </w:rPr>
        <w:t xml:space="preserve">In this paper, </w:t>
      </w:r>
      <w:r w:rsidRPr="00F909B9">
        <w:rPr>
          <w:rFonts w:ascii="Times New Roman" w:hAnsi="Times New Roman"/>
          <w:color w:val="212121"/>
          <w:u w:val="single"/>
        </w:rPr>
        <w:t xml:space="preserve">I ask how </w:t>
      </w:r>
      <w:r w:rsidR="00865EEC" w:rsidRPr="00F909B9">
        <w:rPr>
          <w:rFonts w:ascii="Times New Roman" w:hAnsi="Times New Roman"/>
          <w:color w:val="212121"/>
          <w:u w:val="single"/>
        </w:rPr>
        <w:t>experiences of incarceration and victimization shape perceptions of what incarcerated people deserve</w:t>
      </w:r>
      <w:r w:rsidRPr="00F909B9">
        <w:rPr>
          <w:rFonts w:ascii="Times New Roman" w:hAnsi="Times New Roman"/>
          <w:color w:val="212121"/>
          <w:u w:val="single"/>
        </w:rPr>
        <w:t>, and whether</w:t>
      </w:r>
      <w:r w:rsidR="00865EEC" w:rsidRPr="00F909B9">
        <w:rPr>
          <w:rFonts w:ascii="Times New Roman" w:hAnsi="Times New Roman"/>
          <w:color w:val="212121"/>
          <w:u w:val="single"/>
        </w:rPr>
        <w:t xml:space="preserve"> these perceptions translate to opinions on prison policy</w:t>
      </w:r>
      <w:r w:rsidRPr="00F909B9">
        <w:rPr>
          <w:rFonts w:ascii="Times New Roman" w:hAnsi="Times New Roman"/>
          <w:color w:val="212121"/>
          <w:u w:val="single"/>
        </w:rPr>
        <w:t>.</w:t>
      </w:r>
      <w:r w:rsidR="00865EEC">
        <w:rPr>
          <w:rFonts w:ascii="Times New Roman" w:hAnsi="Times New Roman"/>
          <w:color w:val="212121"/>
        </w:rPr>
        <w:t xml:space="preserve"> </w:t>
      </w:r>
      <w:r>
        <w:rPr>
          <w:rFonts w:ascii="Times New Roman" w:hAnsi="Times New Roman"/>
          <w:color w:val="212121"/>
        </w:rPr>
        <w:t xml:space="preserve">In doing so, I </w:t>
      </w:r>
      <w:r w:rsidR="00865EEC">
        <w:rPr>
          <w:rFonts w:ascii="Times New Roman" w:hAnsi="Times New Roman"/>
          <w:color w:val="212121"/>
        </w:rPr>
        <w:t>seek to connect literatures on policy feedback and social constructions of deservingness</w:t>
      </w:r>
      <w:r w:rsidR="002B43E8">
        <w:rPr>
          <w:rFonts w:ascii="Times New Roman" w:hAnsi="Times New Roman"/>
          <w:color w:val="212121"/>
        </w:rPr>
        <w:t xml:space="preserve">. To do so, </w:t>
      </w:r>
      <w:r>
        <w:rPr>
          <w:rFonts w:ascii="Times New Roman" w:hAnsi="Times New Roman"/>
          <w:color w:val="212121"/>
        </w:rPr>
        <w:t>I</w:t>
      </w:r>
      <w:r w:rsidR="002B43E8">
        <w:rPr>
          <w:rFonts w:ascii="Times New Roman" w:hAnsi="Times New Roman"/>
          <w:color w:val="212121"/>
        </w:rPr>
        <w:t xml:space="preserve"> leverage novel survey data </w:t>
      </w:r>
      <w:r w:rsidR="002B43E8" w:rsidRPr="00FE4CDE">
        <w:rPr>
          <w:rFonts w:ascii="Times New Roman" w:hAnsi="Times New Roman"/>
          <w:color w:val="212121"/>
        </w:rPr>
        <w:t>to establish correlational relationship between incarceration and victimization and perceptions of carceral citizens’ deservingness.</w:t>
      </w:r>
    </w:p>
    <w:p w14:paraId="737B3FBC" w14:textId="77777777" w:rsidR="002B43E8" w:rsidRDefault="002B43E8" w:rsidP="00600F90">
      <w:pPr>
        <w:spacing w:line="360" w:lineRule="auto"/>
        <w:rPr>
          <w:rFonts w:ascii="Times New Roman" w:hAnsi="Times New Roman"/>
          <w:color w:val="212121"/>
        </w:rPr>
      </w:pPr>
    </w:p>
    <w:p w14:paraId="0667129A" w14:textId="34D3B9CF" w:rsidR="00A2270B" w:rsidRDefault="002B43E8" w:rsidP="00600F90">
      <w:pPr>
        <w:spacing w:line="360" w:lineRule="auto"/>
        <w:rPr>
          <w:rFonts w:ascii="Times New Roman" w:hAnsi="Times New Roman"/>
          <w:color w:val="212121"/>
        </w:rPr>
      </w:pPr>
      <w:r w:rsidRPr="002B43E8">
        <w:rPr>
          <w:rFonts w:ascii="Times New Roman" w:hAnsi="Times New Roman"/>
          <w:color w:val="212121"/>
        </w:rPr>
        <w:t xml:space="preserve">My theoretical starting point is that perceptions of what groups like carceral citizens deserve are often based on </w:t>
      </w:r>
      <w:r w:rsidR="000A5A4B">
        <w:rPr>
          <w:rFonts w:ascii="Times New Roman" w:hAnsi="Times New Roman"/>
          <w:color w:val="212121"/>
        </w:rPr>
        <w:t xml:space="preserve">discursive </w:t>
      </w:r>
      <w:r w:rsidRPr="002B43E8">
        <w:rPr>
          <w:rFonts w:ascii="Times New Roman" w:hAnsi="Times New Roman"/>
          <w:color w:val="212121"/>
        </w:rPr>
        <w:t>social constructions about them (Schneider and Ingram</w:t>
      </w:r>
      <w:r w:rsidR="003128F1">
        <w:rPr>
          <w:rFonts w:ascii="Times New Roman" w:hAnsi="Times New Roman"/>
          <w:color w:val="212121"/>
        </w:rPr>
        <w:t>, 1993</w:t>
      </w:r>
      <w:r w:rsidRPr="002B43E8">
        <w:rPr>
          <w:rFonts w:ascii="Times New Roman" w:hAnsi="Times New Roman"/>
          <w:color w:val="212121"/>
        </w:rPr>
        <w:t xml:space="preserve">). </w:t>
      </w:r>
      <w:r w:rsidR="00D45B27">
        <w:rPr>
          <w:rFonts w:ascii="Times New Roman" w:hAnsi="Times New Roman"/>
          <w:color w:val="212121"/>
        </w:rPr>
        <w:t xml:space="preserve">Policy directly shapes these constructions, as it produces both resource and interpretive feedback </w:t>
      </w:r>
      <w:r w:rsidR="000A5A4B">
        <w:rPr>
          <w:rFonts w:ascii="Times New Roman" w:hAnsi="Times New Roman"/>
          <w:color w:val="212121"/>
        </w:rPr>
        <w:t xml:space="preserve">effects that are part of </w:t>
      </w:r>
      <w:r w:rsidR="00D45B27">
        <w:rPr>
          <w:rFonts w:ascii="Times New Roman" w:hAnsi="Times New Roman"/>
          <w:color w:val="212121"/>
        </w:rPr>
        <w:t xml:space="preserve">the discourse </w:t>
      </w:r>
      <w:r w:rsidR="0012128D">
        <w:rPr>
          <w:rFonts w:ascii="Times New Roman" w:hAnsi="Times New Roman"/>
          <w:color w:val="212121"/>
        </w:rPr>
        <w:t xml:space="preserve">that shapes </w:t>
      </w:r>
      <w:r w:rsidR="000A5A4B">
        <w:rPr>
          <w:rFonts w:ascii="Times New Roman" w:hAnsi="Times New Roman"/>
          <w:color w:val="212121"/>
        </w:rPr>
        <w:t xml:space="preserve">constructions. </w:t>
      </w:r>
      <w:r w:rsidR="00802BC7">
        <w:rPr>
          <w:rFonts w:ascii="Times New Roman" w:hAnsi="Times New Roman"/>
          <w:color w:val="212121"/>
        </w:rPr>
        <w:t>In forming opinions about policy and deciding what inequalities are tolerable, publics draw on salient social constructions about the relevant policy target and use them in</w:t>
      </w:r>
      <w:r w:rsidRPr="002B43E8">
        <w:rPr>
          <w:rFonts w:ascii="Times New Roman" w:hAnsi="Times New Roman"/>
          <w:color w:val="212121"/>
        </w:rPr>
        <w:t xml:space="preserve"> </w:t>
      </w:r>
      <w:r w:rsidR="00802BC7">
        <w:rPr>
          <w:rFonts w:ascii="Times New Roman" w:hAnsi="Times New Roman"/>
          <w:color w:val="212121"/>
        </w:rPr>
        <w:t xml:space="preserve">a heuristic process </w:t>
      </w:r>
      <w:r w:rsidR="000A5A4B">
        <w:rPr>
          <w:rFonts w:ascii="Times New Roman" w:hAnsi="Times New Roman"/>
          <w:color w:val="212121"/>
        </w:rPr>
        <w:t>to</w:t>
      </w:r>
      <w:r w:rsidR="00802BC7">
        <w:rPr>
          <w:rFonts w:ascii="Times New Roman" w:hAnsi="Times New Roman"/>
          <w:color w:val="212121"/>
        </w:rPr>
        <w:t xml:space="preserve"> quickly </w:t>
      </w:r>
      <w:r w:rsidR="000A5A4B">
        <w:rPr>
          <w:rFonts w:ascii="Times New Roman" w:hAnsi="Times New Roman"/>
          <w:color w:val="212121"/>
        </w:rPr>
        <w:t xml:space="preserve">determine </w:t>
      </w:r>
      <w:r w:rsidR="00802BC7">
        <w:rPr>
          <w:rFonts w:ascii="Times New Roman" w:hAnsi="Times New Roman"/>
          <w:color w:val="212121"/>
        </w:rPr>
        <w:t>w</w:t>
      </w:r>
      <w:r w:rsidRPr="002B43E8">
        <w:rPr>
          <w:rFonts w:ascii="Times New Roman" w:hAnsi="Times New Roman"/>
          <w:color w:val="212121"/>
        </w:rPr>
        <w:t xml:space="preserve">hether a target is </w:t>
      </w:r>
      <w:r w:rsidR="00802BC7">
        <w:rPr>
          <w:rFonts w:ascii="Times New Roman" w:hAnsi="Times New Roman"/>
          <w:color w:val="212121"/>
        </w:rPr>
        <w:t>“</w:t>
      </w:r>
      <w:r w:rsidRPr="002B43E8">
        <w:rPr>
          <w:rFonts w:ascii="Times New Roman" w:hAnsi="Times New Roman"/>
          <w:color w:val="212121"/>
        </w:rPr>
        <w:t>deserving</w:t>
      </w:r>
      <w:r w:rsidR="00802BC7">
        <w:rPr>
          <w:rFonts w:ascii="Times New Roman" w:hAnsi="Times New Roman"/>
          <w:color w:val="212121"/>
        </w:rPr>
        <w:t>”</w:t>
      </w:r>
      <w:r w:rsidRPr="002B43E8">
        <w:rPr>
          <w:rFonts w:ascii="Times New Roman" w:hAnsi="Times New Roman"/>
          <w:color w:val="212121"/>
        </w:rPr>
        <w:t xml:space="preserve"> of help</w:t>
      </w:r>
      <w:r w:rsidR="00C14126">
        <w:rPr>
          <w:rFonts w:ascii="Times New Roman" w:hAnsi="Times New Roman"/>
          <w:color w:val="212121"/>
        </w:rPr>
        <w:t xml:space="preserve"> (citation)</w:t>
      </w:r>
      <w:r w:rsidRPr="002B43E8">
        <w:rPr>
          <w:rFonts w:ascii="Times New Roman" w:hAnsi="Times New Roman"/>
          <w:color w:val="212121"/>
        </w:rPr>
        <w:t xml:space="preserve">. </w:t>
      </w:r>
      <w:r w:rsidRPr="00BB73F5">
        <w:rPr>
          <w:rFonts w:ascii="Times New Roman" w:hAnsi="Times New Roman"/>
          <w:color w:val="212121"/>
        </w:rPr>
        <w:t>Theoretically,</w:t>
      </w:r>
      <w:r w:rsidR="00802BC7" w:rsidRPr="00BB73F5">
        <w:rPr>
          <w:rFonts w:ascii="Times New Roman" w:hAnsi="Times New Roman"/>
          <w:color w:val="212121"/>
        </w:rPr>
        <w:t xml:space="preserve"> then</w:t>
      </w:r>
      <w:r w:rsidRPr="00BB73F5">
        <w:rPr>
          <w:rFonts w:ascii="Times New Roman" w:hAnsi="Times New Roman"/>
          <w:color w:val="212121"/>
        </w:rPr>
        <w:t xml:space="preserve"> these judgements translate to, or at play in the formation of, beliefs about criminal legal policy.</w:t>
      </w:r>
      <w:r w:rsidRPr="002B43E8">
        <w:rPr>
          <w:rFonts w:ascii="Times New Roman" w:hAnsi="Times New Roman"/>
          <w:color w:val="212121"/>
        </w:rPr>
        <w:t xml:space="preserve"> </w:t>
      </w:r>
    </w:p>
    <w:p w14:paraId="6048D6FC" w14:textId="77777777" w:rsidR="00BB73F5" w:rsidRDefault="00BB73F5" w:rsidP="00600F90">
      <w:pPr>
        <w:spacing w:line="360" w:lineRule="auto"/>
        <w:rPr>
          <w:rFonts w:ascii="Times New Roman" w:hAnsi="Times New Roman"/>
          <w:color w:val="212121"/>
        </w:rPr>
      </w:pPr>
    </w:p>
    <w:p w14:paraId="0AACC31D" w14:textId="1DCCC62F" w:rsidR="00BB73F5" w:rsidRPr="00C14126" w:rsidRDefault="00C14126" w:rsidP="00600F90">
      <w:pPr>
        <w:spacing w:line="360" w:lineRule="auto"/>
        <w:rPr>
          <w:rFonts w:ascii="Times New Roman" w:hAnsi="Times New Roman"/>
          <w:color w:val="212121"/>
        </w:rPr>
      </w:pPr>
      <w:r>
        <w:rPr>
          <w:rFonts w:ascii="Times New Roman" w:hAnsi="Times New Roman"/>
          <w:color w:val="212121"/>
        </w:rPr>
        <w:t xml:space="preserve">Here, I suggest that this loop between policy design and the messages it transmits about what it’s targets deserve may be interrupted for some citizens due to their connections to those who are justice involved, </w:t>
      </w:r>
      <w:r w:rsidR="00E11DEB">
        <w:rPr>
          <w:rFonts w:ascii="Times New Roman" w:hAnsi="Times New Roman"/>
          <w:color w:val="212121"/>
        </w:rPr>
        <w:t>E</w:t>
      </w:r>
      <w:r>
        <w:rPr>
          <w:rFonts w:ascii="Times New Roman" w:hAnsi="Times New Roman"/>
          <w:color w:val="212121"/>
        </w:rPr>
        <w:t xml:space="preserve">merging evidence that </w:t>
      </w:r>
      <w:r>
        <w:rPr>
          <w:rFonts w:ascii="Times New Roman" w:hAnsi="Times New Roman"/>
          <w:i/>
          <w:iCs/>
          <w:color w:val="212121"/>
        </w:rPr>
        <w:t xml:space="preserve">responses to </w:t>
      </w:r>
      <w:r>
        <w:rPr>
          <w:rFonts w:ascii="Times New Roman" w:hAnsi="Times New Roman"/>
          <w:color w:val="212121"/>
        </w:rPr>
        <w:t xml:space="preserve">the criminal legal system’s policy messages vary, and specifically </w:t>
      </w:r>
      <w:r w:rsidR="00E11DEB">
        <w:rPr>
          <w:rFonts w:ascii="Times New Roman" w:hAnsi="Times New Roman"/>
          <w:color w:val="212121"/>
        </w:rPr>
        <w:t>that some respond to the negative messages transmitted by criminal legal policy with</w:t>
      </w:r>
      <w:r w:rsidR="00C46E84">
        <w:rPr>
          <w:rFonts w:ascii="Times New Roman" w:hAnsi="Times New Roman"/>
          <w:color w:val="212121"/>
        </w:rPr>
        <w:t xml:space="preserve"> dubiousness towards state legitimacy </w:t>
      </w:r>
      <w:r w:rsidR="00E11DEB">
        <w:rPr>
          <w:rFonts w:ascii="Times New Roman" w:hAnsi="Times New Roman"/>
          <w:color w:val="212121"/>
        </w:rPr>
        <w:t xml:space="preserve">suggest perceptions of what its targets deserve may vary as well </w:t>
      </w:r>
      <w:r w:rsidR="00C46E84">
        <w:rPr>
          <w:rFonts w:ascii="Times New Roman" w:hAnsi="Times New Roman"/>
          <w:color w:val="212121"/>
        </w:rPr>
        <w:t xml:space="preserve">(Walker 2020, Harris 2025). </w:t>
      </w:r>
    </w:p>
    <w:p w14:paraId="54A0E51C" w14:textId="77777777" w:rsidR="00A2270B" w:rsidRDefault="00A2270B" w:rsidP="00F72FAD">
      <w:pPr>
        <w:spacing w:line="360" w:lineRule="auto"/>
        <w:rPr>
          <w:rFonts w:ascii="Times New Roman" w:hAnsi="Times New Roman"/>
          <w:b/>
          <w:bCs/>
        </w:rPr>
      </w:pPr>
    </w:p>
    <w:p w14:paraId="75A97E8F" w14:textId="35BACA88" w:rsidR="00927039" w:rsidRDefault="00927039" w:rsidP="00F72FAD">
      <w:pPr>
        <w:spacing w:line="360" w:lineRule="auto"/>
        <w:rPr>
          <w:rFonts w:ascii="Times New Roman" w:hAnsi="Times New Roman"/>
        </w:rPr>
      </w:pPr>
      <w:r w:rsidRPr="00927039">
        <w:rPr>
          <w:rFonts w:ascii="Times New Roman" w:hAnsi="Times New Roman"/>
        </w:rPr>
        <w:t xml:space="preserve">[roadmap paragraph] </w:t>
      </w:r>
    </w:p>
    <w:p w14:paraId="32536472" w14:textId="77777777" w:rsidR="00927039" w:rsidRPr="00927039" w:rsidRDefault="00927039" w:rsidP="00F72FAD">
      <w:pPr>
        <w:spacing w:line="360" w:lineRule="auto"/>
        <w:rPr>
          <w:rFonts w:ascii="Times New Roman" w:hAnsi="Times New Roman"/>
        </w:rPr>
      </w:pPr>
    </w:p>
    <w:p w14:paraId="3BC8307B" w14:textId="3B415684" w:rsidR="00760C6C" w:rsidRDefault="009A3326" w:rsidP="00F72FAD">
      <w:pPr>
        <w:spacing w:line="360" w:lineRule="auto"/>
        <w:rPr>
          <w:rFonts w:ascii="Times New Roman" w:hAnsi="Times New Roman"/>
          <w:b/>
          <w:bCs/>
        </w:rPr>
      </w:pPr>
      <w:r>
        <w:rPr>
          <w:rFonts w:ascii="Times New Roman" w:hAnsi="Times New Roman"/>
          <w:b/>
          <w:bCs/>
        </w:rPr>
        <w:t>Policy Feedback &amp; Social Constructions</w:t>
      </w:r>
    </w:p>
    <w:p w14:paraId="57A3BCCE" w14:textId="77777777" w:rsidR="009A3326" w:rsidRDefault="009A3326" w:rsidP="00F72FAD">
      <w:pPr>
        <w:spacing w:line="360" w:lineRule="auto"/>
        <w:rPr>
          <w:rFonts w:ascii="Times New Roman" w:hAnsi="Times New Roman"/>
          <w:b/>
          <w:bCs/>
        </w:rPr>
      </w:pPr>
    </w:p>
    <w:p w14:paraId="19B40CE0" w14:textId="77777777" w:rsidR="00035BB7" w:rsidRDefault="00F72FAD" w:rsidP="00F72FAD">
      <w:pPr>
        <w:spacing w:line="360" w:lineRule="auto"/>
        <w:rPr>
          <w:rFonts w:ascii="Times New Roman" w:hAnsi="Times New Roman"/>
          <w:color w:val="212121"/>
        </w:rPr>
      </w:pPr>
      <w:r>
        <w:rPr>
          <w:rFonts w:ascii="Times New Roman" w:hAnsi="Times New Roman"/>
          <w:color w:val="212121"/>
        </w:rPr>
        <w:t>In the US, Black, Latinx, and low-income communities bear the disproportionate brunt of policing and incarceration</w:t>
      </w:r>
      <w:r w:rsidR="00DE28B8">
        <w:rPr>
          <w:rFonts w:ascii="Times New Roman" w:hAnsi="Times New Roman"/>
          <w:color w:val="212121"/>
        </w:rPr>
        <w:t xml:space="preserve"> (</w:t>
      </w:r>
      <w:r w:rsidR="00DE28B8" w:rsidRPr="00DE28B8">
        <w:rPr>
          <w:rFonts w:ascii="Times New Roman" w:hAnsi="Times New Roman"/>
          <w:szCs w:val="22"/>
        </w:rPr>
        <w:t>Gelman, Fagan, and Kiss 2007, Baumgartner, Epp, and Shoub 2018, Davenport, Soule, and Armstrong 2011</w:t>
      </w:r>
      <w:r w:rsidR="00DE28B8">
        <w:rPr>
          <w:rFonts w:ascii="Times New Roman" w:hAnsi="Times New Roman"/>
          <w:szCs w:val="22"/>
        </w:rPr>
        <w:t>)</w:t>
      </w:r>
      <w:r>
        <w:rPr>
          <w:rFonts w:ascii="Times New Roman" w:hAnsi="Times New Roman"/>
          <w:color w:val="212121"/>
        </w:rPr>
        <w:t>. Noting this disparity</w:t>
      </w:r>
      <w:r w:rsidR="00802BC7">
        <w:rPr>
          <w:rFonts w:ascii="Times New Roman" w:hAnsi="Times New Roman"/>
          <w:color w:val="212121"/>
        </w:rPr>
        <w:t xml:space="preserve"> and th</w:t>
      </w:r>
      <w:r w:rsidR="00BF7F68">
        <w:rPr>
          <w:rFonts w:ascii="Times New Roman" w:hAnsi="Times New Roman"/>
          <w:color w:val="212121"/>
        </w:rPr>
        <w:t xml:space="preserve">ose produced by the carceral system’s </w:t>
      </w:r>
      <w:r w:rsidR="00802BC7">
        <w:rPr>
          <w:rFonts w:ascii="Times New Roman" w:hAnsi="Times New Roman"/>
          <w:color w:val="212121"/>
        </w:rPr>
        <w:t>myriad collateral consequences</w:t>
      </w:r>
      <w:r w:rsidR="00BF7F68">
        <w:rPr>
          <w:rFonts w:ascii="Times New Roman" w:hAnsi="Times New Roman"/>
          <w:color w:val="212121"/>
        </w:rPr>
        <w:t xml:space="preserve"> </w:t>
      </w:r>
      <w:r w:rsidR="003E66BA">
        <w:rPr>
          <w:rFonts w:ascii="Times New Roman" w:hAnsi="Times New Roman"/>
          <w:color w:val="212121"/>
        </w:rPr>
        <w:t xml:space="preserve">outside the strictly political domain </w:t>
      </w:r>
      <w:r w:rsidR="00BF7F68">
        <w:rPr>
          <w:rFonts w:ascii="Times New Roman" w:hAnsi="Times New Roman"/>
          <w:color w:val="212121"/>
        </w:rPr>
        <w:t>(Western et al 2004, Massoglia 2008)</w:t>
      </w:r>
      <w:r>
        <w:rPr>
          <w:rFonts w:ascii="Times New Roman" w:hAnsi="Times New Roman"/>
          <w:color w:val="212121"/>
        </w:rPr>
        <w:t xml:space="preserve">, </w:t>
      </w:r>
      <w:r w:rsidR="008F457C">
        <w:rPr>
          <w:rFonts w:ascii="Times New Roman" w:hAnsi="Times New Roman"/>
          <w:color w:val="212121"/>
        </w:rPr>
        <w:t xml:space="preserve">scholars grounded in </w:t>
      </w:r>
      <w:r w:rsidR="0078736A">
        <w:rPr>
          <w:rFonts w:ascii="Times New Roman" w:hAnsi="Times New Roman"/>
          <w:color w:val="212121"/>
        </w:rPr>
        <w:t>policy feedback theory</w:t>
      </w:r>
      <w:r>
        <w:rPr>
          <w:rFonts w:ascii="Times New Roman" w:hAnsi="Times New Roman"/>
          <w:color w:val="212121"/>
        </w:rPr>
        <w:t xml:space="preserve"> </w:t>
      </w:r>
      <w:r w:rsidR="008F457C">
        <w:rPr>
          <w:rFonts w:ascii="Times New Roman" w:hAnsi="Times New Roman"/>
          <w:color w:val="212121"/>
        </w:rPr>
        <w:t>have</w:t>
      </w:r>
      <w:r>
        <w:rPr>
          <w:rFonts w:ascii="Times New Roman" w:hAnsi="Times New Roman"/>
          <w:color w:val="212121"/>
        </w:rPr>
        <w:t xml:space="preserve"> </w:t>
      </w:r>
      <w:r w:rsidR="008F457C">
        <w:rPr>
          <w:rFonts w:ascii="Times New Roman" w:hAnsi="Times New Roman"/>
          <w:color w:val="212121"/>
        </w:rPr>
        <w:t xml:space="preserve">demonstrated myriad ways </w:t>
      </w:r>
      <w:r w:rsidR="009A2F26">
        <w:rPr>
          <w:rFonts w:ascii="Times New Roman" w:hAnsi="Times New Roman"/>
          <w:color w:val="212121"/>
        </w:rPr>
        <w:t>the criminal legal system shape</w:t>
      </w:r>
      <w:r w:rsidR="003E66BA">
        <w:rPr>
          <w:rFonts w:ascii="Times New Roman" w:hAnsi="Times New Roman"/>
          <w:color w:val="212121"/>
        </w:rPr>
        <w:t>s</w:t>
      </w:r>
      <w:r w:rsidR="009A2F26">
        <w:rPr>
          <w:rFonts w:ascii="Times New Roman" w:hAnsi="Times New Roman"/>
          <w:color w:val="212121"/>
        </w:rPr>
        <w:t xml:space="preserve"> political attitudes and behavior </w:t>
      </w:r>
      <w:r w:rsidR="008F457C">
        <w:rPr>
          <w:rFonts w:ascii="Times New Roman" w:hAnsi="Times New Roman"/>
          <w:color w:val="212121"/>
        </w:rPr>
        <w:t xml:space="preserve">of the people and communities it incarcerates and polices </w:t>
      </w:r>
      <w:r w:rsidR="00DE28B8">
        <w:rPr>
          <w:rFonts w:ascii="Times New Roman" w:hAnsi="Times New Roman"/>
          <w:color w:val="212121"/>
        </w:rPr>
        <w:t>(Lerman and Weaver 2014, White 2019a and b, Michener 2018, Burch 2013, Owens 2014, Walker 2020)</w:t>
      </w:r>
      <w:r>
        <w:rPr>
          <w:rFonts w:ascii="Times New Roman" w:hAnsi="Times New Roman"/>
          <w:color w:val="212121"/>
        </w:rPr>
        <w:t xml:space="preserve">. </w:t>
      </w:r>
      <w:r w:rsidR="00DF1182">
        <w:rPr>
          <w:rFonts w:ascii="Times New Roman" w:hAnsi="Times New Roman"/>
          <w:color w:val="212121"/>
        </w:rPr>
        <w:t xml:space="preserve"> Lerman and Weaver (2014) </w:t>
      </w:r>
      <w:r w:rsidR="00ED743A">
        <w:rPr>
          <w:rFonts w:ascii="Times New Roman" w:hAnsi="Times New Roman"/>
          <w:color w:val="212121"/>
        </w:rPr>
        <w:t>employ findings</w:t>
      </w:r>
      <w:r w:rsidR="00DF1182">
        <w:rPr>
          <w:rFonts w:ascii="Times New Roman" w:hAnsi="Times New Roman"/>
          <w:color w:val="212121"/>
        </w:rPr>
        <w:t xml:space="preserve"> that court, police, and prison encounters depress political participation by fostering government distrust and perceptions of a reduced civic status</w:t>
      </w:r>
      <w:r w:rsidR="00ED743A">
        <w:rPr>
          <w:rFonts w:ascii="Times New Roman" w:hAnsi="Times New Roman"/>
          <w:color w:val="212121"/>
        </w:rPr>
        <w:t xml:space="preserve"> to argue that the carceral state “actively construct[s] a different citizenship” (28). Other’s before and since have found </w:t>
      </w:r>
      <w:r w:rsidR="0089777A">
        <w:rPr>
          <w:rFonts w:ascii="Times New Roman" w:hAnsi="Times New Roman"/>
          <w:color w:val="212121"/>
        </w:rPr>
        <w:t xml:space="preserve">that </w:t>
      </w:r>
      <w:r w:rsidR="00093C91">
        <w:rPr>
          <w:rFonts w:ascii="Times New Roman" w:hAnsi="Times New Roman"/>
          <w:color w:val="212121"/>
        </w:rPr>
        <w:t xml:space="preserve">direct </w:t>
      </w:r>
      <w:r w:rsidR="0089777A">
        <w:rPr>
          <w:rFonts w:ascii="Times New Roman" w:hAnsi="Times New Roman"/>
          <w:color w:val="212121"/>
        </w:rPr>
        <w:t>interactions with the carceral system</w:t>
      </w:r>
      <w:r w:rsidR="00093C91">
        <w:rPr>
          <w:rFonts w:ascii="Times New Roman" w:hAnsi="Times New Roman"/>
          <w:color w:val="212121"/>
        </w:rPr>
        <w:t>, including short stints in jail</w:t>
      </w:r>
      <w:r w:rsidR="003E66BA">
        <w:rPr>
          <w:rFonts w:ascii="Times New Roman" w:hAnsi="Times New Roman"/>
          <w:color w:val="212121"/>
        </w:rPr>
        <w:t xml:space="preserve"> and encounters with the police like traffic stops </w:t>
      </w:r>
      <w:r w:rsidR="0089777A">
        <w:rPr>
          <w:rFonts w:ascii="Times New Roman" w:hAnsi="Times New Roman"/>
          <w:color w:val="212121"/>
        </w:rPr>
        <w:t xml:space="preserve">depress </w:t>
      </w:r>
      <w:r w:rsidR="009A2F26">
        <w:rPr>
          <w:rFonts w:ascii="Times New Roman" w:hAnsi="Times New Roman"/>
          <w:color w:val="212121"/>
        </w:rPr>
        <w:t>participatio</w:t>
      </w:r>
      <w:r w:rsidR="00093C91">
        <w:rPr>
          <w:rFonts w:ascii="Times New Roman" w:hAnsi="Times New Roman"/>
          <w:color w:val="212121"/>
        </w:rPr>
        <w:t xml:space="preserve">n </w:t>
      </w:r>
      <w:r w:rsidR="009A2F26">
        <w:rPr>
          <w:rFonts w:ascii="Times New Roman" w:hAnsi="Times New Roman"/>
          <w:color w:val="212121"/>
        </w:rPr>
        <w:t>(White 2019</w:t>
      </w:r>
      <w:r w:rsidR="003E66BA">
        <w:rPr>
          <w:rFonts w:ascii="Times New Roman" w:hAnsi="Times New Roman"/>
          <w:color w:val="212121"/>
        </w:rPr>
        <w:t>, Ben-Menachem and Morris 2023, Rosenthal and Farhart 2022</w:t>
      </w:r>
      <w:r w:rsidR="009A2F26">
        <w:rPr>
          <w:rFonts w:ascii="Times New Roman" w:hAnsi="Times New Roman"/>
          <w:color w:val="212121"/>
        </w:rPr>
        <w:t>)</w:t>
      </w:r>
      <w:r w:rsidR="003E66BA">
        <w:rPr>
          <w:rFonts w:ascii="Times New Roman" w:hAnsi="Times New Roman"/>
          <w:color w:val="212121"/>
        </w:rPr>
        <w:t xml:space="preserve"> --</w:t>
      </w:r>
      <w:r w:rsidR="009A2F26">
        <w:rPr>
          <w:rFonts w:ascii="Times New Roman" w:hAnsi="Times New Roman"/>
          <w:color w:val="212121"/>
        </w:rPr>
        <w:t xml:space="preserve"> </w:t>
      </w:r>
      <w:r w:rsidR="00093C91">
        <w:rPr>
          <w:rFonts w:ascii="Times New Roman" w:hAnsi="Times New Roman"/>
          <w:color w:val="212121"/>
        </w:rPr>
        <w:t xml:space="preserve">and that </w:t>
      </w:r>
      <w:r w:rsidR="003E66BA">
        <w:rPr>
          <w:rFonts w:ascii="Times New Roman" w:hAnsi="Times New Roman"/>
          <w:color w:val="212121"/>
        </w:rPr>
        <w:t xml:space="preserve">these </w:t>
      </w:r>
      <w:r w:rsidR="00093C91">
        <w:rPr>
          <w:rFonts w:ascii="Times New Roman" w:hAnsi="Times New Roman"/>
          <w:color w:val="212121"/>
        </w:rPr>
        <w:t xml:space="preserve">demobilizing effects can extend </w:t>
      </w:r>
      <w:r w:rsidR="003E66BA">
        <w:rPr>
          <w:rFonts w:ascii="Times New Roman" w:hAnsi="Times New Roman"/>
          <w:color w:val="212121"/>
        </w:rPr>
        <w:t>beyond the individual to their social networks and neighbors</w:t>
      </w:r>
      <w:r w:rsidR="00093C91">
        <w:rPr>
          <w:rFonts w:ascii="Times New Roman" w:hAnsi="Times New Roman"/>
          <w:color w:val="212121"/>
        </w:rPr>
        <w:t xml:space="preserve"> </w:t>
      </w:r>
      <w:r w:rsidR="009A2F26">
        <w:rPr>
          <w:rFonts w:ascii="Times New Roman" w:hAnsi="Times New Roman"/>
          <w:color w:val="212121"/>
        </w:rPr>
        <w:t xml:space="preserve">(Burch </w:t>
      </w:r>
      <w:commentRangeStart w:id="1"/>
      <w:r w:rsidR="009A2F26">
        <w:rPr>
          <w:rFonts w:ascii="Times New Roman" w:hAnsi="Times New Roman"/>
          <w:color w:val="212121"/>
        </w:rPr>
        <w:t>2014</w:t>
      </w:r>
      <w:commentRangeEnd w:id="1"/>
      <w:r w:rsidR="003E66BA">
        <w:rPr>
          <w:rStyle w:val="CommentReference"/>
        </w:rPr>
        <w:commentReference w:id="1"/>
      </w:r>
      <w:r w:rsidR="009A2F26">
        <w:rPr>
          <w:rFonts w:ascii="Times New Roman" w:hAnsi="Times New Roman"/>
          <w:color w:val="212121"/>
        </w:rPr>
        <w:t>)</w:t>
      </w:r>
      <w:r w:rsidR="00093C91">
        <w:rPr>
          <w:rFonts w:ascii="Times New Roman" w:hAnsi="Times New Roman"/>
          <w:color w:val="212121"/>
        </w:rPr>
        <w:t>.</w:t>
      </w:r>
      <w:r w:rsidR="009A2F26">
        <w:rPr>
          <w:rFonts w:ascii="Times New Roman" w:hAnsi="Times New Roman"/>
          <w:color w:val="212121"/>
        </w:rPr>
        <w:t xml:space="preserve"> </w:t>
      </w:r>
      <w:r w:rsidR="0089777A">
        <w:rPr>
          <w:rFonts w:ascii="Times New Roman" w:hAnsi="Times New Roman"/>
          <w:color w:val="212121"/>
        </w:rPr>
        <w:t xml:space="preserve"> </w:t>
      </w:r>
    </w:p>
    <w:p w14:paraId="6A2227C9" w14:textId="77777777" w:rsidR="00035BB7" w:rsidRDefault="00035BB7" w:rsidP="00F72FAD">
      <w:pPr>
        <w:spacing w:line="360" w:lineRule="auto"/>
        <w:rPr>
          <w:rFonts w:ascii="Times New Roman" w:hAnsi="Times New Roman"/>
          <w:color w:val="212121"/>
        </w:rPr>
      </w:pPr>
    </w:p>
    <w:p w14:paraId="7B33FBBF" w14:textId="2456F46B" w:rsidR="0078736A" w:rsidRDefault="001D4184" w:rsidP="00035BB7">
      <w:pPr>
        <w:spacing w:line="360" w:lineRule="auto"/>
        <w:rPr>
          <w:rFonts w:ascii="Times New Roman" w:hAnsi="Times New Roman"/>
          <w:color w:val="212121"/>
        </w:rPr>
      </w:pPr>
      <w:r>
        <w:rPr>
          <w:rFonts w:ascii="Times New Roman" w:hAnsi="Times New Roman"/>
          <w:color w:val="212121"/>
        </w:rPr>
        <w:t xml:space="preserve">Such demobilization is a result resource effects of carceral contact, like financial burdens or cumbersome processes to reinstate voting rights (Comfort 2008, </w:t>
      </w:r>
      <w:r w:rsidRPr="0057042B">
        <w:rPr>
          <w:rFonts w:ascii="Times New Roman" w:hAnsi="Times New Roman"/>
          <w:color w:val="212121"/>
        </w:rPr>
        <w:t xml:space="preserve">Page, </w:t>
      </w:r>
      <w:proofErr w:type="spellStart"/>
      <w:r w:rsidRPr="0057042B">
        <w:rPr>
          <w:rFonts w:ascii="Times New Roman" w:hAnsi="Times New Roman"/>
          <w:color w:val="212121"/>
        </w:rPr>
        <w:t>Piehowski</w:t>
      </w:r>
      <w:proofErr w:type="spellEnd"/>
      <w:r w:rsidRPr="0057042B">
        <w:rPr>
          <w:rFonts w:ascii="Times New Roman" w:hAnsi="Times New Roman"/>
          <w:color w:val="212121"/>
        </w:rPr>
        <w:t xml:space="preserve">, and </w:t>
      </w:r>
      <w:proofErr w:type="spellStart"/>
      <w:r w:rsidRPr="0057042B">
        <w:rPr>
          <w:rFonts w:ascii="Times New Roman" w:hAnsi="Times New Roman"/>
          <w:color w:val="212121"/>
        </w:rPr>
        <w:t>Soss</w:t>
      </w:r>
      <w:proofErr w:type="spellEnd"/>
      <w:r w:rsidRPr="0057042B">
        <w:rPr>
          <w:rFonts w:ascii="Times New Roman" w:hAnsi="Times New Roman"/>
          <w:color w:val="212121"/>
        </w:rPr>
        <w:t xml:space="preserve">, </w:t>
      </w:r>
      <w:r>
        <w:rPr>
          <w:rFonts w:ascii="Times New Roman" w:hAnsi="Times New Roman"/>
          <w:color w:val="212121"/>
        </w:rPr>
        <w:t xml:space="preserve">2019), and interpretive effects -- the messages that policy and institutional designs confer about a its target’s civic standing, the efficacy and responsiveness of government, and thus the merits of political participation. While to my knowledge, no literature argues these effects are experienced or interpreted </w:t>
      </w:r>
      <w:r w:rsidR="00035BB7">
        <w:rPr>
          <w:rFonts w:ascii="Times New Roman" w:hAnsi="Times New Roman"/>
          <w:color w:val="212121"/>
        </w:rPr>
        <w:t xml:space="preserve">differently, a growing literature finds that targets’ responses are not unidirectional: </w:t>
      </w:r>
      <w:r w:rsidR="00F77B98">
        <w:rPr>
          <w:rFonts w:ascii="Times New Roman" w:hAnsi="Times New Roman"/>
          <w:color w:val="212121"/>
        </w:rPr>
        <w:t>visible forms of policing can have mobilizing effects at the community level when it is perceived to be racially discriminatory (</w:t>
      </w:r>
      <w:proofErr w:type="spellStart"/>
      <w:r w:rsidR="00F77B98">
        <w:rPr>
          <w:rFonts w:ascii="Times New Roman" w:hAnsi="Times New Roman"/>
          <w:color w:val="212121"/>
        </w:rPr>
        <w:t>Anoll</w:t>
      </w:r>
      <w:proofErr w:type="spellEnd"/>
      <w:r w:rsidR="00F77B98">
        <w:rPr>
          <w:rFonts w:ascii="Times New Roman" w:hAnsi="Times New Roman"/>
          <w:color w:val="212121"/>
        </w:rPr>
        <w:t xml:space="preserve"> et al 2022), and incarceration </w:t>
      </w:r>
      <w:r w:rsidR="004E4D8D">
        <w:rPr>
          <w:rFonts w:ascii="Times New Roman" w:hAnsi="Times New Roman"/>
          <w:color w:val="212121"/>
        </w:rPr>
        <w:t xml:space="preserve">can </w:t>
      </w:r>
      <w:r w:rsidR="00CD6FC1">
        <w:rPr>
          <w:rFonts w:ascii="Times New Roman" w:hAnsi="Times New Roman"/>
          <w:color w:val="212121"/>
        </w:rPr>
        <w:t xml:space="preserve">be politically </w:t>
      </w:r>
      <w:r w:rsidR="004E4D8D">
        <w:rPr>
          <w:rFonts w:ascii="Times New Roman" w:hAnsi="Times New Roman"/>
          <w:color w:val="212121"/>
        </w:rPr>
        <w:t>mobiliz</w:t>
      </w:r>
      <w:r w:rsidR="00CD6FC1">
        <w:rPr>
          <w:rFonts w:ascii="Times New Roman" w:hAnsi="Times New Roman"/>
          <w:color w:val="212121"/>
        </w:rPr>
        <w:t xml:space="preserve">ing </w:t>
      </w:r>
      <w:r w:rsidR="004E4D8D">
        <w:rPr>
          <w:rFonts w:ascii="Times New Roman" w:hAnsi="Times New Roman"/>
          <w:color w:val="212121"/>
        </w:rPr>
        <w:t>despite perceptions of procedural unfairness (Owens 2014, Walker 2020).</w:t>
      </w:r>
      <w:r w:rsidR="00035BB7">
        <w:rPr>
          <w:rFonts w:ascii="Times New Roman" w:hAnsi="Times New Roman"/>
          <w:color w:val="212121"/>
        </w:rPr>
        <w:t xml:space="preserve"> Both involve meaning-making processes wedding social solidarity with dampened perceptions of institutional legitimacy – what Walker (2020) terms a sense of “systemic injustice.” Among the “proximally” impacted, or those with close social ties to direct targets, like children of incarcerated parents, political mobilization can reflect their own </w:t>
      </w:r>
      <w:r w:rsidR="00E11DEB">
        <w:rPr>
          <w:rFonts w:ascii="Times New Roman" w:hAnsi="Times New Roman"/>
          <w:color w:val="212121"/>
        </w:rPr>
        <w:t xml:space="preserve">distinct </w:t>
      </w:r>
      <w:r w:rsidR="002A76C0">
        <w:rPr>
          <w:rFonts w:ascii="Times New Roman" w:hAnsi="Times New Roman"/>
          <w:color w:val="212121"/>
        </w:rPr>
        <w:t>drivers</w:t>
      </w:r>
      <w:r w:rsidR="00035BB7">
        <w:rPr>
          <w:rFonts w:ascii="Times New Roman" w:hAnsi="Times New Roman"/>
          <w:color w:val="212121"/>
        </w:rPr>
        <w:t xml:space="preserve"> </w:t>
      </w:r>
      <w:r w:rsidR="00035BB7" w:rsidRPr="0079105D">
        <w:rPr>
          <w:rFonts w:ascii="Times New Roman" w:hAnsi="Times New Roman"/>
          <w:color w:val="212121"/>
          <w:highlight w:val="lightGray"/>
        </w:rPr>
        <w:t>[fixing this]</w:t>
      </w:r>
      <w:r w:rsidR="00035BB7">
        <w:rPr>
          <w:rFonts w:ascii="Times New Roman" w:hAnsi="Times New Roman"/>
          <w:color w:val="212121"/>
        </w:rPr>
        <w:t xml:space="preserve"> </w:t>
      </w:r>
      <w:r w:rsidR="004E4D8D">
        <w:rPr>
          <w:rFonts w:ascii="Times New Roman" w:hAnsi="Times New Roman"/>
          <w:color w:val="212121"/>
        </w:rPr>
        <w:t xml:space="preserve">(Lee, Porter, and Comfort 2014). </w:t>
      </w:r>
      <w:proofErr w:type="spellStart"/>
      <w:r w:rsidR="00313CF8">
        <w:rPr>
          <w:rFonts w:ascii="Times New Roman" w:hAnsi="Times New Roman"/>
          <w:color w:val="212121"/>
        </w:rPr>
        <w:t>Anoll</w:t>
      </w:r>
      <w:proofErr w:type="spellEnd"/>
      <w:r w:rsidR="003A6F3C">
        <w:rPr>
          <w:rFonts w:ascii="Times New Roman" w:hAnsi="Times New Roman"/>
          <w:color w:val="212121"/>
        </w:rPr>
        <w:t xml:space="preserve"> and Israel-Trummel</w:t>
      </w:r>
      <w:r w:rsidR="00313CF8">
        <w:rPr>
          <w:rFonts w:ascii="Times New Roman" w:hAnsi="Times New Roman"/>
          <w:color w:val="212121"/>
        </w:rPr>
        <w:t xml:space="preserve"> (</w:t>
      </w:r>
      <w:r w:rsidR="003A6F3C">
        <w:rPr>
          <w:rFonts w:ascii="Times New Roman" w:hAnsi="Times New Roman"/>
          <w:color w:val="212121"/>
        </w:rPr>
        <w:t>2019</w:t>
      </w:r>
      <w:r w:rsidR="00313CF8">
        <w:rPr>
          <w:rFonts w:ascii="Times New Roman" w:hAnsi="Times New Roman"/>
          <w:color w:val="212121"/>
        </w:rPr>
        <w:t xml:space="preserve">) find evidence </w:t>
      </w:r>
      <w:r w:rsidR="003A6F3C">
        <w:rPr>
          <w:rFonts w:ascii="Times New Roman" w:hAnsi="Times New Roman"/>
          <w:color w:val="212121"/>
        </w:rPr>
        <w:t xml:space="preserve">such proximate mobilization is a </w:t>
      </w:r>
      <w:proofErr w:type="spellStart"/>
      <w:r w:rsidR="003A6F3C">
        <w:rPr>
          <w:rFonts w:ascii="Times New Roman" w:hAnsi="Times New Roman"/>
          <w:color w:val="212121"/>
        </w:rPr>
        <w:t>produce</w:t>
      </w:r>
      <w:proofErr w:type="spellEnd"/>
      <w:r w:rsidR="003A6F3C">
        <w:rPr>
          <w:rFonts w:ascii="Times New Roman" w:hAnsi="Times New Roman"/>
          <w:color w:val="212121"/>
        </w:rPr>
        <w:t xml:space="preserve"> of</w:t>
      </w:r>
      <w:r w:rsidR="00313CF8">
        <w:rPr>
          <w:rFonts w:ascii="Times New Roman" w:hAnsi="Times New Roman"/>
          <w:color w:val="212121"/>
        </w:rPr>
        <w:t xml:space="preserve"> “surrogate” participation, or a motivation to participate specifically on behalf of or due to the disenfranchisement or incarceration of another</w:t>
      </w:r>
      <w:r w:rsidR="003A6F3C">
        <w:rPr>
          <w:rFonts w:ascii="Times New Roman" w:hAnsi="Times New Roman"/>
          <w:color w:val="212121"/>
        </w:rPr>
        <w:t>.</w:t>
      </w:r>
    </w:p>
    <w:p w14:paraId="0515A9F9" w14:textId="77777777" w:rsidR="0078736A" w:rsidRDefault="0078736A" w:rsidP="00F72FAD">
      <w:pPr>
        <w:spacing w:line="360" w:lineRule="auto"/>
        <w:rPr>
          <w:rFonts w:ascii="Times New Roman" w:hAnsi="Times New Roman"/>
          <w:color w:val="212121"/>
        </w:rPr>
      </w:pPr>
    </w:p>
    <w:p w14:paraId="65FC3D43" w14:textId="1DAD5620" w:rsidR="00313CF8" w:rsidRDefault="00FB0FA2" w:rsidP="00F72FAD">
      <w:pPr>
        <w:spacing w:line="360" w:lineRule="auto"/>
        <w:rPr>
          <w:rFonts w:ascii="Times New Roman" w:hAnsi="Times New Roman"/>
          <w:color w:val="212121"/>
        </w:rPr>
      </w:pPr>
      <w:r>
        <w:rPr>
          <w:rFonts w:ascii="Times New Roman" w:hAnsi="Times New Roman"/>
          <w:color w:val="212121"/>
        </w:rPr>
        <w:t xml:space="preserve">While literature on policy </w:t>
      </w:r>
      <w:proofErr w:type="gramStart"/>
      <w:r>
        <w:rPr>
          <w:rFonts w:ascii="Times New Roman" w:hAnsi="Times New Roman"/>
          <w:color w:val="212121"/>
        </w:rPr>
        <w:t>feedbacks</w:t>
      </w:r>
      <w:proofErr w:type="gramEnd"/>
      <w:r>
        <w:rPr>
          <w:rFonts w:ascii="Times New Roman" w:hAnsi="Times New Roman"/>
          <w:color w:val="212121"/>
        </w:rPr>
        <w:t xml:space="preserve"> of the carceral state has </w:t>
      </w:r>
      <w:r>
        <w:rPr>
          <w:rFonts w:ascii="Times New Roman" w:hAnsi="Times New Roman"/>
        </w:rPr>
        <w:t xml:space="preserve">established that contact with criminal legal policies and institutions shape political behavior and attitudes, and that these impacts in turn may re-enforce or change policy outcomes, much less is known about how contact with the criminal legal system have on attitudes towards its </w:t>
      </w:r>
      <w:r w:rsidRPr="00FB0FA2">
        <w:rPr>
          <w:rFonts w:ascii="Times New Roman" w:hAnsi="Times New Roman"/>
          <w:i/>
          <w:iCs/>
        </w:rPr>
        <w:t>targets</w:t>
      </w:r>
      <w:r>
        <w:rPr>
          <w:rFonts w:ascii="Times New Roman" w:hAnsi="Times New Roman"/>
        </w:rPr>
        <w:t>.</w:t>
      </w:r>
    </w:p>
    <w:p w14:paraId="3703FD4E" w14:textId="77777777" w:rsidR="0078736A" w:rsidRDefault="0078736A" w:rsidP="00F72FAD">
      <w:pPr>
        <w:spacing w:line="360" w:lineRule="auto"/>
        <w:rPr>
          <w:rFonts w:ascii="Times New Roman" w:hAnsi="Times New Roman"/>
          <w:color w:val="212121"/>
        </w:rPr>
      </w:pPr>
    </w:p>
    <w:p w14:paraId="397D5D2F" w14:textId="4264F7C9" w:rsidR="00BC1A9F" w:rsidRPr="00EF44D3" w:rsidRDefault="00F77B98" w:rsidP="00F72FAD">
      <w:pPr>
        <w:spacing w:line="360" w:lineRule="auto"/>
        <w:rPr>
          <w:rFonts w:ascii="Times New Roman" w:hAnsi="Times New Roman"/>
          <w:color w:val="212121"/>
        </w:rPr>
      </w:pPr>
      <w:r>
        <w:rPr>
          <w:rFonts w:ascii="Times New Roman" w:hAnsi="Times New Roman"/>
        </w:rPr>
        <w:t xml:space="preserve">In the wake of Schneider and Ingram’s (1993) theory of social constructions, a literature has coalesced around the idea that attitudes towards policy targets are </w:t>
      </w:r>
      <w:r w:rsidR="00BC1A9F">
        <w:rPr>
          <w:rFonts w:ascii="Times New Roman" w:hAnsi="Times New Roman"/>
        </w:rPr>
        <w:t>in dialectic with policy. That is policy design</w:t>
      </w:r>
      <w:r w:rsidR="00F03858">
        <w:rPr>
          <w:rFonts w:ascii="Times New Roman" w:hAnsi="Times New Roman"/>
        </w:rPr>
        <w:t xml:space="preserve"> </w:t>
      </w:r>
      <w:r w:rsidR="00BC1A9F">
        <w:rPr>
          <w:rFonts w:ascii="Times New Roman" w:hAnsi="Times New Roman"/>
        </w:rPr>
        <w:t xml:space="preserve">not only has “interpretive effects” on its targets but also </w:t>
      </w:r>
      <w:r w:rsidR="00F03858">
        <w:rPr>
          <w:rFonts w:ascii="Times New Roman" w:hAnsi="Times New Roman"/>
        </w:rPr>
        <w:t xml:space="preserve">shapes discourse about </w:t>
      </w:r>
      <w:r w:rsidR="00BC1A9F">
        <w:rPr>
          <w:rFonts w:ascii="Times New Roman" w:hAnsi="Times New Roman"/>
        </w:rPr>
        <w:t>them, “telegraph[</w:t>
      </w:r>
      <w:proofErr w:type="spellStart"/>
      <w:r w:rsidR="00BC1A9F">
        <w:rPr>
          <w:rFonts w:ascii="Times New Roman" w:hAnsi="Times New Roman"/>
        </w:rPr>
        <w:t>ing</w:t>
      </w:r>
      <w:proofErr w:type="spellEnd"/>
      <w:r w:rsidR="00BC1A9F">
        <w:rPr>
          <w:rFonts w:ascii="Times New Roman" w:hAnsi="Times New Roman"/>
        </w:rPr>
        <w:t>] to the public how target groups should be treated,” and producing social constructions or “</w:t>
      </w:r>
      <w:r w:rsidR="00BC1A9F" w:rsidRPr="00FE4CDE">
        <w:rPr>
          <w:rFonts w:ascii="Times New Roman" w:hAnsi="Times New Roman"/>
          <w:color w:val="212121"/>
        </w:rPr>
        <w:t>value-laden components, including stereotypes, dominant ideologies, and assumptions</w:t>
      </w:r>
      <w:r w:rsidR="00BC1A9F">
        <w:rPr>
          <w:rFonts w:ascii="Times New Roman" w:hAnsi="Times New Roman"/>
          <w:color w:val="212121"/>
        </w:rPr>
        <w:t xml:space="preserve">” about groups (Smith and Kreitzer 2024, page). </w:t>
      </w:r>
      <w:r w:rsidR="00BC1A9F" w:rsidRPr="00BC1A9F">
        <w:rPr>
          <w:rFonts w:ascii="Times New Roman" w:hAnsi="Times New Roman"/>
          <w:color w:val="212121"/>
        </w:rPr>
        <w:t xml:space="preserve">As consequence, social constructions are contingent – for example, on local, state, and political and cultural contexts </w:t>
      </w:r>
      <w:proofErr w:type="gramStart"/>
      <w:r w:rsidR="00BC1A9F" w:rsidRPr="00BC1A9F">
        <w:rPr>
          <w:rFonts w:ascii="Times New Roman" w:hAnsi="Times New Roman"/>
          <w:color w:val="212121"/>
        </w:rPr>
        <w:t>and also</w:t>
      </w:r>
      <w:proofErr w:type="gramEnd"/>
      <w:r w:rsidR="00BC1A9F" w:rsidRPr="00BC1A9F">
        <w:rPr>
          <w:rFonts w:ascii="Times New Roman" w:hAnsi="Times New Roman"/>
          <w:color w:val="212121"/>
        </w:rPr>
        <w:t xml:space="preserve"> the identity and ideology held by the ‘perceiver’ (Smith and Kreitzer 2018).</w:t>
      </w:r>
      <w:r w:rsidR="00BC1A9F">
        <w:rPr>
          <w:rFonts w:ascii="Times New Roman" w:hAnsi="Times New Roman"/>
          <w:color w:val="212121"/>
        </w:rPr>
        <w:t xml:space="preserve"> </w:t>
      </w:r>
      <w:r w:rsidR="00BE7B8E">
        <w:rPr>
          <w:rFonts w:ascii="Times New Roman" w:hAnsi="Times New Roman"/>
          <w:color w:val="212121"/>
        </w:rPr>
        <w:t xml:space="preserve">A related stream of literature explains that </w:t>
      </w:r>
      <w:r w:rsidR="00EF44D3">
        <w:rPr>
          <w:rFonts w:ascii="Times New Roman" w:hAnsi="Times New Roman"/>
          <w:color w:val="212121"/>
        </w:rPr>
        <w:t xml:space="preserve">publics form quick judgements about policy targets’ deservingness by quickly evaluating constructions along five dimensions (“CARIN”) in an </w:t>
      </w:r>
      <w:proofErr w:type="gramStart"/>
      <w:r w:rsidR="00EF44D3">
        <w:rPr>
          <w:rFonts w:ascii="Times New Roman" w:hAnsi="Times New Roman"/>
          <w:color w:val="212121"/>
        </w:rPr>
        <w:t>evolutionarily-grounded</w:t>
      </w:r>
      <w:proofErr w:type="gramEnd"/>
      <w:r w:rsidR="00EF44D3">
        <w:rPr>
          <w:rFonts w:ascii="Times New Roman" w:hAnsi="Times New Roman"/>
          <w:color w:val="212121"/>
        </w:rPr>
        <w:t xml:space="preserve"> impulse to help</w:t>
      </w:r>
      <w:r w:rsidR="00BE7B8E" w:rsidRPr="00BE7B8E">
        <w:rPr>
          <w:rFonts w:ascii="Times New Roman" w:hAnsi="Times New Roman"/>
          <w:color w:val="212121"/>
        </w:rPr>
        <w:t xml:space="preserve"> “reciprocators” </w:t>
      </w:r>
      <w:r w:rsidR="00EF44D3">
        <w:rPr>
          <w:rFonts w:ascii="Times New Roman" w:hAnsi="Times New Roman"/>
          <w:color w:val="212121"/>
        </w:rPr>
        <w:t>and avoid</w:t>
      </w:r>
      <w:r w:rsidR="00BE7B8E" w:rsidRPr="00BE7B8E">
        <w:rPr>
          <w:rFonts w:ascii="Times New Roman" w:hAnsi="Times New Roman"/>
          <w:color w:val="212121"/>
        </w:rPr>
        <w:t xml:space="preserve"> “free-riders” </w:t>
      </w:r>
      <w:r w:rsidR="00EF44D3">
        <w:rPr>
          <w:rFonts w:ascii="Times New Roman" w:hAnsi="Times New Roman"/>
          <w:color w:val="212121"/>
        </w:rPr>
        <w:t>by</w:t>
      </w:r>
      <w:r w:rsidR="00BE7B8E" w:rsidRPr="00BE7B8E">
        <w:rPr>
          <w:rFonts w:ascii="Times New Roman" w:hAnsi="Times New Roman"/>
          <w:color w:val="212121"/>
        </w:rPr>
        <w:t xml:space="preserve"> “pay[</w:t>
      </w:r>
      <w:proofErr w:type="spellStart"/>
      <w:r w:rsidR="00BE7B8E" w:rsidRPr="00BE7B8E">
        <w:rPr>
          <w:rFonts w:ascii="Times New Roman" w:hAnsi="Times New Roman"/>
          <w:color w:val="212121"/>
        </w:rPr>
        <w:t>ing</w:t>
      </w:r>
      <w:proofErr w:type="spellEnd"/>
      <w:r w:rsidR="00BE7B8E" w:rsidRPr="00BE7B8E">
        <w:rPr>
          <w:rFonts w:ascii="Times New Roman" w:hAnsi="Times New Roman"/>
          <w:color w:val="212121"/>
        </w:rPr>
        <w:t xml:space="preserve">] attention to whether welfare recipients are lazy or making an effort” (Petersen 2012, </w:t>
      </w:r>
      <w:proofErr w:type="spellStart"/>
      <w:r w:rsidR="00BE7B8E" w:rsidRPr="00BE7B8E">
        <w:rPr>
          <w:rFonts w:ascii="Times New Roman" w:hAnsi="Times New Roman"/>
          <w:color w:val="212121"/>
        </w:rPr>
        <w:t>Aaroe</w:t>
      </w:r>
      <w:proofErr w:type="spellEnd"/>
      <w:r w:rsidR="00BE7B8E" w:rsidRPr="00BE7B8E">
        <w:rPr>
          <w:rFonts w:ascii="Times New Roman" w:hAnsi="Times New Roman"/>
          <w:color w:val="212121"/>
        </w:rPr>
        <w:t xml:space="preserve"> and Petersen 2014).</w:t>
      </w:r>
      <w:r w:rsidR="00BE7B8E">
        <w:rPr>
          <w:rFonts w:ascii="Times New Roman" w:hAnsi="Times New Roman"/>
          <w:color w:val="212121"/>
        </w:rPr>
        <w:t xml:space="preserve"> </w:t>
      </w:r>
      <w:r w:rsidR="00EF44D3">
        <w:rPr>
          <w:rFonts w:ascii="Times New Roman" w:hAnsi="Times New Roman"/>
          <w:color w:val="212121"/>
        </w:rPr>
        <w:t xml:space="preserve">These criteria refer to: </w:t>
      </w:r>
      <w:r w:rsidR="00BE7B8E" w:rsidRPr="00BE7B8E">
        <w:rPr>
          <w:rFonts w:ascii="Times New Roman" w:hAnsi="Times New Roman"/>
          <w:i/>
          <w:iCs/>
          <w:color w:val="212121"/>
        </w:rPr>
        <w:t>control,</w:t>
      </w:r>
      <w:r w:rsidR="00BE7B8E" w:rsidRPr="00BE7B8E">
        <w:rPr>
          <w:rFonts w:ascii="Times New Roman" w:hAnsi="Times New Roman"/>
          <w:color w:val="212121"/>
        </w:rPr>
        <w:t xml:space="preserve"> </w:t>
      </w:r>
      <w:r w:rsidR="00EF44D3">
        <w:rPr>
          <w:rFonts w:ascii="Times New Roman" w:hAnsi="Times New Roman"/>
          <w:color w:val="212121"/>
        </w:rPr>
        <w:t>which in its o</w:t>
      </w:r>
      <w:r w:rsidR="00BE7B8E" w:rsidRPr="00BE7B8E">
        <w:rPr>
          <w:rFonts w:ascii="Times New Roman" w:hAnsi="Times New Roman"/>
          <w:color w:val="212121"/>
        </w:rPr>
        <w:t>riginal conception</w:t>
      </w:r>
      <w:r w:rsidR="00EF44D3">
        <w:rPr>
          <w:rFonts w:ascii="Times New Roman" w:hAnsi="Times New Roman"/>
          <w:color w:val="212121"/>
        </w:rPr>
        <w:t xml:space="preserve"> was closely related to </w:t>
      </w:r>
      <w:r w:rsidR="00BE7B8E" w:rsidRPr="00BE7B8E">
        <w:rPr>
          <w:rFonts w:ascii="Times New Roman" w:hAnsi="Times New Roman"/>
          <w:i/>
          <w:iCs/>
          <w:color w:val="212121"/>
        </w:rPr>
        <w:t>need</w:t>
      </w:r>
      <w:r w:rsidR="00BE7B8E" w:rsidRPr="00BE7B8E">
        <w:rPr>
          <w:rFonts w:ascii="Times New Roman" w:hAnsi="Times New Roman"/>
          <w:color w:val="212121"/>
        </w:rPr>
        <w:t xml:space="preserve">, referring to whether </w:t>
      </w:r>
      <w:r w:rsidR="00BE7B8E" w:rsidRPr="00BE7B8E">
        <w:rPr>
          <w:rFonts w:ascii="Times New Roman" w:hAnsi="Times New Roman"/>
          <w:color w:val="212121"/>
        </w:rPr>
        <w:lastRenderedPageBreak/>
        <w:t xml:space="preserve">someone is perceived as lazy or unlucky – a consideration Oorschot (2006) argues can override all others. More recently, perception of a group or individual’s </w:t>
      </w:r>
      <w:r w:rsidR="00BE7B8E" w:rsidRPr="00BE7B8E">
        <w:rPr>
          <w:rFonts w:ascii="Times New Roman" w:hAnsi="Times New Roman"/>
          <w:i/>
          <w:iCs/>
          <w:color w:val="212121"/>
        </w:rPr>
        <w:t>need</w:t>
      </w:r>
      <w:r w:rsidR="00BE7B8E" w:rsidRPr="00BE7B8E">
        <w:rPr>
          <w:rFonts w:ascii="Times New Roman" w:hAnsi="Times New Roman"/>
          <w:color w:val="212121"/>
        </w:rPr>
        <w:t xml:space="preserve"> for assistance has been considered the severity of their neediness and </w:t>
      </w:r>
      <w:r w:rsidR="00BE7B8E" w:rsidRPr="00BE7B8E">
        <w:rPr>
          <w:rFonts w:ascii="Times New Roman" w:hAnsi="Times New Roman"/>
          <w:i/>
          <w:iCs/>
          <w:color w:val="212121"/>
        </w:rPr>
        <w:t xml:space="preserve">control </w:t>
      </w:r>
      <w:r w:rsidR="00BE7B8E" w:rsidRPr="00BE7B8E">
        <w:rPr>
          <w:rFonts w:ascii="Times New Roman" w:hAnsi="Times New Roman"/>
          <w:color w:val="212121"/>
        </w:rPr>
        <w:t>the degree to which they are responsible (</w:t>
      </w:r>
      <w:proofErr w:type="spellStart"/>
      <w:r w:rsidR="00BE7B8E" w:rsidRPr="00BE7B8E">
        <w:rPr>
          <w:rFonts w:ascii="Times New Roman" w:hAnsi="Times New Roman"/>
          <w:color w:val="212121"/>
        </w:rPr>
        <w:t>SoRelle</w:t>
      </w:r>
      <w:proofErr w:type="spellEnd"/>
      <w:r w:rsidR="00BE7B8E" w:rsidRPr="00BE7B8E">
        <w:rPr>
          <w:rFonts w:ascii="Times New Roman" w:hAnsi="Times New Roman"/>
          <w:color w:val="212121"/>
        </w:rPr>
        <w:t xml:space="preserve"> and Laws 2024). Perceptions of the group’s </w:t>
      </w:r>
      <w:r w:rsidR="00BE7B8E" w:rsidRPr="00BE7B8E">
        <w:rPr>
          <w:rFonts w:ascii="Times New Roman" w:hAnsi="Times New Roman"/>
          <w:i/>
          <w:iCs/>
          <w:color w:val="212121"/>
        </w:rPr>
        <w:t>attitude</w:t>
      </w:r>
      <w:r w:rsidR="00BE7B8E" w:rsidRPr="00BE7B8E">
        <w:rPr>
          <w:rFonts w:ascii="Times New Roman" w:hAnsi="Times New Roman"/>
          <w:color w:val="212121"/>
        </w:rPr>
        <w:t xml:space="preserve"> refer to whether the beneficiary is grateful and likeable, and closely related perceptions of the group’s </w:t>
      </w:r>
      <w:r w:rsidR="00BE7B8E" w:rsidRPr="00BE7B8E">
        <w:rPr>
          <w:rFonts w:ascii="Times New Roman" w:hAnsi="Times New Roman"/>
          <w:i/>
          <w:iCs/>
          <w:color w:val="212121"/>
        </w:rPr>
        <w:t>reciprocity</w:t>
      </w:r>
      <w:r w:rsidR="00BE7B8E" w:rsidRPr="00BE7B8E">
        <w:rPr>
          <w:rFonts w:ascii="Times New Roman" w:hAnsi="Times New Roman"/>
          <w:color w:val="212121"/>
        </w:rPr>
        <w:t xml:space="preserve"> connote their history or apparent willingness to contribute to society. Last, the </w:t>
      </w:r>
      <w:r w:rsidR="00BE7B8E" w:rsidRPr="00BE7B8E">
        <w:rPr>
          <w:rFonts w:ascii="Times New Roman" w:hAnsi="Times New Roman"/>
          <w:i/>
          <w:iCs/>
          <w:color w:val="212121"/>
        </w:rPr>
        <w:t>identity</w:t>
      </w:r>
      <w:r w:rsidR="00BE7B8E" w:rsidRPr="00BE7B8E">
        <w:rPr>
          <w:rFonts w:ascii="Times New Roman" w:hAnsi="Times New Roman"/>
          <w:color w:val="212121"/>
        </w:rPr>
        <w:t xml:space="preserve"> characteristic holds that people will evaluate more generously the deservingness of people whose identity is aligned with their own (Oorschot 2000, 2006).</w:t>
      </w:r>
    </w:p>
    <w:p w14:paraId="75D22449" w14:textId="77777777" w:rsidR="00BC1A9F" w:rsidRDefault="00BC1A9F" w:rsidP="00F72FAD">
      <w:pPr>
        <w:spacing w:line="360" w:lineRule="auto"/>
        <w:rPr>
          <w:rFonts w:ascii="Times New Roman" w:hAnsi="Times New Roman"/>
        </w:rPr>
      </w:pPr>
    </w:p>
    <w:p w14:paraId="6DEE792F" w14:textId="3D4E40EC" w:rsidR="00F45324" w:rsidRDefault="00EF2FDE" w:rsidP="003F099D">
      <w:pPr>
        <w:spacing w:line="360" w:lineRule="auto"/>
        <w:rPr>
          <w:rFonts w:ascii="Times New Roman" w:hAnsi="Times New Roman"/>
        </w:rPr>
      </w:pPr>
      <w:r>
        <w:rPr>
          <w:rFonts w:ascii="Times New Roman" w:hAnsi="Times New Roman"/>
        </w:rPr>
        <w:t xml:space="preserve">Scholars have built on both social construction and CARIN theories of deservingness to find that experience with a policy can influence how targets of that policy are perceived. In the context of student debt relief, Sorelle and Laws (2023) find that </w:t>
      </w:r>
      <w:r w:rsidRPr="00FE4CDE">
        <w:rPr>
          <w:rFonts w:ascii="Times New Roman" w:hAnsi="Times New Roman"/>
          <w:color w:val="212121"/>
        </w:rPr>
        <w:t>“having had student debt increases both support for government relief and perceptions of borrower deservingness for debt forgiveness (379).</w:t>
      </w:r>
      <w:r>
        <w:rPr>
          <w:rFonts w:ascii="Times New Roman" w:hAnsi="Times New Roman"/>
          <w:color w:val="212121"/>
        </w:rPr>
        <w:t xml:space="preserve"> </w:t>
      </w:r>
      <w:r>
        <w:rPr>
          <w:rFonts w:ascii="Times New Roman" w:hAnsi="Times New Roman"/>
        </w:rPr>
        <w:t>Maltby and Kreitzer (2022) find that having once been on welfare increases perceptions of welfare beneficiaries’ deservingness</w:t>
      </w:r>
      <w:r w:rsidR="00AC7E7D">
        <w:rPr>
          <w:rFonts w:ascii="Times New Roman" w:hAnsi="Times New Roman"/>
        </w:rPr>
        <w:t>, but that “</w:t>
      </w:r>
      <w:r w:rsidR="001E537C" w:rsidRPr="00FE4CDE">
        <w:rPr>
          <w:rFonts w:ascii="Times New Roman" w:hAnsi="Times New Roman"/>
          <w:color w:val="212121"/>
        </w:rPr>
        <w:t>while feedback effects transfer within a policy domain, certain policy experiences may have particularly strong effects in shaping the perceived deservingness of fellow program recipients” (156)</w:t>
      </w:r>
      <w:r w:rsidR="001E537C">
        <w:rPr>
          <w:rFonts w:ascii="Times New Roman" w:hAnsi="Times New Roman"/>
          <w:color w:val="212121"/>
        </w:rPr>
        <w:t xml:space="preserve">. Specifically, they find that respondents who are or have been on welfare view recipients of the same policy or program </w:t>
      </w:r>
      <w:r w:rsidR="00AC7E7D">
        <w:rPr>
          <w:rFonts w:ascii="Times New Roman" w:hAnsi="Times New Roman"/>
          <w:color w:val="212121"/>
        </w:rPr>
        <w:t xml:space="preserve">beneficiaries of others, reflecting either more closely aligned identities, in the CARIN framework, or the ‘stickiness’ of negative social constructions about welfare recipients. In a study of recipients of means-tested welfare (Aid to Families with Dependent Children, or AFDC) and Social Security Disability Insurance (SSDI), </w:t>
      </w:r>
      <w:proofErr w:type="spellStart"/>
      <w:r w:rsidR="00AC7E7D">
        <w:rPr>
          <w:rFonts w:ascii="Times New Roman" w:hAnsi="Times New Roman"/>
          <w:color w:val="212121"/>
        </w:rPr>
        <w:t>Soss</w:t>
      </w:r>
      <w:proofErr w:type="spellEnd"/>
      <w:r w:rsidR="00AC7E7D">
        <w:rPr>
          <w:rFonts w:ascii="Times New Roman" w:hAnsi="Times New Roman"/>
          <w:color w:val="212121"/>
        </w:rPr>
        <w:t xml:space="preserve"> (2005) </w:t>
      </w:r>
      <w:r w:rsidR="003F099D">
        <w:rPr>
          <w:rFonts w:ascii="Times New Roman" w:hAnsi="Times New Roman"/>
          <w:color w:val="212121"/>
        </w:rPr>
        <w:t>notes that undeserving messages and resources effects unique to AFDC design, like stringent behavioral monitoring and caseworker discretion in lieu of standardized rules, lead its recipients to not only  internalize a more “undeserving” perception of AFDC beneficiaries, but do so to the point they seek to differentiate themselves from other beneficiaries and splinter any sense of beneficiary group solidarity – and splintering their welfare policy views from their views of the deservingness of beneficiaries.</w:t>
      </w:r>
    </w:p>
    <w:p w14:paraId="3442315F" w14:textId="77777777" w:rsidR="00F77B98" w:rsidRDefault="00F77B98" w:rsidP="00F72FAD">
      <w:pPr>
        <w:spacing w:line="360" w:lineRule="auto"/>
        <w:rPr>
          <w:rFonts w:ascii="Times New Roman" w:hAnsi="Times New Roman"/>
        </w:rPr>
      </w:pPr>
    </w:p>
    <w:p w14:paraId="1B8179D5" w14:textId="130FB61A" w:rsidR="00F45324" w:rsidRDefault="003F099D" w:rsidP="00F72FAD">
      <w:pPr>
        <w:spacing w:line="360" w:lineRule="auto"/>
        <w:rPr>
          <w:rFonts w:ascii="Times New Roman" w:hAnsi="Times New Roman"/>
        </w:rPr>
      </w:pPr>
      <w:r>
        <w:rPr>
          <w:rFonts w:ascii="Times New Roman" w:hAnsi="Times New Roman"/>
        </w:rPr>
        <w:t>Here, u</w:t>
      </w:r>
      <w:r w:rsidR="00F45324">
        <w:rPr>
          <w:rFonts w:ascii="Times New Roman" w:hAnsi="Times New Roman"/>
        </w:rPr>
        <w:t xml:space="preserve">ltimately, perceptions of incarcerated people’s deservingness matter because, the CARIN literature holds, they should explain policy preferences and, the social constructions literature holds, they should explain policy outcomes. According to Schneider and Ingram’s (1993) foundational typology, policymakers are incentivized by electoral politics to produce policy that helps groups who the public sees as deserving, and to decline to help, or to punish, groups who are seen as undeserving.  “Undeserving” policy targets are considered differentiable based on whether they have the political power to influence policymakers (known as “contenders”) or not (known as “deviants”). Incarcerated people fall in the latter category: because deviants are socially constructed as undeserving, and their constituents see </w:t>
      </w:r>
      <w:r w:rsidR="00F45324">
        <w:rPr>
          <w:rFonts w:ascii="Times New Roman" w:hAnsi="Times New Roman"/>
        </w:rPr>
        <w:lastRenderedPageBreak/>
        <w:t>deviants as undeserving, policymakers produce punitive policy. However, Schneider and Ingram (</w:t>
      </w:r>
      <w:r w:rsidR="006322EB">
        <w:rPr>
          <w:rFonts w:ascii="Times New Roman" w:hAnsi="Times New Roman"/>
        </w:rPr>
        <w:t>2019</w:t>
      </w:r>
      <w:r w:rsidR="00F45324">
        <w:rPr>
          <w:rFonts w:ascii="Times New Roman" w:hAnsi="Times New Roman"/>
        </w:rPr>
        <w:t>) themselves recently noted an incongruence in the domain of criminal legal policy, and studies of legislative perceptions and responsiveness, for instance, complicate this relationship</w:t>
      </w:r>
      <w:r w:rsidR="006322EB">
        <w:rPr>
          <w:rFonts w:ascii="Times New Roman" w:hAnsi="Times New Roman"/>
        </w:rPr>
        <w:t xml:space="preserve"> by showing that legislators misinterpret public preferences (</w:t>
      </w:r>
      <w:proofErr w:type="spellStart"/>
      <w:r w:rsidR="006322EB" w:rsidRPr="006322EB">
        <w:rPr>
          <w:rFonts w:ascii="Times New Roman" w:hAnsi="Times New Roman"/>
        </w:rPr>
        <w:t>Broockman</w:t>
      </w:r>
      <w:proofErr w:type="spellEnd"/>
      <w:r w:rsidR="006322EB" w:rsidRPr="006322EB">
        <w:rPr>
          <w:rFonts w:ascii="Times New Roman" w:hAnsi="Times New Roman"/>
        </w:rPr>
        <w:t xml:space="preserve"> and Skovron 2018, Krimmel, Lax and Phillips 2016)</w:t>
      </w:r>
      <w:r w:rsidR="00F45324">
        <w:rPr>
          <w:rFonts w:ascii="Times New Roman" w:hAnsi="Times New Roman"/>
        </w:rPr>
        <w:t xml:space="preserve">. </w:t>
      </w:r>
      <w:r w:rsidR="006322EB">
        <w:rPr>
          <w:rFonts w:ascii="Times New Roman" w:hAnsi="Times New Roman"/>
        </w:rPr>
        <w:t xml:space="preserve">On the intermediate step, </w:t>
      </w:r>
      <w:proofErr w:type="spellStart"/>
      <w:r w:rsidR="006322EB">
        <w:rPr>
          <w:rFonts w:ascii="Times New Roman" w:hAnsi="Times New Roman"/>
        </w:rPr>
        <w:t>SoRelle</w:t>
      </w:r>
      <w:proofErr w:type="spellEnd"/>
      <w:r w:rsidR="006322EB">
        <w:rPr>
          <w:rFonts w:ascii="Times New Roman" w:hAnsi="Times New Roman"/>
        </w:rPr>
        <w:t xml:space="preserve"> and Laws (2013) als</w:t>
      </w:r>
      <w:r w:rsidR="006322EB" w:rsidRPr="006322EB">
        <w:rPr>
          <w:rFonts w:ascii="Times New Roman" w:hAnsi="Times New Roman"/>
        </w:rPr>
        <w:t xml:space="preserve">o </w:t>
      </w:r>
      <w:r w:rsidR="006322EB">
        <w:rPr>
          <w:rFonts w:ascii="Times New Roman" w:hAnsi="Times New Roman"/>
        </w:rPr>
        <w:t>find</w:t>
      </w:r>
      <w:r w:rsidR="006322EB" w:rsidRPr="006322EB">
        <w:rPr>
          <w:rFonts w:ascii="Times New Roman" w:hAnsi="Times New Roman"/>
        </w:rPr>
        <w:t xml:space="preserve"> that perceptions of policy beneficiary deservingness</w:t>
      </w:r>
      <w:r w:rsidR="006322EB">
        <w:rPr>
          <w:rFonts w:ascii="Times New Roman" w:hAnsi="Times New Roman"/>
        </w:rPr>
        <w:t>’</w:t>
      </w:r>
      <w:r w:rsidR="006322EB" w:rsidRPr="006322EB">
        <w:rPr>
          <w:rFonts w:ascii="Times New Roman" w:hAnsi="Times New Roman"/>
        </w:rPr>
        <w:t xml:space="preserve"> </w:t>
      </w:r>
      <w:r w:rsidR="006322EB">
        <w:rPr>
          <w:rFonts w:ascii="Times New Roman" w:hAnsi="Times New Roman"/>
        </w:rPr>
        <w:t>do</w:t>
      </w:r>
      <w:r w:rsidR="006322EB" w:rsidRPr="006322EB">
        <w:rPr>
          <w:rFonts w:ascii="Times New Roman" w:hAnsi="Times New Roman"/>
        </w:rPr>
        <w:t xml:space="preserve"> not linearly translate into support for </w:t>
      </w:r>
      <w:r w:rsidR="006322EB">
        <w:rPr>
          <w:rFonts w:ascii="Times New Roman" w:hAnsi="Times New Roman"/>
        </w:rPr>
        <w:t xml:space="preserve">corresponding </w:t>
      </w:r>
      <w:r w:rsidR="006322EB" w:rsidRPr="006322EB">
        <w:rPr>
          <w:rFonts w:ascii="Times New Roman" w:hAnsi="Times New Roman"/>
        </w:rPr>
        <w:t>policy (</w:t>
      </w:r>
      <w:proofErr w:type="spellStart"/>
      <w:r w:rsidR="006322EB" w:rsidRPr="006322EB">
        <w:rPr>
          <w:rFonts w:ascii="Times New Roman" w:hAnsi="Times New Roman"/>
        </w:rPr>
        <w:t>SoRelle</w:t>
      </w:r>
      <w:proofErr w:type="spellEnd"/>
      <w:r w:rsidR="006322EB" w:rsidRPr="006322EB">
        <w:rPr>
          <w:rFonts w:ascii="Times New Roman" w:hAnsi="Times New Roman"/>
        </w:rPr>
        <w:t xml:space="preserve"> and Laws 2023)</w:t>
      </w:r>
    </w:p>
    <w:p w14:paraId="3186CB52" w14:textId="77777777" w:rsidR="00FE3D39" w:rsidRDefault="00FE3D39" w:rsidP="00F72FAD">
      <w:pPr>
        <w:spacing w:line="360" w:lineRule="auto"/>
        <w:rPr>
          <w:rFonts w:ascii="Times New Roman" w:hAnsi="Times New Roman"/>
        </w:rPr>
      </w:pPr>
    </w:p>
    <w:p w14:paraId="6DEDC45B" w14:textId="5283332E" w:rsidR="00FE3D39" w:rsidRDefault="002415CE" w:rsidP="00F72FAD">
      <w:pPr>
        <w:spacing w:line="360" w:lineRule="auto"/>
        <w:rPr>
          <w:rFonts w:ascii="Times New Roman" w:hAnsi="Times New Roman"/>
          <w:b/>
          <w:bCs/>
        </w:rPr>
      </w:pPr>
      <w:r>
        <w:rPr>
          <w:rFonts w:ascii="Times New Roman" w:hAnsi="Times New Roman"/>
          <w:b/>
          <w:bCs/>
        </w:rPr>
        <w:t>Theory</w:t>
      </w:r>
    </w:p>
    <w:p w14:paraId="7B51CDD7" w14:textId="77777777" w:rsidR="002415CE" w:rsidRDefault="002415CE" w:rsidP="00F72FAD">
      <w:pPr>
        <w:spacing w:line="360" w:lineRule="auto"/>
        <w:rPr>
          <w:rFonts w:ascii="Times New Roman" w:hAnsi="Times New Roman"/>
        </w:rPr>
      </w:pPr>
      <w:r>
        <w:rPr>
          <w:rFonts w:ascii="Times New Roman" w:hAnsi="Times New Roman"/>
        </w:rPr>
        <w:t xml:space="preserve">How does being directly or proximally impacted by the criminal legal system shape perceptions of what carceral citizens – incarcerated people, particularly – deserve? </w:t>
      </w:r>
    </w:p>
    <w:p w14:paraId="5A8B9F7A" w14:textId="77777777" w:rsidR="002415CE" w:rsidRDefault="002415CE" w:rsidP="00F72FAD">
      <w:pPr>
        <w:spacing w:line="360" w:lineRule="auto"/>
        <w:rPr>
          <w:rFonts w:ascii="Times New Roman" w:hAnsi="Times New Roman"/>
        </w:rPr>
      </w:pPr>
    </w:p>
    <w:p w14:paraId="116A3DD7" w14:textId="73135663" w:rsidR="002415CE" w:rsidRDefault="002415CE" w:rsidP="00F72FAD">
      <w:pPr>
        <w:spacing w:line="360" w:lineRule="auto"/>
        <w:rPr>
          <w:rFonts w:ascii="Times New Roman" w:hAnsi="Times New Roman"/>
        </w:rPr>
      </w:pPr>
      <w:r>
        <w:rPr>
          <w:rFonts w:ascii="Times New Roman" w:hAnsi="Times New Roman"/>
        </w:rPr>
        <w:t xml:space="preserve">My theoretical starting point is that perceptions of what groups like carceral citizens deserve are often shaped by social constructions about them (Schneider and Ingram 1993). </w:t>
      </w:r>
      <w:r w:rsidR="005A7BFA">
        <w:rPr>
          <w:rFonts w:ascii="Times New Roman" w:hAnsi="Times New Roman"/>
        </w:rPr>
        <w:t>Like stereotypes</w:t>
      </w:r>
      <w:r>
        <w:rPr>
          <w:rFonts w:ascii="Times New Roman" w:hAnsi="Times New Roman"/>
        </w:rPr>
        <w:t xml:space="preserve">, these constructions are produced by policy and discourse – both political, cultural, and popular. On the individual level, then, these constructions are often taken up in a heuristic process to form quick judgements about what a target group deserves. </w:t>
      </w:r>
      <w:r w:rsidR="005A7BFA">
        <w:rPr>
          <w:rFonts w:ascii="Times New Roman" w:hAnsi="Times New Roman"/>
        </w:rPr>
        <w:t xml:space="preserve">Thus, predominant racialized constructions of incarcerated people – “thugs,” “felons,” or “inmates” – suggesting culpable, ungrateful, “takers” responsible for their condition of confinement are likely interpolated </w:t>
      </w:r>
      <w:r w:rsidR="00927039">
        <w:rPr>
          <w:rFonts w:ascii="Times New Roman" w:hAnsi="Times New Roman"/>
        </w:rPr>
        <w:t>as</w:t>
      </w:r>
      <w:r w:rsidR="005A7BFA">
        <w:rPr>
          <w:rFonts w:ascii="Times New Roman" w:hAnsi="Times New Roman"/>
        </w:rPr>
        <w:t xml:space="preserve"> undeserving, </w:t>
      </w:r>
      <w:r w:rsidR="00927039">
        <w:rPr>
          <w:rFonts w:ascii="Times New Roman" w:hAnsi="Times New Roman"/>
        </w:rPr>
        <w:t>translating to</w:t>
      </w:r>
      <w:r w:rsidR="005A7BFA">
        <w:rPr>
          <w:rFonts w:ascii="Times New Roman" w:hAnsi="Times New Roman"/>
        </w:rPr>
        <w:t xml:space="preserve"> support for punitive carceral policy.  </w:t>
      </w:r>
    </w:p>
    <w:p w14:paraId="425F3A19" w14:textId="77777777" w:rsidR="002415CE" w:rsidRDefault="002415CE" w:rsidP="00F72FAD">
      <w:pPr>
        <w:spacing w:line="360" w:lineRule="auto"/>
        <w:rPr>
          <w:rFonts w:ascii="Times New Roman" w:hAnsi="Times New Roman"/>
        </w:rPr>
      </w:pPr>
    </w:p>
    <w:p w14:paraId="126E20EC" w14:textId="49258FE0" w:rsidR="002415CE" w:rsidRPr="002415CE" w:rsidRDefault="002415CE" w:rsidP="002415CE">
      <w:pPr>
        <w:spacing w:line="360" w:lineRule="auto"/>
        <w:rPr>
          <w:rFonts w:ascii="Times New Roman" w:hAnsi="Times New Roman"/>
        </w:rPr>
      </w:pPr>
      <w:r>
        <w:rPr>
          <w:rFonts w:ascii="Times New Roman" w:hAnsi="Times New Roman"/>
          <w:color w:val="212121"/>
        </w:rPr>
        <w:t>Building on a policy feedback literature that shows interactions with the criminal legal system shape political behavior and attitudes towards the state (</w:t>
      </w:r>
      <w:proofErr w:type="spellStart"/>
      <w:r>
        <w:rPr>
          <w:rFonts w:ascii="Times New Roman" w:hAnsi="Times New Roman"/>
          <w:color w:val="212121"/>
        </w:rPr>
        <w:t>Anoll</w:t>
      </w:r>
      <w:proofErr w:type="spellEnd"/>
      <w:r>
        <w:rPr>
          <w:rFonts w:ascii="Times New Roman" w:hAnsi="Times New Roman"/>
          <w:color w:val="212121"/>
        </w:rPr>
        <w:t xml:space="preserve"> et al 2022, </w:t>
      </w:r>
      <w:proofErr w:type="spellStart"/>
      <w:r>
        <w:rPr>
          <w:rFonts w:ascii="Times New Roman" w:hAnsi="Times New Roman"/>
          <w:color w:val="212121"/>
        </w:rPr>
        <w:t>Anoll</w:t>
      </w:r>
      <w:proofErr w:type="spellEnd"/>
      <w:r>
        <w:rPr>
          <w:rFonts w:ascii="Times New Roman" w:hAnsi="Times New Roman"/>
          <w:color w:val="212121"/>
        </w:rPr>
        <w:t xml:space="preserve"> and Israel-Trummel 2019, Walker 2020, Lerman and Weaver 2014), I propose interactions with the criminal legal system also shape attitudes towards </w:t>
      </w:r>
      <w:r w:rsidRPr="00451E0D">
        <w:rPr>
          <w:rFonts w:ascii="Times New Roman" w:hAnsi="Times New Roman"/>
          <w:i/>
          <w:iCs/>
          <w:color w:val="212121"/>
        </w:rPr>
        <w:t>targets</w:t>
      </w:r>
      <w:r>
        <w:rPr>
          <w:rFonts w:ascii="Times New Roman" w:hAnsi="Times New Roman"/>
          <w:color w:val="212121"/>
        </w:rPr>
        <w:t xml:space="preserve"> of the state – incarcerated people</w:t>
      </w:r>
      <w:r w:rsidR="004822CA">
        <w:rPr>
          <w:rFonts w:ascii="Times New Roman" w:hAnsi="Times New Roman"/>
          <w:color w:val="212121"/>
        </w:rPr>
        <w:t xml:space="preserve">, </w:t>
      </w:r>
      <w:r>
        <w:rPr>
          <w:rFonts w:ascii="Times New Roman" w:hAnsi="Times New Roman"/>
          <w:color w:val="212121"/>
        </w:rPr>
        <w:t>what they deserve</w:t>
      </w:r>
      <w:r w:rsidR="004822CA">
        <w:rPr>
          <w:rFonts w:ascii="Times New Roman" w:hAnsi="Times New Roman"/>
          <w:color w:val="212121"/>
        </w:rPr>
        <w:t>, and policy.</w:t>
      </w:r>
      <w:r>
        <w:rPr>
          <w:rFonts w:ascii="Times New Roman" w:hAnsi="Times New Roman"/>
          <w:color w:val="212121"/>
        </w:rPr>
        <w:t xml:space="preserve"> </w:t>
      </w:r>
      <w:r>
        <w:rPr>
          <w:rFonts w:ascii="Times New Roman" w:hAnsi="Times New Roman"/>
        </w:rPr>
        <w:t xml:space="preserve"> </w:t>
      </w:r>
    </w:p>
    <w:p w14:paraId="06470A89" w14:textId="5592D251" w:rsidR="00EB406C" w:rsidRDefault="00EB406C" w:rsidP="002415CE">
      <w:pPr>
        <w:spacing w:line="360" w:lineRule="auto"/>
        <w:rPr>
          <w:rFonts w:ascii="Times New Roman" w:hAnsi="Times New Roman"/>
        </w:rPr>
      </w:pPr>
    </w:p>
    <w:p w14:paraId="26DD03FC" w14:textId="77777777" w:rsidR="00BA06F3" w:rsidRDefault="002415CE" w:rsidP="002415CE">
      <w:pPr>
        <w:spacing w:line="360" w:lineRule="auto"/>
        <w:rPr>
          <w:rFonts w:ascii="Times New Roman" w:hAnsi="Times New Roman"/>
          <w:color w:val="212121"/>
        </w:rPr>
      </w:pPr>
      <w:r>
        <w:rPr>
          <w:rFonts w:ascii="Times New Roman" w:hAnsi="Times New Roman"/>
          <w:color w:val="212121"/>
        </w:rPr>
        <w:t>While some work finds that targets of policy can internalize negative or undeserving constructions (</w:t>
      </w:r>
      <w:proofErr w:type="spellStart"/>
      <w:r>
        <w:rPr>
          <w:rFonts w:ascii="Times New Roman" w:hAnsi="Times New Roman"/>
          <w:color w:val="212121"/>
        </w:rPr>
        <w:t>Soss</w:t>
      </w:r>
      <w:proofErr w:type="spellEnd"/>
      <w:r>
        <w:rPr>
          <w:rFonts w:ascii="Times New Roman" w:hAnsi="Times New Roman"/>
          <w:color w:val="212121"/>
        </w:rPr>
        <w:t xml:space="preserve"> 1999), much of the work on criminal legal contact stresses that demobilization </w:t>
      </w:r>
      <w:r w:rsidR="00BA06F3">
        <w:rPr>
          <w:rFonts w:ascii="Times New Roman" w:hAnsi="Times New Roman"/>
          <w:color w:val="212121"/>
        </w:rPr>
        <w:t>is</w:t>
      </w:r>
      <w:r>
        <w:rPr>
          <w:rFonts w:ascii="Times New Roman" w:hAnsi="Times New Roman"/>
          <w:color w:val="212121"/>
        </w:rPr>
        <w:t xml:space="preserve"> </w:t>
      </w:r>
      <w:r w:rsidR="00BA06F3">
        <w:rPr>
          <w:rFonts w:ascii="Times New Roman" w:hAnsi="Times New Roman"/>
          <w:color w:val="212121"/>
        </w:rPr>
        <w:t xml:space="preserve">a </w:t>
      </w:r>
      <w:r>
        <w:rPr>
          <w:rFonts w:ascii="Times New Roman" w:hAnsi="Times New Roman"/>
          <w:color w:val="212121"/>
        </w:rPr>
        <w:t xml:space="preserve">product of resource effects or interpretive effects </w:t>
      </w:r>
      <w:r w:rsidRPr="002120D0">
        <w:rPr>
          <w:rFonts w:ascii="Times New Roman" w:hAnsi="Times New Roman"/>
          <w:i/>
          <w:iCs/>
          <w:color w:val="212121"/>
        </w:rPr>
        <w:t>distinct</w:t>
      </w:r>
      <w:r>
        <w:rPr>
          <w:rFonts w:ascii="Times New Roman" w:hAnsi="Times New Roman"/>
          <w:color w:val="212121"/>
        </w:rPr>
        <w:t xml:space="preserve"> from an “undeserving” self-conception (Lerman and Weaver 2014, White 2019). Instead, other work emphasizes that direct contact with the criminal legal system can heighten in-group solidarity (Lerman and Weaver 2014) and mobilize</w:t>
      </w:r>
      <w:r w:rsidR="00BA06F3">
        <w:rPr>
          <w:rFonts w:ascii="Times New Roman" w:hAnsi="Times New Roman"/>
          <w:color w:val="212121"/>
        </w:rPr>
        <w:t xml:space="preserve"> despite resource and interpretive feedbacks that should be demobilizing, specifically when policy targets reject policy “teachings” about their lower civic status as part of a sense of systemic injustice – suggesting a perception that the criminal legal system is less legitimate or authoritative, and of its targets as distinctly deserving </w:t>
      </w:r>
      <w:r>
        <w:rPr>
          <w:rFonts w:ascii="Times New Roman" w:hAnsi="Times New Roman"/>
          <w:color w:val="212121"/>
        </w:rPr>
        <w:t>(Walker 2020)</w:t>
      </w:r>
      <w:r w:rsidR="00BA06F3">
        <w:rPr>
          <w:rFonts w:ascii="Times New Roman" w:hAnsi="Times New Roman"/>
          <w:color w:val="212121"/>
        </w:rPr>
        <w:t>.</w:t>
      </w:r>
    </w:p>
    <w:p w14:paraId="6AE17344" w14:textId="77777777" w:rsidR="00BA06F3" w:rsidRDefault="00BA06F3" w:rsidP="002415CE">
      <w:pPr>
        <w:spacing w:line="360" w:lineRule="auto"/>
        <w:rPr>
          <w:rFonts w:ascii="Times New Roman" w:hAnsi="Times New Roman"/>
          <w:color w:val="212121"/>
        </w:rPr>
      </w:pPr>
    </w:p>
    <w:p w14:paraId="21521A6D" w14:textId="410D6F3A" w:rsidR="00115043" w:rsidRDefault="00BA06F3" w:rsidP="002415CE">
      <w:pPr>
        <w:spacing w:line="360" w:lineRule="auto"/>
        <w:rPr>
          <w:rFonts w:ascii="Times New Roman" w:hAnsi="Times New Roman"/>
          <w:color w:val="212121"/>
        </w:rPr>
      </w:pPr>
      <w:r>
        <w:rPr>
          <w:rFonts w:ascii="Times New Roman" w:hAnsi="Times New Roman"/>
          <w:color w:val="212121"/>
        </w:rPr>
        <w:lastRenderedPageBreak/>
        <w:t>P</w:t>
      </w:r>
      <w:r w:rsidR="002415CE">
        <w:rPr>
          <w:rFonts w:ascii="Times New Roman" w:hAnsi="Times New Roman"/>
          <w:color w:val="212121"/>
        </w:rPr>
        <w:t>roximal contact also generates political mobilization (</w:t>
      </w:r>
      <w:proofErr w:type="spellStart"/>
      <w:r w:rsidR="002415CE">
        <w:rPr>
          <w:rFonts w:ascii="Times New Roman" w:hAnsi="Times New Roman"/>
          <w:color w:val="212121"/>
        </w:rPr>
        <w:t>Anoll</w:t>
      </w:r>
      <w:proofErr w:type="spellEnd"/>
      <w:r w:rsidR="002415CE">
        <w:rPr>
          <w:rFonts w:ascii="Times New Roman" w:hAnsi="Times New Roman"/>
          <w:color w:val="212121"/>
        </w:rPr>
        <w:t xml:space="preserve"> et al 2022, White 2019b). </w:t>
      </w:r>
      <w:proofErr w:type="spellStart"/>
      <w:r w:rsidR="00A2270B">
        <w:rPr>
          <w:rFonts w:ascii="Times New Roman" w:hAnsi="Times New Roman"/>
          <w:color w:val="212121"/>
        </w:rPr>
        <w:t>Anoll’s</w:t>
      </w:r>
      <w:proofErr w:type="spellEnd"/>
      <w:r w:rsidR="00A2270B">
        <w:rPr>
          <w:rFonts w:ascii="Times New Roman" w:hAnsi="Times New Roman"/>
          <w:color w:val="212121"/>
        </w:rPr>
        <w:t xml:space="preserve"> (2022) findings that family of the incarcerated vote at higher rates in states with more stringent carceral disenfranchisement policies suggests that “surrogate” mobilization is motivated by a desire to act on behalf </w:t>
      </w:r>
      <w:r w:rsidR="00A50320">
        <w:rPr>
          <w:rFonts w:ascii="Times New Roman" w:hAnsi="Times New Roman"/>
          <w:color w:val="212121"/>
        </w:rPr>
        <w:t>a “deserving”</w:t>
      </w:r>
      <w:r w:rsidR="00A2270B">
        <w:rPr>
          <w:rFonts w:ascii="Times New Roman" w:hAnsi="Times New Roman"/>
          <w:color w:val="212121"/>
        </w:rPr>
        <w:t xml:space="preserve"> incarcerated</w:t>
      </w:r>
      <w:r w:rsidR="00A50320">
        <w:rPr>
          <w:rFonts w:ascii="Times New Roman" w:hAnsi="Times New Roman"/>
          <w:color w:val="212121"/>
        </w:rPr>
        <w:t xml:space="preserve"> citizen</w:t>
      </w:r>
      <w:r w:rsidR="00A2270B">
        <w:rPr>
          <w:rFonts w:ascii="Times New Roman" w:hAnsi="Times New Roman"/>
          <w:color w:val="212121"/>
        </w:rPr>
        <w:t>.</w:t>
      </w:r>
      <w:r w:rsidR="001234D2">
        <w:rPr>
          <w:rFonts w:ascii="Times New Roman" w:hAnsi="Times New Roman"/>
          <w:color w:val="212121"/>
        </w:rPr>
        <w:t xml:space="preserve"> </w:t>
      </w:r>
      <w:r w:rsidR="00A50320">
        <w:rPr>
          <w:rFonts w:ascii="Times New Roman" w:hAnsi="Times New Roman"/>
          <w:color w:val="212121"/>
        </w:rPr>
        <w:t>Further,</w:t>
      </w:r>
      <w:r w:rsidR="001234D2">
        <w:rPr>
          <w:rFonts w:ascii="Times New Roman" w:hAnsi="Times New Roman"/>
          <w:color w:val="212121"/>
        </w:rPr>
        <w:t xml:space="preserve"> </w:t>
      </w:r>
      <w:r w:rsidR="00A50320">
        <w:rPr>
          <w:rFonts w:ascii="Times New Roman" w:hAnsi="Times New Roman"/>
          <w:color w:val="212121"/>
        </w:rPr>
        <w:t xml:space="preserve">from </w:t>
      </w:r>
      <w:proofErr w:type="spellStart"/>
      <w:r w:rsidR="001234D2">
        <w:rPr>
          <w:rFonts w:ascii="Times New Roman" w:hAnsi="Times New Roman"/>
          <w:color w:val="212121"/>
        </w:rPr>
        <w:t>Anoll</w:t>
      </w:r>
      <w:proofErr w:type="spellEnd"/>
      <w:r w:rsidR="001234D2">
        <w:rPr>
          <w:rFonts w:ascii="Times New Roman" w:hAnsi="Times New Roman"/>
          <w:color w:val="212121"/>
        </w:rPr>
        <w:t xml:space="preserve"> and Israel-Trummel’s (2019) findings that neighborhood exposure to racially discriminatory policing </w:t>
      </w:r>
      <w:r w:rsidR="00A50320">
        <w:rPr>
          <w:rFonts w:ascii="Times New Roman" w:hAnsi="Times New Roman"/>
          <w:color w:val="212121"/>
        </w:rPr>
        <w:t xml:space="preserve">generate perceptions of institutional </w:t>
      </w:r>
      <w:r w:rsidR="00A50320">
        <w:rPr>
          <w:rFonts w:ascii="Times New Roman" w:hAnsi="Times New Roman"/>
          <w:i/>
          <w:iCs/>
          <w:color w:val="212121"/>
        </w:rPr>
        <w:t>il</w:t>
      </w:r>
      <w:r w:rsidR="00A50320">
        <w:rPr>
          <w:rFonts w:ascii="Times New Roman" w:hAnsi="Times New Roman"/>
          <w:color w:val="212121"/>
        </w:rPr>
        <w:t xml:space="preserve">legitimacy </w:t>
      </w:r>
      <w:r w:rsidR="001234D2">
        <w:rPr>
          <w:rFonts w:ascii="Times New Roman" w:hAnsi="Times New Roman"/>
          <w:color w:val="212121"/>
        </w:rPr>
        <w:t>–</w:t>
      </w:r>
      <w:r w:rsidR="00A50320">
        <w:rPr>
          <w:rFonts w:ascii="Times New Roman" w:hAnsi="Times New Roman"/>
          <w:color w:val="212121"/>
        </w:rPr>
        <w:t xml:space="preserve"> </w:t>
      </w:r>
      <w:r w:rsidR="001234D2">
        <w:rPr>
          <w:rFonts w:ascii="Times New Roman" w:hAnsi="Times New Roman"/>
          <w:color w:val="212121"/>
        </w:rPr>
        <w:t xml:space="preserve">distrust in police and government – </w:t>
      </w:r>
      <w:r w:rsidR="00A50320">
        <w:rPr>
          <w:rFonts w:ascii="Times New Roman" w:hAnsi="Times New Roman"/>
          <w:color w:val="212121"/>
        </w:rPr>
        <w:t>one might infer that</w:t>
      </w:r>
      <w:r w:rsidR="001234D2">
        <w:rPr>
          <w:rFonts w:ascii="Times New Roman" w:hAnsi="Times New Roman"/>
          <w:color w:val="212121"/>
        </w:rPr>
        <w:t xml:space="preserve"> exposure </w:t>
      </w:r>
      <w:r w:rsidR="00A50320">
        <w:rPr>
          <w:rFonts w:ascii="Times New Roman" w:hAnsi="Times New Roman"/>
          <w:color w:val="212121"/>
        </w:rPr>
        <w:t>should</w:t>
      </w:r>
      <w:r w:rsidR="001234D2">
        <w:rPr>
          <w:rFonts w:ascii="Times New Roman" w:hAnsi="Times New Roman"/>
          <w:color w:val="212121"/>
        </w:rPr>
        <w:t xml:space="preserve"> also alter and perhaps enhance perceptions in institutional targets</w:t>
      </w:r>
      <w:r w:rsidR="00A50320">
        <w:rPr>
          <w:rFonts w:ascii="Times New Roman" w:hAnsi="Times New Roman"/>
          <w:color w:val="212121"/>
        </w:rPr>
        <w:t xml:space="preserve"> as well</w:t>
      </w:r>
      <w:r w:rsidR="001234D2">
        <w:rPr>
          <w:rFonts w:ascii="Times New Roman" w:hAnsi="Times New Roman"/>
          <w:color w:val="212121"/>
        </w:rPr>
        <w:t xml:space="preserve">.  </w:t>
      </w:r>
    </w:p>
    <w:p w14:paraId="754EC362" w14:textId="77777777" w:rsidR="00115043" w:rsidRDefault="00115043" w:rsidP="002415CE">
      <w:pPr>
        <w:spacing w:line="360" w:lineRule="auto"/>
        <w:rPr>
          <w:rFonts w:ascii="Times New Roman" w:hAnsi="Times New Roman"/>
          <w:color w:val="212121"/>
        </w:rPr>
      </w:pPr>
    </w:p>
    <w:p w14:paraId="3B70F35C" w14:textId="4C6451E6" w:rsidR="00980A65" w:rsidRDefault="002415CE" w:rsidP="002415CE">
      <w:pPr>
        <w:spacing w:line="360" w:lineRule="auto"/>
        <w:rPr>
          <w:rFonts w:ascii="Times New Roman" w:hAnsi="Times New Roman"/>
          <w:color w:val="212121"/>
        </w:rPr>
      </w:pPr>
      <w:r>
        <w:rPr>
          <w:rFonts w:ascii="Times New Roman" w:hAnsi="Times New Roman"/>
          <w:color w:val="212121"/>
        </w:rPr>
        <w:t xml:space="preserve">Coupled with deservingness scholarship on experience (Sorelle and Laws), I expect that the perceptions of what carceral citizens deserve may look different for people who have themselves been or who know carceral citizens. </w:t>
      </w:r>
      <w:r w:rsidR="001855ED">
        <w:rPr>
          <w:rFonts w:ascii="Times New Roman" w:hAnsi="Times New Roman"/>
          <w:color w:val="212121"/>
        </w:rPr>
        <w:t xml:space="preserve">Specifically, I hypothesize that </w:t>
      </w:r>
      <w:r w:rsidR="001855ED" w:rsidRPr="00AD3B06">
        <w:rPr>
          <w:rFonts w:ascii="Times New Roman" w:hAnsi="Times New Roman"/>
          <w:b/>
          <w:bCs/>
          <w:color w:val="212121"/>
        </w:rPr>
        <w:t>(H1) those with</w:t>
      </w:r>
      <w:r w:rsidR="00AD3B06">
        <w:rPr>
          <w:rFonts w:ascii="Times New Roman" w:hAnsi="Times New Roman"/>
          <w:b/>
          <w:bCs/>
          <w:color w:val="212121"/>
        </w:rPr>
        <w:t xml:space="preserve"> direct or</w:t>
      </w:r>
      <w:r w:rsidR="001855ED" w:rsidRPr="00AD3B06">
        <w:rPr>
          <w:rFonts w:ascii="Times New Roman" w:hAnsi="Times New Roman"/>
          <w:b/>
          <w:bCs/>
          <w:color w:val="212121"/>
        </w:rPr>
        <w:t xml:space="preserve"> proximal contact, or who have close social ties to incarcerated people, will view incarcerated people as more deserving</w:t>
      </w:r>
      <w:r w:rsidR="001855ED">
        <w:rPr>
          <w:rFonts w:ascii="Times New Roman" w:hAnsi="Times New Roman"/>
          <w:color w:val="212121"/>
        </w:rPr>
        <w:t xml:space="preserve">. While Maltby and Kreitzer (2022) find that proximal contact does </w:t>
      </w:r>
      <w:r w:rsidR="00563FBB" w:rsidRPr="004822CA">
        <w:rPr>
          <w:rFonts w:ascii="Times New Roman" w:hAnsi="Times New Roman"/>
          <w:i/>
          <w:iCs/>
          <w:color w:val="212121"/>
        </w:rPr>
        <w:t>not</w:t>
      </w:r>
      <w:r w:rsidR="00563FBB">
        <w:rPr>
          <w:rFonts w:ascii="Times New Roman" w:hAnsi="Times New Roman"/>
          <w:color w:val="212121"/>
        </w:rPr>
        <w:t xml:space="preserve"> impact perceptions of deservingness, there are </w:t>
      </w:r>
      <w:r w:rsidR="004822CA">
        <w:rPr>
          <w:rFonts w:ascii="Times New Roman" w:hAnsi="Times New Roman"/>
          <w:color w:val="212121"/>
        </w:rPr>
        <w:t xml:space="preserve">important </w:t>
      </w:r>
      <w:r w:rsidR="00563FBB">
        <w:rPr>
          <w:rFonts w:ascii="Times New Roman" w:hAnsi="Times New Roman"/>
          <w:color w:val="212121"/>
        </w:rPr>
        <w:t>limitations in their study</w:t>
      </w:r>
      <w:r w:rsidR="004822CA">
        <w:rPr>
          <w:rFonts w:ascii="Times New Roman" w:hAnsi="Times New Roman"/>
          <w:color w:val="212121"/>
        </w:rPr>
        <w:t xml:space="preserve"> that necessitate further examination of direct and proximate impact</w:t>
      </w:r>
      <w:r w:rsidR="00563FBB">
        <w:rPr>
          <w:rFonts w:ascii="Times New Roman" w:hAnsi="Times New Roman"/>
          <w:color w:val="212121"/>
        </w:rPr>
        <w:t xml:space="preserve">. </w:t>
      </w:r>
      <w:r w:rsidR="00122E89">
        <w:rPr>
          <w:rFonts w:ascii="Times New Roman" w:hAnsi="Times New Roman"/>
          <w:color w:val="212121"/>
        </w:rPr>
        <w:t xml:space="preserve">First, they </w:t>
      </w:r>
      <w:commentRangeStart w:id="2"/>
      <w:r w:rsidR="00122E89">
        <w:rPr>
          <w:rFonts w:ascii="Times New Roman" w:hAnsi="Times New Roman"/>
          <w:color w:val="212121"/>
        </w:rPr>
        <w:t xml:space="preserve">report </w:t>
      </w:r>
      <w:r w:rsidR="00451E0D">
        <w:rPr>
          <w:rFonts w:ascii="Times New Roman" w:hAnsi="Times New Roman"/>
          <w:color w:val="212121"/>
        </w:rPr>
        <w:t>a</w:t>
      </w:r>
      <w:r w:rsidR="00122E89">
        <w:rPr>
          <w:rFonts w:ascii="Times New Roman" w:hAnsi="Times New Roman"/>
          <w:color w:val="212121"/>
        </w:rPr>
        <w:t xml:space="preserve"> dependent variable of aggregated deservingness scores for disparate groups – ranging from “prisoners” to “opioid users” to “welfare cheats.” Second</w:t>
      </w:r>
      <w:r w:rsidR="00563FBB">
        <w:rPr>
          <w:rFonts w:ascii="Times New Roman" w:hAnsi="Times New Roman"/>
          <w:color w:val="212121"/>
        </w:rPr>
        <w:t xml:space="preserve">, they measure criminal legal contact by asking participants whether </w:t>
      </w:r>
      <w:r w:rsidR="00563FBB" w:rsidRPr="00FE4CDE">
        <w:rPr>
          <w:rFonts w:ascii="Times New Roman" w:hAnsi="Times New Roman"/>
          <w:color w:val="212121"/>
        </w:rPr>
        <w:t xml:space="preserve">they or someone they know has been </w:t>
      </w:r>
      <w:r w:rsidR="00563FBB">
        <w:rPr>
          <w:rFonts w:ascii="Times New Roman" w:hAnsi="Times New Roman"/>
          <w:color w:val="212121"/>
        </w:rPr>
        <w:t xml:space="preserve">either </w:t>
      </w:r>
      <w:r w:rsidR="00563FBB" w:rsidRPr="00FE4CDE">
        <w:rPr>
          <w:rFonts w:ascii="Times New Roman" w:hAnsi="Times New Roman"/>
          <w:color w:val="212121"/>
        </w:rPr>
        <w:t>arrested or incarcerate</w:t>
      </w:r>
      <w:r w:rsidR="00563FBB">
        <w:rPr>
          <w:rFonts w:ascii="Times New Roman" w:hAnsi="Times New Roman"/>
          <w:color w:val="212121"/>
        </w:rPr>
        <w:t xml:space="preserve">d. </w:t>
      </w:r>
      <w:r w:rsidR="00563FBB" w:rsidRPr="004822CA">
        <w:rPr>
          <w:rFonts w:ascii="Times New Roman" w:hAnsi="Times New Roman"/>
          <w:color w:val="212121"/>
        </w:rPr>
        <w:t xml:space="preserve">Grouping these distinct experiences together </w:t>
      </w:r>
      <w:r w:rsidR="00E1123B">
        <w:rPr>
          <w:rFonts w:ascii="Times New Roman" w:hAnsi="Times New Roman"/>
          <w:color w:val="212121"/>
        </w:rPr>
        <w:t xml:space="preserve">muddies </w:t>
      </w:r>
      <w:r w:rsidR="00563FBB" w:rsidRPr="004822CA">
        <w:rPr>
          <w:rFonts w:ascii="Times New Roman" w:hAnsi="Times New Roman"/>
          <w:color w:val="212121"/>
        </w:rPr>
        <w:t>the waters.</w:t>
      </w:r>
      <w:r w:rsidR="00563FBB">
        <w:rPr>
          <w:rFonts w:ascii="Times New Roman" w:hAnsi="Times New Roman"/>
          <w:color w:val="212121"/>
        </w:rPr>
        <w:t xml:space="preserve"> Arrest and incarceration impact different swaths of the population (CITATION). </w:t>
      </w:r>
      <w:commentRangeEnd w:id="2"/>
      <w:r w:rsidR="00451E0D">
        <w:rPr>
          <w:rStyle w:val="CommentReference"/>
        </w:rPr>
        <w:commentReference w:id="2"/>
      </w:r>
      <w:r w:rsidR="00E1123B">
        <w:rPr>
          <w:rFonts w:ascii="Times New Roman" w:hAnsi="Times New Roman"/>
          <w:color w:val="212121"/>
        </w:rPr>
        <w:t xml:space="preserve">Arrest alone </w:t>
      </w:r>
      <w:r w:rsidR="00252985">
        <w:rPr>
          <w:rFonts w:ascii="Times New Roman" w:hAnsi="Times New Roman"/>
          <w:color w:val="212121"/>
        </w:rPr>
        <w:t>is distinct in its distribution of resources and political incentives as incarceration</w:t>
      </w:r>
      <w:r w:rsidR="00980A65">
        <w:rPr>
          <w:rFonts w:ascii="Times New Roman" w:hAnsi="Times New Roman"/>
          <w:color w:val="212121"/>
        </w:rPr>
        <w:t xml:space="preserve"> (CITATION)</w:t>
      </w:r>
      <w:r w:rsidR="00C375A2">
        <w:rPr>
          <w:rFonts w:ascii="Times New Roman" w:hAnsi="Times New Roman"/>
          <w:color w:val="212121"/>
        </w:rPr>
        <w:t>. And while short stints in jail can reduce voter participation, individuals who are convicted, sentenced, and incarcerated in prison encounter entirely different policy designs, which “teach” very different “lessons” about one’s civic standing and government responsiveness</w:t>
      </w:r>
      <w:r w:rsidR="00980A65">
        <w:rPr>
          <w:rFonts w:ascii="Times New Roman" w:hAnsi="Times New Roman"/>
          <w:color w:val="212121"/>
        </w:rPr>
        <w:t xml:space="preserve">. </w:t>
      </w:r>
      <w:proofErr w:type="spellStart"/>
      <w:r w:rsidR="00980A65">
        <w:rPr>
          <w:rFonts w:ascii="Times New Roman" w:hAnsi="Times New Roman"/>
          <w:color w:val="212121"/>
        </w:rPr>
        <w:t>Soss</w:t>
      </w:r>
      <w:proofErr w:type="spellEnd"/>
      <w:r w:rsidR="00980A65">
        <w:rPr>
          <w:rFonts w:ascii="Times New Roman" w:hAnsi="Times New Roman"/>
          <w:color w:val="212121"/>
        </w:rPr>
        <w:t xml:space="preserve"> (2005)</w:t>
      </w:r>
      <w:r w:rsidR="00C375A2">
        <w:rPr>
          <w:rFonts w:ascii="Times New Roman" w:hAnsi="Times New Roman"/>
          <w:color w:val="212121"/>
        </w:rPr>
        <w:t xml:space="preserve"> </w:t>
      </w:r>
      <w:r w:rsidR="00980A65">
        <w:rPr>
          <w:rFonts w:ascii="Times New Roman" w:hAnsi="Times New Roman"/>
          <w:color w:val="212121"/>
        </w:rPr>
        <w:t xml:space="preserve">finds that not only do recipients of non-means tested welfare differentiate themselves as more deserving of help than recipients of means-tested healthcare, but that deserving-skeptic messages imbued in policy design (drug testing, a requirement to prove need or exhaust alternative sources of aid) are so pervasive as to motivate beneficiaries to maintain negative social constructions of welfare recipients, from whom they try to differentiate themselves and their networks. </w:t>
      </w:r>
      <w:r w:rsidR="00252985">
        <w:rPr>
          <w:rFonts w:ascii="Times New Roman" w:hAnsi="Times New Roman"/>
          <w:color w:val="212121"/>
        </w:rPr>
        <w:t xml:space="preserve">Thus, like affluent individuals for whom inequality motivates a belief in meritocracy (Newman et al 2014), individuals who are arrested and not found guilty, or are given alternative “lighter” sentences than incarceration, may differentiate themselves or their networks. </w:t>
      </w:r>
    </w:p>
    <w:p w14:paraId="43AD0248" w14:textId="77777777" w:rsidR="00980A65" w:rsidRDefault="00980A65" w:rsidP="002415CE">
      <w:pPr>
        <w:spacing w:line="360" w:lineRule="auto"/>
        <w:rPr>
          <w:rFonts w:ascii="Times New Roman" w:hAnsi="Times New Roman"/>
          <w:color w:val="212121"/>
        </w:rPr>
      </w:pPr>
    </w:p>
    <w:p w14:paraId="0BCE6014" w14:textId="66B47CDC" w:rsidR="004822CA" w:rsidRDefault="00C375A2" w:rsidP="002415CE">
      <w:pPr>
        <w:spacing w:line="360" w:lineRule="auto"/>
        <w:rPr>
          <w:rFonts w:ascii="Times New Roman" w:hAnsi="Times New Roman"/>
          <w:color w:val="212121"/>
        </w:rPr>
      </w:pPr>
      <w:r>
        <w:rPr>
          <w:rFonts w:ascii="Times New Roman" w:hAnsi="Times New Roman"/>
          <w:color w:val="212121"/>
        </w:rPr>
        <w:t xml:space="preserve">Most obviously, under a judicial system that maintains the presumption of innocence and that leverages sentences based on seriousness, individuals who are arrested and individuals who are incarcerated </w:t>
      </w:r>
      <w:r w:rsidR="00980A65">
        <w:rPr>
          <w:rFonts w:ascii="Times New Roman" w:hAnsi="Times New Roman"/>
          <w:color w:val="212121"/>
        </w:rPr>
        <w:t xml:space="preserve">should send very different messages about targets’ deservingness to mass publics and policymakers. </w:t>
      </w:r>
    </w:p>
    <w:p w14:paraId="4F6DACB0" w14:textId="7765664F" w:rsidR="00122E89" w:rsidRDefault="00122E89" w:rsidP="002415CE">
      <w:pPr>
        <w:spacing w:line="360" w:lineRule="auto"/>
        <w:rPr>
          <w:rFonts w:ascii="Times New Roman" w:hAnsi="Times New Roman"/>
          <w:color w:val="212121"/>
        </w:rPr>
      </w:pPr>
    </w:p>
    <w:p w14:paraId="452A6A55" w14:textId="77777777" w:rsidR="00905ACF" w:rsidRDefault="00122E89" w:rsidP="002415CE">
      <w:pPr>
        <w:spacing w:line="360" w:lineRule="auto"/>
        <w:rPr>
          <w:rFonts w:ascii="Times New Roman" w:hAnsi="Times New Roman"/>
          <w:color w:val="212121"/>
        </w:rPr>
      </w:pPr>
      <w:r>
        <w:rPr>
          <w:rFonts w:ascii="Times New Roman" w:hAnsi="Times New Roman"/>
          <w:color w:val="212121"/>
        </w:rPr>
        <w:t xml:space="preserve">Placing carceral contact in the frame of cumulative punishment in the US highlights another layer around which literature on policy </w:t>
      </w:r>
      <w:proofErr w:type="gramStart"/>
      <w:r>
        <w:rPr>
          <w:rFonts w:ascii="Times New Roman" w:hAnsi="Times New Roman"/>
          <w:color w:val="212121"/>
        </w:rPr>
        <w:t>feedbacks</w:t>
      </w:r>
      <w:proofErr w:type="gramEnd"/>
      <w:r>
        <w:rPr>
          <w:rFonts w:ascii="Times New Roman" w:hAnsi="Times New Roman"/>
          <w:color w:val="212121"/>
        </w:rPr>
        <w:t xml:space="preserve"> of the carceral state has under-explored – namely, the overlap of “victims” and “perpetrators” and policy feedbacks resulting from contact with the criminal legal system as a victim of crime. </w:t>
      </w:r>
      <w:r w:rsidR="00325E48">
        <w:rPr>
          <w:rFonts w:ascii="Times New Roman" w:hAnsi="Times New Roman"/>
          <w:color w:val="212121"/>
        </w:rPr>
        <w:t xml:space="preserve">To consider how serious victimization may shape perception of target deservingness and prison policy, I first note the clear and expected consequences of victimization for these matters. Victimization is obviously a salient experience that </w:t>
      </w:r>
      <w:r w:rsidR="00905ACF">
        <w:rPr>
          <w:rFonts w:ascii="Times New Roman" w:hAnsi="Times New Roman"/>
          <w:color w:val="212121"/>
        </w:rPr>
        <w:t>often generates anger (Ditton et al 1999) and</w:t>
      </w:r>
      <w:r w:rsidR="00325E48">
        <w:rPr>
          <w:rFonts w:ascii="Times New Roman" w:hAnsi="Times New Roman"/>
          <w:color w:val="212121"/>
        </w:rPr>
        <w:t xml:space="preserve"> drive negative affect and perceptions of what criminals deserve. Victims of crime, to be sure, usually engage the criminal legal system because they believe their offender is deserving of punishment, and they are deserving of establishing a sense of safety and justice. But it is also true that to accomplish the latter, victims of violent crime have few other options – including if they know their perpetrator personally or understand their perpetrator to </w:t>
      </w:r>
      <w:proofErr w:type="gramStart"/>
      <w:r w:rsidR="00325E48">
        <w:rPr>
          <w:rFonts w:ascii="Times New Roman" w:hAnsi="Times New Roman"/>
          <w:color w:val="212121"/>
        </w:rPr>
        <w:t>be in need of</w:t>
      </w:r>
      <w:proofErr w:type="gramEnd"/>
      <w:r w:rsidR="00325E48">
        <w:rPr>
          <w:rFonts w:ascii="Times New Roman" w:hAnsi="Times New Roman"/>
          <w:color w:val="212121"/>
        </w:rPr>
        <w:t xml:space="preserve"> help.</w:t>
      </w:r>
      <w:r w:rsidR="00905ACF">
        <w:rPr>
          <w:rFonts w:ascii="Times New Roman" w:hAnsi="Times New Roman"/>
          <w:color w:val="212121"/>
        </w:rPr>
        <w:t xml:space="preserve"> Evidence that crime victimization increases political participation (Bateson 2012), including in resource-intensive activities like sustained community organizing may offer pathways for coping with trauma (</w:t>
      </w:r>
      <w:proofErr w:type="spellStart"/>
      <w:r w:rsidR="00905ACF">
        <w:rPr>
          <w:rFonts w:ascii="Times New Roman" w:hAnsi="Times New Roman"/>
          <w:color w:val="212121"/>
        </w:rPr>
        <w:t>Rozowsky</w:t>
      </w:r>
      <w:proofErr w:type="spellEnd"/>
      <w:r w:rsidR="00905ACF">
        <w:rPr>
          <w:rFonts w:ascii="Times New Roman" w:hAnsi="Times New Roman"/>
          <w:color w:val="212121"/>
        </w:rPr>
        <w:t xml:space="preserve"> 2002, </w:t>
      </w:r>
      <w:proofErr w:type="spellStart"/>
      <w:r w:rsidR="00905ACF">
        <w:rPr>
          <w:rFonts w:ascii="Times New Roman" w:hAnsi="Times New Roman"/>
          <w:color w:val="212121"/>
        </w:rPr>
        <w:t>Walklate</w:t>
      </w:r>
      <w:proofErr w:type="spellEnd"/>
      <w:r w:rsidR="00905ACF">
        <w:rPr>
          <w:rFonts w:ascii="Times New Roman" w:hAnsi="Times New Roman"/>
          <w:color w:val="212121"/>
        </w:rPr>
        <w:t xml:space="preserve"> 2007), but may also reflect more nuanced views of policy changes needed to address root causes of crime.</w:t>
      </w:r>
      <w:r w:rsidR="00325E48">
        <w:rPr>
          <w:rFonts w:ascii="Times New Roman" w:hAnsi="Times New Roman"/>
          <w:color w:val="212121"/>
        </w:rPr>
        <w:t xml:space="preserve"> </w:t>
      </w:r>
    </w:p>
    <w:p w14:paraId="770D1C92" w14:textId="77777777" w:rsidR="00905ACF" w:rsidRDefault="00905ACF" w:rsidP="002415CE">
      <w:pPr>
        <w:spacing w:line="360" w:lineRule="auto"/>
        <w:rPr>
          <w:rFonts w:ascii="Times New Roman" w:hAnsi="Times New Roman"/>
          <w:color w:val="212121"/>
        </w:rPr>
      </w:pPr>
    </w:p>
    <w:p w14:paraId="6F71AB5C" w14:textId="073E2B3B" w:rsidR="00325E48" w:rsidRDefault="00325E48" w:rsidP="002415CE">
      <w:pPr>
        <w:spacing w:line="360" w:lineRule="auto"/>
        <w:rPr>
          <w:rFonts w:ascii="Times New Roman" w:hAnsi="Times New Roman"/>
          <w:color w:val="212121"/>
        </w:rPr>
      </w:pPr>
      <w:r>
        <w:rPr>
          <w:rFonts w:ascii="Times New Roman" w:hAnsi="Times New Roman"/>
          <w:color w:val="212121"/>
        </w:rPr>
        <w:t xml:space="preserve">Further, </w:t>
      </w:r>
      <w:r w:rsidRPr="005F6654">
        <w:rPr>
          <w:rFonts w:ascii="Times New Roman" w:hAnsi="Times New Roman"/>
          <w:color w:val="212121"/>
        </w:rPr>
        <w:t xml:space="preserve">victims of violent crime are disproportionately part of communities most </w:t>
      </w:r>
      <w:r>
        <w:rPr>
          <w:rFonts w:ascii="Times New Roman" w:hAnsi="Times New Roman"/>
          <w:color w:val="212121"/>
        </w:rPr>
        <w:t>heavily policed and incarcerated</w:t>
      </w:r>
      <w:r w:rsidRPr="005F6654">
        <w:rPr>
          <w:rFonts w:ascii="Times New Roman" w:hAnsi="Times New Roman"/>
          <w:color w:val="212121"/>
        </w:rPr>
        <w:t>, and most victims of violent crime know their offender (Bureau of Justice 2024)</w:t>
      </w:r>
      <w:r>
        <w:rPr>
          <w:rFonts w:ascii="Times New Roman" w:hAnsi="Times New Roman"/>
          <w:color w:val="212121"/>
        </w:rPr>
        <w:t>.</w:t>
      </w:r>
      <w:r w:rsidR="00A96430">
        <w:rPr>
          <w:rFonts w:ascii="Times New Roman" w:hAnsi="Times New Roman"/>
          <w:color w:val="212121"/>
        </w:rPr>
        <w:t xml:space="preserve"> </w:t>
      </w:r>
      <w:r w:rsidR="00A96430" w:rsidRPr="005F6654">
        <w:rPr>
          <w:rFonts w:ascii="Times New Roman" w:hAnsi="Times New Roman"/>
          <w:color w:val="212121"/>
        </w:rPr>
        <w:t>An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w:t>
      </w:r>
      <w:r w:rsidR="00A96430">
        <w:rPr>
          <w:rFonts w:ascii="Times New Roman" w:hAnsi="Times New Roman"/>
          <w:color w:val="212121"/>
        </w:rPr>
        <w:t xml:space="preserve"> (</w:t>
      </w:r>
      <w:r w:rsidR="00A96430" w:rsidRPr="005F6654">
        <w:rPr>
          <w:rFonts w:ascii="Times New Roman" w:hAnsi="Times New Roman"/>
          <w:color w:val="212121"/>
        </w:rPr>
        <w:t xml:space="preserve">Wolff et al 2009). </w:t>
      </w:r>
      <w:r>
        <w:rPr>
          <w:rFonts w:ascii="Times New Roman" w:hAnsi="Times New Roman"/>
          <w:color w:val="212121"/>
        </w:rPr>
        <w:t xml:space="preserve"> Thus, while for many victims the proximity and salience of a criminal may bolster negative social constructions and deservingness perceptions, it might also translate to more nuanced perceptions of culpability and a closer alignment of identity that moderates negative affect. </w:t>
      </w:r>
    </w:p>
    <w:p w14:paraId="4F370524" w14:textId="77777777" w:rsidR="00A96430" w:rsidRDefault="00A96430" w:rsidP="002415CE">
      <w:pPr>
        <w:spacing w:line="360" w:lineRule="auto"/>
        <w:rPr>
          <w:rFonts w:ascii="Times New Roman" w:hAnsi="Times New Roman"/>
          <w:color w:val="212121"/>
        </w:rPr>
      </w:pPr>
    </w:p>
    <w:p w14:paraId="1FD24336" w14:textId="62A191AE" w:rsidR="00AD3B06" w:rsidRDefault="00CE6F7C" w:rsidP="005F6654">
      <w:pPr>
        <w:spacing w:line="360" w:lineRule="auto"/>
        <w:rPr>
          <w:rFonts w:ascii="Times New Roman" w:hAnsi="Times New Roman"/>
          <w:color w:val="212121"/>
        </w:rPr>
      </w:pPr>
      <w:r>
        <w:rPr>
          <w:rFonts w:ascii="Times New Roman" w:hAnsi="Times New Roman"/>
          <w:color w:val="212121"/>
        </w:rPr>
        <w:t xml:space="preserve">While victims are usually presented as supportive of punitive policy in public theater – the recent naming of the Laken Riley Act, offers a clear example – </w:t>
      </w:r>
      <w:r w:rsidR="00A96430">
        <w:rPr>
          <w:rFonts w:ascii="Times New Roman" w:hAnsi="Times New Roman"/>
          <w:color w:val="212121"/>
        </w:rPr>
        <w:t xml:space="preserve">the relationship is far less clear. Instead, victimization does not appear to increase punitiveness (Kleck and Jackson 2016), and victims instead appear more concerned with improved </w:t>
      </w:r>
      <w:proofErr w:type="gramStart"/>
      <w:r w:rsidR="00A96430">
        <w:rPr>
          <w:rFonts w:ascii="Times New Roman" w:hAnsi="Times New Roman"/>
          <w:color w:val="212121"/>
        </w:rPr>
        <w:t>victims</w:t>
      </w:r>
      <w:proofErr w:type="gramEnd"/>
      <w:r w:rsidR="00A96430">
        <w:rPr>
          <w:rFonts w:ascii="Times New Roman" w:hAnsi="Times New Roman"/>
          <w:color w:val="212121"/>
        </w:rPr>
        <w:t xml:space="preserve"> compensation (Shapland 1984) and policies addressing “root causes” of crime (ASJ 2024).</w:t>
      </w:r>
      <w:r w:rsidR="00905ACF">
        <w:rPr>
          <w:rFonts w:ascii="Times New Roman" w:hAnsi="Times New Roman"/>
          <w:color w:val="212121"/>
        </w:rPr>
        <w:t xml:space="preserve"> Further, victims themselves may experience a wide arrange of policy </w:t>
      </w:r>
      <w:proofErr w:type="gramStart"/>
      <w:r w:rsidR="00905ACF">
        <w:rPr>
          <w:rFonts w:ascii="Times New Roman" w:hAnsi="Times New Roman"/>
          <w:color w:val="212121"/>
        </w:rPr>
        <w:t>feedbacks</w:t>
      </w:r>
      <w:proofErr w:type="gramEnd"/>
      <w:r w:rsidR="00905ACF">
        <w:rPr>
          <w:rFonts w:ascii="Times New Roman" w:hAnsi="Times New Roman"/>
          <w:color w:val="212121"/>
        </w:rPr>
        <w:t>, complicating views on policy compared to those without direct experience.</w:t>
      </w:r>
      <w:r w:rsidR="00A96430">
        <w:rPr>
          <w:rFonts w:ascii="Times New Roman" w:hAnsi="Times New Roman"/>
          <w:color w:val="212121"/>
        </w:rPr>
        <w:t xml:space="preserve"> </w:t>
      </w:r>
      <w:r w:rsidR="005F6654">
        <w:rPr>
          <w:rFonts w:ascii="Times New Roman" w:hAnsi="Times New Roman"/>
          <w:color w:val="212121"/>
        </w:rPr>
        <w:t xml:space="preserve">Thus, I </w:t>
      </w:r>
      <w:r w:rsidR="00AD3B06">
        <w:rPr>
          <w:rFonts w:ascii="Times New Roman" w:hAnsi="Times New Roman"/>
          <w:color w:val="212121"/>
        </w:rPr>
        <w:t xml:space="preserve">include victims in H1. </w:t>
      </w:r>
    </w:p>
    <w:p w14:paraId="3D5078C0" w14:textId="77777777" w:rsidR="00AD3B06" w:rsidRDefault="00AD3B06" w:rsidP="005F6654">
      <w:pPr>
        <w:spacing w:line="360" w:lineRule="auto"/>
        <w:rPr>
          <w:rFonts w:ascii="Times New Roman" w:hAnsi="Times New Roman"/>
          <w:color w:val="212121"/>
        </w:rPr>
      </w:pPr>
    </w:p>
    <w:p w14:paraId="4AE399F0" w14:textId="53F76988" w:rsidR="00AD3B06" w:rsidRDefault="00AD3B06" w:rsidP="005F6654">
      <w:pPr>
        <w:spacing w:line="360" w:lineRule="auto"/>
        <w:rPr>
          <w:rFonts w:ascii="Times New Roman" w:hAnsi="Times New Roman"/>
          <w:color w:val="212121"/>
        </w:rPr>
      </w:pPr>
      <w:r>
        <w:rPr>
          <w:rFonts w:ascii="Times New Roman" w:hAnsi="Times New Roman"/>
          <w:color w:val="212121"/>
        </w:rPr>
        <w:t>Social construction theory holds that perceptions of target group deservingness translate to policy: legislators understand how groups are perceived, and produce policy that, in this case, will punish undeserving incarcerated targets. Deservingness scholars expect that perceptions of deservingness translate directly into support policy opinion, too. However, findings from Sorelle and Laws () and legislative responsiveness literature () suggest neither relationship may be as straightforward – further still, literature in the criminal legal domain has not assessed this relationship directly.</w:t>
      </w:r>
      <w:r w:rsidR="00905ACF">
        <w:rPr>
          <w:rFonts w:ascii="Times New Roman" w:hAnsi="Times New Roman"/>
          <w:color w:val="212121"/>
        </w:rPr>
        <w:t xml:space="preserve"> In the criminal legal domain, I expect that the salience of negative social constructions of policy targets could make perceptions of deservingness “stickier” than views on what policy help or punishment targets deserve.</w:t>
      </w:r>
      <w:r>
        <w:rPr>
          <w:rFonts w:ascii="Times New Roman" w:hAnsi="Times New Roman"/>
          <w:color w:val="212121"/>
        </w:rPr>
        <w:t xml:space="preserve"> Thus, while I expect that individuals who are directly or proximately impacted by the criminal legal system will hold different beliefs about criminal policy than those who are not, the role of deservingness perceptions in this context remains to be seen. </w:t>
      </w:r>
    </w:p>
    <w:p w14:paraId="342D8699" w14:textId="77777777" w:rsidR="00AD3B06" w:rsidRDefault="00AD3B06" w:rsidP="005F6654">
      <w:pPr>
        <w:spacing w:line="360" w:lineRule="auto"/>
        <w:rPr>
          <w:rFonts w:ascii="Times New Roman" w:hAnsi="Times New Roman"/>
          <w:color w:val="212121"/>
        </w:rPr>
      </w:pPr>
    </w:p>
    <w:p w14:paraId="344A7EE5" w14:textId="77777777" w:rsidR="00AD3B06" w:rsidRDefault="00AD3B06" w:rsidP="005F6654">
      <w:pPr>
        <w:spacing w:line="360" w:lineRule="auto"/>
        <w:rPr>
          <w:rFonts w:ascii="Times New Roman" w:hAnsi="Times New Roman"/>
          <w:color w:val="212121"/>
        </w:rPr>
      </w:pPr>
      <w:r>
        <w:rPr>
          <w:rFonts w:ascii="Times New Roman" w:hAnsi="Times New Roman"/>
          <w:color w:val="212121"/>
        </w:rPr>
        <w:t xml:space="preserve">To reiterate: </w:t>
      </w:r>
    </w:p>
    <w:p w14:paraId="28F2DAA1" w14:textId="77777777" w:rsidR="00AD3B06" w:rsidRDefault="00AD3B06" w:rsidP="00AD3B06">
      <w:pPr>
        <w:rPr>
          <w:rFonts w:ascii="Times New Roman" w:hAnsi="Times New Roman"/>
          <w:color w:val="212121"/>
        </w:rPr>
      </w:pPr>
      <w:r>
        <w:rPr>
          <w:rFonts w:ascii="Times New Roman" w:hAnsi="Times New Roman"/>
          <w:color w:val="212121"/>
        </w:rPr>
        <w:t xml:space="preserve">H1: People who are directly or proximally impacted by the criminal legal system will see incarcerated people as more deserving than people who do not. </w:t>
      </w:r>
    </w:p>
    <w:p w14:paraId="7CBDDCFD" w14:textId="77777777" w:rsidR="00EF6BE6" w:rsidRDefault="00EF6BE6" w:rsidP="00AD3B06">
      <w:pPr>
        <w:rPr>
          <w:rFonts w:ascii="Times New Roman" w:hAnsi="Times New Roman"/>
          <w:color w:val="212121"/>
        </w:rPr>
      </w:pPr>
    </w:p>
    <w:p w14:paraId="4A70F7CD" w14:textId="71357B1E" w:rsidR="00EF6BE6" w:rsidRDefault="00EF6BE6" w:rsidP="00AD3B06">
      <w:pPr>
        <w:rPr>
          <w:rFonts w:ascii="Times New Roman" w:hAnsi="Times New Roman"/>
          <w:color w:val="212121"/>
        </w:rPr>
      </w:pPr>
      <w:r>
        <w:rPr>
          <w:rFonts w:ascii="Times New Roman" w:hAnsi="Times New Roman"/>
          <w:color w:val="212121"/>
        </w:rPr>
        <w:t xml:space="preserve">1B: Among those who </w:t>
      </w:r>
      <w:proofErr w:type="spellStart"/>
      <w:r>
        <w:rPr>
          <w:rFonts w:ascii="Times New Roman" w:hAnsi="Times New Roman"/>
          <w:color w:val="212121"/>
        </w:rPr>
        <w:t>xyz</w:t>
      </w:r>
      <w:proofErr w:type="spellEnd"/>
      <w:r>
        <w:rPr>
          <w:rFonts w:ascii="Times New Roman" w:hAnsi="Times New Roman"/>
          <w:color w:val="212121"/>
        </w:rPr>
        <w:t xml:space="preserve">, </w:t>
      </w:r>
    </w:p>
    <w:p w14:paraId="02BE40E6" w14:textId="77777777" w:rsidR="00C76C02" w:rsidRDefault="00C76C02" w:rsidP="00AD3B06">
      <w:pPr>
        <w:rPr>
          <w:rFonts w:ascii="Times New Roman" w:hAnsi="Times New Roman"/>
          <w:color w:val="212121"/>
        </w:rPr>
      </w:pPr>
    </w:p>
    <w:p w14:paraId="094106DA" w14:textId="77777777" w:rsidR="00AD3B06" w:rsidRDefault="00AD3B06" w:rsidP="00AD3B06">
      <w:pPr>
        <w:rPr>
          <w:rFonts w:ascii="Times New Roman" w:hAnsi="Times New Roman"/>
          <w:color w:val="212121"/>
        </w:rPr>
      </w:pPr>
      <w:r>
        <w:rPr>
          <w:rFonts w:ascii="Times New Roman" w:hAnsi="Times New Roman"/>
          <w:color w:val="212121"/>
        </w:rPr>
        <w:t>H2:  People who are directly or proximally impacted by the criminal legal system will hold different beliefs about criminal legal policy</w:t>
      </w:r>
      <w:ins w:id="3" w:author="Candis Watts Smith" w:date="2025-03-06T13:05:00Z" w16du:dateUtc="2025-03-06T18:05:00Z">
        <w:r>
          <w:rPr>
            <w:rFonts w:ascii="Times New Roman" w:hAnsi="Times New Roman"/>
            <w:color w:val="212121"/>
          </w:rPr>
          <w:t xml:space="preserve"> than those who are not</w:t>
        </w:r>
      </w:ins>
      <w:r>
        <w:rPr>
          <w:rFonts w:ascii="Times New Roman" w:hAnsi="Times New Roman"/>
          <w:color w:val="212121"/>
        </w:rPr>
        <w:t xml:space="preserve">.  </w:t>
      </w:r>
    </w:p>
    <w:p w14:paraId="0E810FA1" w14:textId="77777777" w:rsidR="00325E48" w:rsidRDefault="00325E48" w:rsidP="00AD3B06">
      <w:pPr>
        <w:rPr>
          <w:rFonts w:ascii="Times New Roman" w:hAnsi="Times New Roman"/>
          <w:color w:val="212121"/>
        </w:rPr>
      </w:pPr>
    </w:p>
    <w:p w14:paraId="2860E341" w14:textId="77777777" w:rsidR="00EF6BE6" w:rsidRDefault="00EF6BE6" w:rsidP="00AD3B06">
      <w:pPr>
        <w:rPr>
          <w:rFonts w:ascii="Times New Roman" w:hAnsi="Times New Roman"/>
          <w:color w:val="212121"/>
        </w:rPr>
      </w:pPr>
    </w:p>
    <w:p w14:paraId="6010E73E" w14:textId="77777777" w:rsidR="00EF6BE6" w:rsidRDefault="00EF6BE6" w:rsidP="00AD3B06">
      <w:pPr>
        <w:rPr>
          <w:rFonts w:ascii="Times New Roman" w:hAnsi="Times New Roman"/>
          <w:color w:val="212121"/>
        </w:rPr>
      </w:pPr>
    </w:p>
    <w:p w14:paraId="3897077C" w14:textId="523DFC39" w:rsidR="005F6654" w:rsidRDefault="00325E48" w:rsidP="00905ACF">
      <w:pPr>
        <w:rPr>
          <w:rFonts w:ascii="Times New Roman" w:hAnsi="Times New Roman"/>
          <w:color w:val="212121"/>
        </w:rPr>
      </w:pPr>
      <w:r>
        <w:rPr>
          <w:rFonts w:ascii="Times New Roman" w:hAnsi="Times New Roman"/>
          <w:color w:val="212121"/>
        </w:rPr>
        <w:t xml:space="preserve">*Relationship between deservingness and policy preferences may look different for those who are impacted than those who are not impacted. </w:t>
      </w:r>
    </w:p>
    <w:p w14:paraId="3CBDE43D" w14:textId="77777777" w:rsidR="00447999" w:rsidRDefault="00447999" w:rsidP="00447999">
      <w:pPr>
        <w:spacing w:line="360" w:lineRule="auto"/>
        <w:rPr>
          <w:rFonts w:ascii="Times New Roman" w:hAnsi="Times New Roman"/>
          <w:color w:val="212121"/>
        </w:rPr>
      </w:pPr>
    </w:p>
    <w:p w14:paraId="6EB5A236" w14:textId="77777777" w:rsidR="0032799E" w:rsidRDefault="0032799E" w:rsidP="00447999">
      <w:pPr>
        <w:spacing w:line="360" w:lineRule="auto"/>
        <w:rPr>
          <w:rFonts w:ascii="Times New Roman" w:hAnsi="Times New Roman"/>
          <w:color w:val="212121"/>
        </w:rPr>
      </w:pPr>
    </w:p>
    <w:p w14:paraId="72488724" w14:textId="77777777" w:rsidR="0032799E" w:rsidRDefault="0032799E" w:rsidP="00447999">
      <w:pPr>
        <w:spacing w:line="360" w:lineRule="auto"/>
        <w:rPr>
          <w:rFonts w:ascii="Times New Roman" w:hAnsi="Times New Roman"/>
          <w:color w:val="212121"/>
        </w:rPr>
      </w:pPr>
    </w:p>
    <w:p w14:paraId="5BE9DEBC"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b/>
          <w:bCs/>
          <w:color w:val="212121"/>
        </w:rPr>
        <w:t>Analysis</w:t>
      </w:r>
    </w:p>
    <w:p w14:paraId="3612C5B0"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color w:val="212121"/>
        </w:rPr>
        <w:t xml:space="preserve">I test these hypotheses using a </w:t>
      </w:r>
      <w:proofErr w:type="gramStart"/>
      <w:r w:rsidRPr="00FE4CDE">
        <w:rPr>
          <w:rFonts w:ascii="Times New Roman" w:hAnsi="Times New Roman"/>
          <w:color w:val="212121"/>
        </w:rPr>
        <w:t>nationally-representative</w:t>
      </w:r>
      <w:proofErr w:type="gramEnd"/>
      <w:r w:rsidRPr="00FE4CDE">
        <w:rPr>
          <w:rFonts w:ascii="Times New Roman" w:hAnsi="Times New Roman"/>
          <w:color w:val="212121"/>
        </w:rPr>
        <w:t xml:space="preserve"> survey that asks about participants</w:t>
      </w:r>
      <w:r>
        <w:rPr>
          <w:rFonts w:ascii="Times New Roman" w:hAnsi="Times New Roman"/>
          <w:color w:val="212121"/>
        </w:rPr>
        <w:t>’</w:t>
      </w:r>
      <w:r w:rsidRPr="00FE4CDE">
        <w:rPr>
          <w:rFonts w:ascii="Times New Roman" w:hAnsi="Times New Roman"/>
          <w:color w:val="212121"/>
        </w:rPr>
        <w:t xml:space="preserve"> direct and proximal experience with incarceration or victimization of violent crime, perceptions of deservingness, and views on policy. In this section, I describe these data and methods for analyses. </w:t>
      </w:r>
    </w:p>
    <w:p w14:paraId="0936C04A" w14:textId="77777777" w:rsidR="00447999" w:rsidRPr="00FE4CDE" w:rsidRDefault="00447999" w:rsidP="00447999">
      <w:pPr>
        <w:spacing w:line="360" w:lineRule="auto"/>
        <w:rPr>
          <w:rFonts w:ascii="Times New Roman" w:hAnsi="Times New Roman"/>
          <w:color w:val="212121"/>
        </w:rPr>
      </w:pPr>
    </w:p>
    <w:p w14:paraId="147B9813" w14:textId="77777777" w:rsidR="00447999" w:rsidRPr="00FE4CDE" w:rsidRDefault="00447999" w:rsidP="00447999">
      <w:pPr>
        <w:spacing w:line="360" w:lineRule="auto"/>
        <w:rPr>
          <w:rFonts w:ascii="Times New Roman" w:hAnsi="Times New Roman"/>
          <w:color w:val="212121"/>
        </w:rPr>
      </w:pPr>
    </w:p>
    <w:p w14:paraId="6485C56D" w14:textId="77777777" w:rsidR="00447999" w:rsidRPr="00FE4CDE" w:rsidRDefault="00447999" w:rsidP="00447999">
      <w:pPr>
        <w:spacing w:line="360" w:lineRule="auto"/>
        <w:rPr>
          <w:rFonts w:ascii="Times New Roman" w:hAnsi="Times New Roman"/>
          <w:b/>
          <w:bCs/>
          <w:color w:val="212121"/>
        </w:rPr>
      </w:pPr>
      <w:r w:rsidRPr="00FE4CDE">
        <w:rPr>
          <w:rFonts w:ascii="Times New Roman" w:hAnsi="Times New Roman"/>
          <w:b/>
          <w:bCs/>
          <w:color w:val="212121"/>
        </w:rPr>
        <w:t>Data</w:t>
      </w:r>
    </w:p>
    <w:p w14:paraId="7AF3CD19"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i/>
          <w:iCs/>
          <w:color w:val="212121"/>
        </w:rPr>
        <w:t>Survey</w:t>
      </w:r>
    </w:p>
    <w:p w14:paraId="76102480"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color w:val="212121"/>
        </w:rPr>
        <w:lastRenderedPageBreak/>
        <w:t>I explor</w:t>
      </w:r>
      <w:r>
        <w:rPr>
          <w:rFonts w:ascii="Times New Roman" w:hAnsi="Times New Roman"/>
          <w:color w:val="212121"/>
        </w:rPr>
        <w:t>e</w:t>
      </w:r>
      <w:r w:rsidRPr="00FE4CDE">
        <w:rPr>
          <w:rFonts w:ascii="Times New Roman" w:hAnsi="Times New Roman"/>
          <w:color w:val="212121"/>
        </w:rPr>
        <w:t xml:space="preserve"> the application of deservingness to carceral contexts using novel survey data collected in September 2024 by Smith, Bowman, and Mensik.  Kreitzer and Smith, previously empirically mapped constructions of power and deservingness of 87 target populations by employing </w:t>
      </w:r>
      <w:proofErr w:type="spellStart"/>
      <w:r w:rsidRPr="00FE4CDE">
        <w:rPr>
          <w:rFonts w:ascii="Times New Roman" w:hAnsi="Times New Roman"/>
          <w:color w:val="212121"/>
        </w:rPr>
        <w:t>MTurk</w:t>
      </w:r>
      <w:proofErr w:type="spellEnd"/>
      <w:r w:rsidRPr="00FE4CDE">
        <w:rPr>
          <w:rFonts w:ascii="Times New Roman" w:hAnsi="Times New Roman"/>
          <w:color w:val="212121"/>
        </w:rPr>
        <w:t xml:space="preserve"> workers; this new data set mimics the strengths of that data collection strategy, and makes important changes, such as relying on survey respondents recruited from Bovitz proprietary panel and reducing the number of groups individuals assess, to address issues of respondent fatigue.</w:t>
      </w:r>
    </w:p>
    <w:p w14:paraId="64553C68" w14:textId="77777777" w:rsidR="00447999" w:rsidRPr="00FE4CDE" w:rsidRDefault="00447999" w:rsidP="00447999">
      <w:pPr>
        <w:spacing w:line="360" w:lineRule="auto"/>
        <w:rPr>
          <w:rFonts w:ascii="Times New Roman" w:hAnsi="Times New Roman"/>
          <w:color w:val="212121"/>
        </w:rPr>
      </w:pPr>
    </w:p>
    <w:p w14:paraId="34FB5000"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color w:val="212121"/>
        </w:rPr>
        <w:t xml:space="preserve">This survey targets the US adult general population. 2,716 participants were on recruited to complete surveys on the platform Forthright. To be eligible for the study, participants were required to provide informed consent, be at least 18 years old, and be residents of the US. They were paid $10 for completing the 30-minute survey. </w:t>
      </w:r>
      <w:r>
        <w:rPr>
          <w:rFonts w:ascii="Times New Roman" w:hAnsi="Times New Roman"/>
          <w:color w:val="212121"/>
        </w:rPr>
        <w:t>T</w:t>
      </w:r>
      <w:r w:rsidRPr="00FE4CDE">
        <w:rPr>
          <w:rFonts w:ascii="Times New Roman" w:hAnsi="Times New Roman"/>
          <w:color w:val="212121"/>
        </w:rPr>
        <w:t xml:space="preserve">he sample is just under 51% women, and 49% men. The sample is more Democratic than the national average (39% versus 31%), but as Republican (25%). I apply exclusions for low response quality failing to pass two attention checks, satisficing, and extreme outlier response </w:t>
      </w:r>
      <w:commentRangeStart w:id="4"/>
      <w:r w:rsidRPr="00FE4CDE">
        <w:rPr>
          <w:rFonts w:ascii="Times New Roman" w:hAnsi="Times New Roman"/>
          <w:color w:val="212121"/>
        </w:rPr>
        <w:t>times</w:t>
      </w:r>
      <w:commentRangeEnd w:id="4"/>
      <w:r w:rsidRPr="00FE4CDE">
        <w:rPr>
          <w:rStyle w:val="CommentReference"/>
          <w:rFonts w:ascii="Times New Roman" w:hAnsi="Times New Roman"/>
        </w:rPr>
        <w:commentReference w:id="4"/>
      </w:r>
      <w:r w:rsidRPr="00FE4CDE">
        <w:rPr>
          <w:rFonts w:ascii="Times New Roman" w:hAnsi="Times New Roman"/>
          <w:color w:val="212121"/>
        </w:rPr>
        <w:t xml:space="preserve">. </w:t>
      </w:r>
    </w:p>
    <w:p w14:paraId="2838F142" w14:textId="77777777" w:rsidR="00447999" w:rsidRPr="00FE4CDE" w:rsidRDefault="00447999" w:rsidP="00447999">
      <w:pPr>
        <w:spacing w:line="360" w:lineRule="auto"/>
        <w:rPr>
          <w:rFonts w:ascii="Times New Roman" w:hAnsi="Times New Roman"/>
          <w:color w:val="212121"/>
        </w:rPr>
      </w:pPr>
    </w:p>
    <w:p w14:paraId="2B8C41FA" w14:textId="45E2AB92" w:rsidR="00447999" w:rsidRDefault="00447999" w:rsidP="00447999">
      <w:pPr>
        <w:spacing w:line="360" w:lineRule="auto"/>
        <w:rPr>
          <w:rFonts w:ascii="Times New Roman" w:hAnsi="Times New Roman"/>
          <w:i/>
          <w:iCs/>
          <w:color w:val="212121"/>
        </w:rPr>
      </w:pPr>
      <w:r>
        <w:rPr>
          <w:rFonts w:ascii="Times New Roman" w:hAnsi="Times New Roman"/>
          <w:i/>
          <w:iCs/>
          <w:color w:val="212121"/>
        </w:rPr>
        <w:t>Key Variables</w:t>
      </w:r>
    </w:p>
    <w:p w14:paraId="28A17CD5" w14:textId="77777777" w:rsidR="00FE016B" w:rsidRPr="00FE016B" w:rsidRDefault="00FE016B" w:rsidP="00447999">
      <w:pPr>
        <w:spacing w:line="360" w:lineRule="auto"/>
        <w:rPr>
          <w:rFonts w:ascii="Times New Roman" w:hAnsi="Times New Roman"/>
          <w:color w:val="212121"/>
        </w:rPr>
      </w:pPr>
    </w:p>
    <w:p w14:paraId="3ECBD4DC" w14:textId="57B1C85E" w:rsidR="00447999" w:rsidRPr="00FE4CDE" w:rsidRDefault="00FE016B" w:rsidP="00447999">
      <w:pPr>
        <w:spacing w:line="360" w:lineRule="auto"/>
        <w:rPr>
          <w:rFonts w:ascii="Times New Roman" w:hAnsi="Times New Roman"/>
          <w:color w:val="212121"/>
        </w:rPr>
      </w:pPr>
      <w:r>
        <w:rPr>
          <w:rFonts w:ascii="Times New Roman" w:hAnsi="Times New Roman"/>
          <w:color w:val="212121"/>
        </w:rPr>
        <w:t>My</w:t>
      </w:r>
      <w:r w:rsidR="00447999">
        <w:rPr>
          <w:rFonts w:ascii="Times New Roman" w:hAnsi="Times New Roman"/>
          <w:color w:val="212121"/>
        </w:rPr>
        <w:t xml:space="preserve"> first key variable is p</w:t>
      </w:r>
      <w:r w:rsidR="00447999" w:rsidRPr="00FE4CDE">
        <w:rPr>
          <w:rFonts w:ascii="Times New Roman" w:hAnsi="Times New Roman"/>
          <w:color w:val="212121"/>
        </w:rPr>
        <w:t xml:space="preserve">erceptions of </w:t>
      </w:r>
      <w:r w:rsidR="00447999">
        <w:rPr>
          <w:rFonts w:ascii="Times New Roman" w:hAnsi="Times New Roman"/>
          <w:color w:val="212121"/>
        </w:rPr>
        <w:t xml:space="preserve">target group </w:t>
      </w:r>
      <w:r w:rsidR="00447999" w:rsidRPr="00FE4CDE">
        <w:rPr>
          <w:rFonts w:ascii="Times New Roman" w:hAnsi="Times New Roman"/>
          <w:color w:val="212121"/>
        </w:rPr>
        <w:t>deservingness</w:t>
      </w:r>
      <w:r>
        <w:rPr>
          <w:rFonts w:ascii="Times New Roman" w:hAnsi="Times New Roman"/>
          <w:color w:val="212121"/>
        </w:rPr>
        <w:t xml:space="preserve"> as both an outcome and a mediator.</w:t>
      </w:r>
      <w:r w:rsidR="00447999">
        <w:rPr>
          <w:rFonts w:ascii="Times New Roman" w:hAnsi="Times New Roman"/>
          <w:color w:val="212121"/>
        </w:rPr>
        <w:t xml:space="preserve"> These</w:t>
      </w:r>
      <w:r w:rsidR="00447999" w:rsidRPr="00FE4CDE">
        <w:rPr>
          <w:rFonts w:ascii="Times New Roman" w:hAnsi="Times New Roman"/>
          <w:color w:val="212121"/>
        </w:rPr>
        <w:t xml:space="preserve"> </w:t>
      </w:r>
      <w:r>
        <w:rPr>
          <w:rFonts w:ascii="Times New Roman" w:hAnsi="Times New Roman"/>
          <w:color w:val="212121"/>
        </w:rPr>
        <w:t xml:space="preserve">perceptions </w:t>
      </w:r>
      <w:r w:rsidR="00447999" w:rsidRPr="00FE4CDE">
        <w:rPr>
          <w:rFonts w:ascii="Times New Roman" w:hAnsi="Times New Roman"/>
          <w:color w:val="212121"/>
        </w:rPr>
        <w:t xml:space="preserve">are measured as in Kreitzer and Smith’s </w:t>
      </w:r>
      <w:r>
        <w:rPr>
          <w:rFonts w:ascii="Times New Roman" w:hAnsi="Times New Roman"/>
          <w:color w:val="212121"/>
        </w:rPr>
        <w:t xml:space="preserve">(2018) </w:t>
      </w:r>
      <w:r w:rsidR="00447999" w:rsidRPr="00FE4CDE">
        <w:rPr>
          <w:rFonts w:ascii="Times New Roman" w:hAnsi="Times New Roman"/>
          <w:color w:val="212121"/>
        </w:rPr>
        <w:t xml:space="preserve">original empirical mapping. Participants are asked to consider </w:t>
      </w:r>
      <w:proofErr w:type="gramStart"/>
      <w:r w:rsidR="00447999" w:rsidRPr="00FE4CDE">
        <w:rPr>
          <w:rFonts w:ascii="Times New Roman" w:hAnsi="Times New Roman"/>
          <w:color w:val="212121"/>
        </w:rPr>
        <w:t xml:space="preserve">the </w:t>
      </w:r>
      <w:r>
        <w:rPr>
          <w:rFonts w:ascii="Times New Roman" w:hAnsi="Times New Roman"/>
          <w:color w:val="212121"/>
        </w:rPr>
        <w:t>a</w:t>
      </w:r>
      <w:proofErr w:type="gramEnd"/>
      <w:r>
        <w:rPr>
          <w:rFonts w:ascii="Times New Roman" w:hAnsi="Times New Roman"/>
          <w:color w:val="212121"/>
        </w:rPr>
        <w:t xml:space="preserve"> definitional deservingness</w:t>
      </w:r>
      <w:r w:rsidR="00447999" w:rsidRPr="00FE4CDE">
        <w:rPr>
          <w:rFonts w:ascii="Times New Roman" w:hAnsi="Times New Roman"/>
          <w:color w:val="212121"/>
        </w:rPr>
        <w:t xml:space="preserve"> prompt, and indicate their perception of group deservingness using a 0-100 slider scale set to 50</w:t>
      </w:r>
      <w:r>
        <w:rPr>
          <w:rFonts w:ascii="Times New Roman" w:hAnsi="Times New Roman"/>
          <w:color w:val="212121"/>
        </w:rPr>
        <w:t xml:space="preserve"> of a total of 65 groups, including “incarcerated people/prisoners.”</w:t>
      </w:r>
    </w:p>
    <w:p w14:paraId="1854946F" w14:textId="77777777" w:rsidR="00447999" w:rsidRDefault="00447999" w:rsidP="00447999">
      <w:pPr>
        <w:spacing w:line="360" w:lineRule="auto"/>
        <w:rPr>
          <w:rFonts w:ascii="Times New Roman" w:hAnsi="Times New Roman"/>
          <w:color w:val="212121"/>
        </w:rPr>
      </w:pPr>
    </w:p>
    <w:p w14:paraId="4CDD3B4F" w14:textId="77777777" w:rsidR="00FE016B" w:rsidRDefault="00447999" w:rsidP="00447999">
      <w:pPr>
        <w:spacing w:line="360" w:lineRule="auto"/>
        <w:rPr>
          <w:rFonts w:ascii="Times New Roman" w:hAnsi="Times New Roman"/>
          <w:color w:val="212121"/>
        </w:rPr>
      </w:pPr>
      <w:r w:rsidRPr="00206FF9">
        <w:rPr>
          <w:rFonts w:ascii="Times New Roman" w:hAnsi="Times New Roman"/>
          <w:i/>
          <w:iCs/>
          <w:color w:val="212121"/>
        </w:rPr>
        <w:t>Standardization</w:t>
      </w:r>
      <w:r w:rsidRPr="00206FF9">
        <w:rPr>
          <w:rFonts w:ascii="Times New Roman" w:hAnsi="Times New Roman"/>
          <w:color w:val="212121"/>
        </w:rPr>
        <w:t xml:space="preserve">: </w:t>
      </w:r>
    </w:p>
    <w:p w14:paraId="4F6AAF17" w14:textId="77777777" w:rsidR="00FE016B" w:rsidRDefault="00FE016B" w:rsidP="00447999">
      <w:pPr>
        <w:spacing w:line="360" w:lineRule="auto"/>
        <w:rPr>
          <w:rFonts w:ascii="Times New Roman" w:hAnsi="Times New Roman"/>
          <w:color w:val="212121"/>
        </w:rPr>
      </w:pPr>
      <w:commentRangeStart w:id="5"/>
    </w:p>
    <w:p w14:paraId="7FCF1A9F" w14:textId="7705EE0C" w:rsidR="00447999" w:rsidRDefault="00447999" w:rsidP="00FE016B">
      <w:pPr>
        <w:pStyle w:val="ListParagraph"/>
        <w:numPr>
          <w:ilvl w:val="0"/>
          <w:numId w:val="6"/>
        </w:numPr>
        <w:spacing w:line="360" w:lineRule="auto"/>
        <w:rPr>
          <w:rFonts w:ascii="Times New Roman" w:hAnsi="Times New Roman"/>
          <w:color w:val="212121"/>
        </w:rPr>
      </w:pPr>
      <w:r w:rsidRPr="00FE016B">
        <w:rPr>
          <w:rFonts w:ascii="Times New Roman" w:hAnsi="Times New Roman"/>
          <w:color w:val="212121"/>
        </w:rPr>
        <w:t xml:space="preserve">Following Kreitzer and Smith (2023), who point out some survey participants’ tendency to be “gracious in their evaluations of a range of groups while others…may be </w:t>
      </w:r>
      <w:proofErr w:type="spellStart"/>
      <w:r w:rsidRPr="00FE016B">
        <w:rPr>
          <w:rFonts w:ascii="Times New Roman" w:hAnsi="Times New Roman"/>
          <w:color w:val="212121"/>
        </w:rPr>
        <w:t>dispositionally</w:t>
      </w:r>
      <w:proofErr w:type="spellEnd"/>
      <w:r w:rsidRPr="00FE016B">
        <w:rPr>
          <w:rFonts w:ascii="Times New Roman" w:hAnsi="Times New Roman"/>
          <w:color w:val="212121"/>
        </w:rPr>
        <w:t xml:space="preserve"> </w:t>
      </w:r>
      <w:proofErr w:type="spellStart"/>
      <w:r w:rsidRPr="00FE016B">
        <w:rPr>
          <w:rFonts w:ascii="Times New Roman" w:hAnsi="Times New Roman"/>
          <w:color w:val="212121"/>
        </w:rPr>
        <w:t>judgemental</w:t>
      </w:r>
      <w:proofErr w:type="spellEnd"/>
      <w:r w:rsidRPr="00FE016B">
        <w:rPr>
          <w:rFonts w:ascii="Times New Roman" w:hAnsi="Times New Roman"/>
          <w:color w:val="212121"/>
        </w:rPr>
        <w:t xml:space="preserve">,” I standardize deservingness scores </w:t>
      </w:r>
      <w:r w:rsidR="007377B6" w:rsidRPr="00FE016B">
        <w:rPr>
          <w:rFonts w:ascii="Times New Roman" w:hAnsi="Times New Roman"/>
          <w:color w:val="212121"/>
        </w:rPr>
        <w:t>by</w:t>
      </w:r>
      <w:r w:rsidRPr="00FE016B">
        <w:rPr>
          <w:rFonts w:ascii="Times New Roman" w:hAnsi="Times New Roman"/>
          <w:color w:val="212121"/>
        </w:rPr>
        <w:t xml:space="preserve"> using the “difference between the score a respondent gives to a given group and the average score the respondent gave across all groups.”</w:t>
      </w:r>
    </w:p>
    <w:p w14:paraId="646E39C9" w14:textId="77777777" w:rsidR="002C4F4E" w:rsidRDefault="002C4F4E" w:rsidP="002C4F4E">
      <w:pPr>
        <w:pStyle w:val="ListParagraph"/>
        <w:spacing w:line="360" w:lineRule="auto"/>
        <w:ind w:left="720" w:firstLine="0"/>
        <w:rPr>
          <w:rFonts w:ascii="Times New Roman" w:hAnsi="Times New Roman"/>
          <w:color w:val="212121"/>
        </w:rPr>
      </w:pPr>
    </w:p>
    <w:p w14:paraId="6016B684" w14:textId="3388F6D1" w:rsidR="00FE016B" w:rsidRPr="00FE016B" w:rsidRDefault="00FE016B" w:rsidP="00FE016B">
      <w:pPr>
        <w:pStyle w:val="ListParagraph"/>
        <w:numPr>
          <w:ilvl w:val="0"/>
          <w:numId w:val="6"/>
        </w:numPr>
        <w:spacing w:line="360" w:lineRule="auto"/>
        <w:rPr>
          <w:rFonts w:ascii="Times New Roman" w:hAnsi="Times New Roman"/>
          <w:color w:val="212121"/>
        </w:rPr>
      </w:pPr>
      <w:r>
        <w:rPr>
          <w:rFonts w:ascii="Times New Roman" w:hAnsi="Times New Roman"/>
          <w:color w:val="212121"/>
        </w:rPr>
        <w:t xml:space="preserve">Alternatively, I could calculate mean deservingness scores of incarcerated people for all respondents and subtract each respondent’s individual rating of incarcerated people from this mean to report whether incarcerated deservingness ratings are above or below average. </w:t>
      </w:r>
      <w:commentRangeEnd w:id="5"/>
      <w:r w:rsidR="00C6383A">
        <w:rPr>
          <w:rStyle w:val="CommentReference"/>
        </w:rPr>
        <w:commentReference w:id="5"/>
      </w:r>
    </w:p>
    <w:p w14:paraId="473D3DB9" w14:textId="77777777" w:rsidR="00447999" w:rsidRPr="00FE4CDE" w:rsidRDefault="00447999" w:rsidP="00447999">
      <w:pPr>
        <w:spacing w:line="360" w:lineRule="auto"/>
        <w:rPr>
          <w:rFonts w:ascii="Times New Roman" w:hAnsi="Times New Roman"/>
          <w:color w:val="212121"/>
        </w:rPr>
      </w:pPr>
    </w:p>
    <w:p w14:paraId="2D9218BA" w14:textId="1D45E4C6" w:rsidR="00FE016B" w:rsidRDefault="00EA50D4" w:rsidP="00FE016B">
      <w:pPr>
        <w:spacing w:line="360" w:lineRule="auto"/>
        <w:rPr>
          <w:rFonts w:ascii="Times New Roman" w:hAnsi="Times New Roman"/>
          <w:color w:val="212121"/>
        </w:rPr>
      </w:pPr>
      <w:r>
        <w:rPr>
          <w:rFonts w:ascii="Times New Roman" w:hAnsi="Times New Roman"/>
          <w:color w:val="212121"/>
        </w:rPr>
        <w:lastRenderedPageBreak/>
        <w:t xml:space="preserve">I expect that experiencing incarceration, or having close ties with someone who has, and experiences of victimization </w:t>
      </w:r>
      <w:r w:rsidR="00807BFE">
        <w:rPr>
          <w:rFonts w:ascii="Times New Roman" w:hAnsi="Times New Roman"/>
          <w:color w:val="212121"/>
        </w:rPr>
        <w:t>affect perceptions of target deservingness and policy preferences. Here, r</w:t>
      </w:r>
      <w:r w:rsidR="00FE016B">
        <w:rPr>
          <w:rFonts w:ascii="Times New Roman" w:hAnsi="Times New Roman"/>
          <w:color w:val="212121"/>
        </w:rPr>
        <w:t>espondents respond to questions about whether they or “someone they know well” have been “</w:t>
      </w:r>
      <w:proofErr w:type="spellStart"/>
      <w:r w:rsidR="00FE016B">
        <w:rPr>
          <w:rFonts w:ascii="Times New Roman" w:hAnsi="Times New Roman"/>
          <w:color w:val="212121"/>
        </w:rPr>
        <w:t>incarcarcerated</w:t>
      </w:r>
      <w:proofErr w:type="spellEnd"/>
      <w:r w:rsidR="00FE016B">
        <w:rPr>
          <w:rFonts w:ascii="Times New Roman" w:hAnsi="Times New Roman"/>
          <w:color w:val="212121"/>
        </w:rPr>
        <w:t xml:space="preserve"> in jail or prison,” and/or “been a victim of violent crime.” </w:t>
      </w:r>
      <w:r w:rsidR="00807BFE">
        <w:rPr>
          <w:rFonts w:ascii="Times New Roman" w:hAnsi="Times New Roman"/>
          <w:color w:val="212121"/>
        </w:rPr>
        <w:t xml:space="preserve">I operationalize these measures with a dummy impact variable to reflect whether a respondent has been incarcerated, knows someone who has been, and/or has been victimized. </w:t>
      </w:r>
      <w:commentRangeStart w:id="6"/>
      <w:commentRangeStart w:id="7"/>
      <w:r w:rsidR="00807BFE">
        <w:rPr>
          <w:rFonts w:ascii="Times New Roman" w:hAnsi="Times New Roman"/>
          <w:color w:val="212121"/>
        </w:rPr>
        <w:t>Overlap</w:t>
      </w:r>
      <w:commentRangeEnd w:id="6"/>
      <w:r w:rsidR="00807BFE">
        <w:rPr>
          <w:rStyle w:val="CommentReference"/>
        </w:rPr>
        <w:commentReference w:id="6"/>
      </w:r>
      <w:commentRangeEnd w:id="7"/>
      <w:r w:rsidR="00807BFE">
        <w:rPr>
          <w:rStyle w:val="CommentReference"/>
        </w:rPr>
        <w:commentReference w:id="7"/>
      </w:r>
      <w:r w:rsidR="00807BFE">
        <w:rPr>
          <w:rFonts w:ascii="Times New Roman" w:hAnsi="Times New Roman"/>
          <w:color w:val="212121"/>
        </w:rPr>
        <w:t>?</w:t>
      </w:r>
    </w:p>
    <w:p w14:paraId="7C763F5B" w14:textId="77777777" w:rsidR="00447999" w:rsidRDefault="00447999" w:rsidP="00447999">
      <w:pPr>
        <w:rPr>
          <w:rFonts w:ascii="Times New Roman" w:hAnsi="Times New Roman"/>
          <w:color w:val="212121"/>
        </w:rPr>
      </w:pPr>
    </w:p>
    <w:p w14:paraId="5F697627" w14:textId="77777777" w:rsidR="00447999" w:rsidRPr="00206FF9" w:rsidRDefault="00447999" w:rsidP="00447999">
      <w:pPr>
        <w:rPr>
          <w:rFonts w:ascii="Times New Roman" w:hAnsi="Times New Roman"/>
          <w:i/>
          <w:iCs/>
          <w:color w:val="212121"/>
        </w:rPr>
      </w:pPr>
      <w:r w:rsidRPr="00206FF9">
        <w:rPr>
          <w:rFonts w:ascii="Times New Roman" w:hAnsi="Times New Roman"/>
          <w:i/>
          <w:iCs/>
          <w:color w:val="212121"/>
        </w:rPr>
        <w:t>Control Variables</w:t>
      </w:r>
    </w:p>
    <w:p w14:paraId="7C21BAF6" w14:textId="77777777" w:rsidR="00807BFE" w:rsidRDefault="00807BFE" w:rsidP="00447999">
      <w:pPr>
        <w:rPr>
          <w:rFonts w:ascii="Times New Roman" w:hAnsi="Times New Roman"/>
          <w:color w:val="212121"/>
        </w:rPr>
      </w:pPr>
    </w:p>
    <w:p w14:paraId="04039B00" w14:textId="46B72429" w:rsidR="00807BFE" w:rsidRDefault="00807BFE" w:rsidP="00807BFE">
      <w:pPr>
        <w:spacing w:line="360" w:lineRule="auto"/>
        <w:rPr>
          <w:rFonts w:ascii="Times New Roman" w:hAnsi="Times New Roman"/>
          <w:color w:val="212121"/>
        </w:rPr>
      </w:pPr>
      <w:r>
        <w:rPr>
          <w:rFonts w:ascii="Times New Roman" w:hAnsi="Times New Roman"/>
          <w:color w:val="212121"/>
        </w:rPr>
        <w:t>I include variables to control for alternative explanations of both (a) how policy exposure might impact deservingness perceptions, (b) how deservingness perceptions might impact policy preferences, and (c) how exposure might impact policy preferences directly.</w:t>
      </w:r>
    </w:p>
    <w:p w14:paraId="45588217" w14:textId="77777777" w:rsidR="00807BFE" w:rsidRDefault="00807BFE" w:rsidP="00447999">
      <w:pPr>
        <w:rPr>
          <w:rFonts w:ascii="Times New Roman" w:hAnsi="Times New Roman"/>
          <w:color w:val="212121"/>
        </w:rPr>
      </w:pPr>
    </w:p>
    <w:p w14:paraId="4931EA6C" w14:textId="77777777" w:rsidR="00C6383A" w:rsidRPr="00C6383A" w:rsidRDefault="00C6383A" w:rsidP="00C6383A">
      <w:pPr>
        <w:rPr>
          <w:rFonts w:ascii="Times New Roman" w:hAnsi="Times New Roman"/>
          <w:i/>
          <w:iCs/>
          <w:color w:val="212121"/>
        </w:rPr>
      </w:pPr>
      <w:commentRangeStart w:id="8"/>
      <w:r w:rsidRPr="00C6383A">
        <w:rPr>
          <w:rFonts w:ascii="Times New Roman" w:hAnsi="Times New Roman"/>
          <w:i/>
          <w:iCs/>
          <w:color w:val="212121"/>
        </w:rPr>
        <w:t>Dispositional Control 1</w:t>
      </w:r>
      <w:commentRangeEnd w:id="8"/>
      <w:r w:rsidRPr="00C6383A">
        <w:rPr>
          <w:rStyle w:val="CommentReference"/>
          <w:i/>
          <w:iCs/>
        </w:rPr>
        <w:commentReference w:id="8"/>
      </w:r>
    </w:p>
    <w:p w14:paraId="13D71B36" w14:textId="77777777" w:rsidR="007846A4" w:rsidRDefault="007846A4" w:rsidP="009854BB">
      <w:pPr>
        <w:spacing w:line="360" w:lineRule="auto"/>
        <w:rPr>
          <w:rFonts w:ascii="Times New Roman" w:hAnsi="Times New Roman"/>
          <w:i/>
          <w:iCs/>
          <w:color w:val="212121"/>
        </w:rPr>
      </w:pPr>
    </w:p>
    <w:p w14:paraId="0FA77B7D" w14:textId="7DB7686C" w:rsidR="007846A4" w:rsidRPr="007846A4" w:rsidRDefault="007846A4" w:rsidP="009854BB">
      <w:pPr>
        <w:spacing w:line="360" w:lineRule="auto"/>
        <w:rPr>
          <w:rFonts w:ascii="Times New Roman" w:hAnsi="Times New Roman"/>
          <w:color w:val="212121"/>
        </w:rPr>
      </w:pPr>
      <w:r>
        <w:rPr>
          <w:rFonts w:ascii="Times New Roman" w:hAnsi="Times New Roman"/>
          <w:color w:val="212121"/>
        </w:rPr>
        <w:t>Deserving target groups are defined as those “people, groups, and organizations . . .viewed as contributing to the general welfare of society and worthy, and thus … deserving of sympathy, pity, or help [and]… good, smart, hardworking, loyal, disciplined, generous, caring of others, respectful, and creative.” Undeserving targets are defined as those “that are viewed as a burden to the general welfare of society, and are believed to be undeserving of sympathy, pity, or help,” and described as “greedy, disrespectful, disloyal, immoral, disgusting, dangerous, lazy, and expect[</w:t>
      </w:r>
      <w:proofErr w:type="spellStart"/>
      <w:r>
        <w:rPr>
          <w:rFonts w:ascii="Times New Roman" w:hAnsi="Times New Roman"/>
          <w:color w:val="212121"/>
        </w:rPr>
        <w:t>ing</w:t>
      </w:r>
      <w:proofErr w:type="spellEnd"/>
      <w:r>
        <w:rPr>
          <w:rFonts w:ascii="Times New Roman" w:hAnsi="Times New Roman"/>
          <w:color w:val="212121"/>
        </w:rPr>
        <w:t xml:space="preserve">] others to care for them.” </w:t>
      </w:r>
    </w:p>
    <w:p w14:paraId="6A04E875" w14:textId="77777777" w:rsidR="00C6383A" w:rsidRDefault="00C6383A" w:rsidP="009854BB">
      <w:pPr>
        <w:spacing w:line="360" w:lineRule="auto"/>
        <w:rPr>
          <w:rFonts w:ascii="Times New Roman" w:hAnsi="Times New Roman"/>
          <w:color w:val="212121"/>
        </w:rPr>
      </w:pPr>
    </w:p>
    <w:p w14:paraId="4DB961D1" w14:textId="7588BAFE" w:rsidR="00964EDE" w:rsidRDefault="007846A4" w:rsidP="009854BB">
      <w:pPr>
        <w:spacing w:line="360" w:lineRule="auto"/>
        <w:rPr>
          <w:rFonts w:ascii="Times New Roman" w:hAnsi="Times New Roman"/>
          <w:color w:val="212121"/>
        </w:rPr>
      </w:pPr>
      <w:r>
        <w:rPr>
          <w:rFonts w:ascii="Times New Roman" w:hAnsi="Times New Roman"/>
          <w:color w:val="212121"/>
        </w:rPr>
        <w:t xml:space="preserve">Perceptions of incarcerated people’s deservingness may reflect broader attitudes towards groups who may be perceived as (a) socially transgressive or social deviators (“disgusting” and “immoral”), or (b) “expecting others to care for them” or </w:t>
      </w:r>
      <w:r w:rsidR="009854BB">
        <w:rPr>
          <w:rFonts w:ascii="Times New Roman" w:hAnsi="Times New Roman"/>
          <w:color w:val="212121"/>
        </w:rPr>
        <w:t>constructed as a target</w:t>
      </w:r>
      <w:r>
        <w:rPr>
          <w:rFonts w:ascii="Times New Roman" w:hAnsi="Times New Roman"/>
          <w:color w:val="212121"/>
        </w:rPr>
        <w:t xml:space="preserve"> needing </w:t>
      </w:r>
      <w:r w:rsidR="009854BB">
        <w:rPr>
          <w:rFonts w:ascii="Times New Roman" w:hAnsi="Times New Roman"/>
          <w:color w:val="212121"/>
        </w:rPr>
        <w:t xml:space="preserve">or seeking </w:t>
      </w:r>
      <w:r>
        <w:rPr>
          <w:rFonts w:ascii="Times New Roman" w:hAnsi="Times New Roman"/>
          <w:color w:val="212121"/>
        </w:rPr>
        <w:t>help</w:t>
      </w:r>
      <w:r w:rsidR="009854BB">
        <w:rPr>
          <w:rFonts w:ascii="Times New Roman" w:hAnsi="Times New Roman"/>
          <w:color w:val="212121"/>
        </w:rPr>
        <w:t xml:space="preserve"> (potentially, “free riders”)</w:t>
      </w:r>
      <w:r>
        <w:rPr>
          <w:rFonts w:ascii="Times New Roman" w:hAnsi="Times New Roman"/>
          <w:color w:val="212121"/>
        </w:rPr>
        <w:t xml:space="preserve">. I control for this </w:t>
      </w:r>
      <w:r w:rsidR="00964EDE">
        <w:rPr>
          <w:rFonts w:ascii="Times New Roman" w:hAnsi="Times New Roman"/>
          <w:color w:val="212121"/>
        </w:rPr>
        <w:t>potential general tendency</w:t>
      </w:r>
      <w:r>
        <w:rPr>
          <w:rFonts w:ascii="Times New Roman" w:hAnsi="Times New Roman"/>
          <w:color w:val="212121"/>
        </w:rPr>
        <w:t xml:space="preserve"> by compilin</w:t>
      </w:r>
      <w:r w:rsidR="00964EDE">
        <w:rPr>
          <w:rFonts w:ascii="Times New Roman" w:hAnsi="Times New Roman"/>
          <w:color w:val="212121"/>
        </w:rPr>
        <w:t>g deservingness scores of groups who fit these frames: Cash Welfare/TANF Recipient, Food Stamps/SNAP Recipient, Medicaid Recipient, Medicare/SSN Recipient, Unemployed, Poor Families, Homeless Individuals, Opioid Users(?), Asylum Seekers/Refugees.</w:t>
      </w:r>
    </w:p>
    <w:p w14:paraId="003DA10F" w14:textId="5BEA7E0B" w:rsidR="007846A4" w:rsidRDefault="007846A4" w:rsidP="009854BB">
      <w:pPr>
        <w:spacing w:line="360" w:lineRule="auto"/>
        <w:rPr>
          <w:rFonts w:ascii="Times New Roman" w:hAnsi="Times New Roman"/>
          <w:color w:val="212121"/>
        </w:rPr>
      </w:pPr>
    </w:p>
    <w:p w14:paraId="2D63C21E" w14:textId="556B8CC0" w:rsidR="00964EDE" w:rsidRDefault="00964EDE" w:rsidP="009854BB">
      <w:pPr>
        <w:spacing w:line="360" w:lineRule="auto"/>
        <w:rPr>
          <w:rFonts w:ascii="Times New Roman" w:hAnsi="Times New Roman"/>
          <w:color w:val="212121"/>
        </w:rPr>
      </w:pPr>
      <w:r>
        <w:rPr>
          <w:rFonts w:ascii="Times New Roman" w:hAnsi="Times New Roman"/>
          <w:color w:val="212121"/>
        </w:rPr>
        <w:t>Because this disposition may translate to related policy views, I also pull, recode, and standardize responses to related policy questions:</w:t>
      </w:r>
    </w:p>
    <w:p w14:paraId="1BF43699" w14:textId="08E83B20" w:rsidR="00964EDE" w:rsidRDefault="00964EDE" w:rsidP="00964EDE">
      <w:pPr>
        <w:pStyle w:val="ListParagraph"/>
        <w:numPr>
          <w:ilvl w:val="0"/>
          <w:numId w:val="7"/>
        </w:numPr>
        <w:rPr>
          <w:rFonts w:ascii="Times New Roman" w:hAnsi="Times New Roman"/>
          <w:color w:val="212121"/>
        </w:rPr>
      </w:pPr>
      <w:r>
        <w:rPr>
          <w:rFonts w:ascii="Times New Roman" w:hAnsi="Times New Roman"/>
          <w:color w:val="212121"/>
        </w:rPr>
        <w:t>Q20: more/less assistance for Medicaid (5 point with 6 idk)</w:t>
      </w:r>
    </w:p>
    <w:p w14:paraId="7EC6BD26" w14:textId="3C9CD8FD" w:rsidR="00964EDE" w:rsidRDefault="00964EDE" w:rsidP="00964EDE">
      <w:pPr>
        <w:pStyle w:val="ListParagraph"/>
        <w:numPr>
          <w:ilvl w:val="0"/>
          <w:numId w:val="7"/>
        </w:numPr>
        <w:rPr>
          <w:rFonts w:ascii="Times New Roman" w:hAnsi="Times New Roman"/>
          <w:color w:val="212121"/>
        </w:rPr>
      </w:pPr>
      <w:r>
        <w:rPr>
          <w:rFonts w:ascii="Times New Roman" w:hAnsi="Times New Roman"/>
          <w:color w:val="212121"/>
        </w:rPr>
        <w:t>Q19: more/less assistance for unemployment (</w:t>
      </w:r>
      <w:proofErr w:type="gramStart"/>
      <w:r>
        <w:rPr>
          <w:rFonts w:ascii="Times New Roman" w:hAnsi="Times New Roman"/>
          <w:color w:val="212121"/>
        </w:rPr>
        <w:t>5 point</w:t>
      </w:r>
      <w:proofErr w:type="gramEnd"/>
      <w:r>
        <w:rPr>
          <w:rFonts w:ascii="Times New Roman" w:hAnsi="Times New Roman"/>
          <w:color w:val="212121"/>
        </w:rPr>
        <w:t xml:space="preserve"> w 6 idk)</w:t>
      </w:r>
    </w:p>
    <w:p w14:paraId="0CA36F09" w14:textId="51E2A69A" w:rsidR="00964EDE" w:rsidRDefault="00964EDE" w:rsidP="00964EDE">
      <w:pPr>
        <w:pStyle w:val="ListParagraph"/>
        <w:numPr>
          <w:ilvl w:val="0"/>
          <w:numId w:val="7"/>
        </w:numPr>
        <w:rPr>
          <w:rFonts w:ascii="Times New Roman" w:hAnsi="Times New Roman"/>
          <w:color w:val="212121"/>
        </w:rPr>
      </w:pPr>
      <w:r>
        <w:rPr>
          <w:rFonts w:ascii="Times New Roman" w:hAnsi="Times New Roman"/>
          <w:color w:val="212121"/>
        </w:rPr>
        <w:t>Q22: opinion on whether [increasing min wage, expanding gov benefits for the poor]</w:t>
      </w:r>
    </w:p>
    <w:p w14:paraId="4D554079" w14:textId="34F52001" w:rsidR="009854BB" w:rsidRPr="009854BB" w:rsidRDefault="009854BB" w:rsidP="009854BB">
      <w:pPr>
        <w:pStyle w:val="ListParagraph"/>
        <w:numPr>
          <w:ilvl w:val="0"/>
          <w:numId w:val="7"/>
        </w:numPr>
        <w:rPr>
          <w:rFonts w:ascii="Times New Roman" w:hAnsi="Times New Roman"/>
          <w:color w:val="212121"/>
        </w:rPr>
      </w:pPr>
      <w:r>
        <w:rPr>
          <w:rFonts w:ascii="Times New Roman" w:hAnsi="Times New Roman"/>
          <w:color w:val="212121"/>
        </w:rPr>
        <w:t>Q74: importance of</w:t>
      </w:r>
      <w:proofErr w:type="gramStart"/>
      <w:r>
        <w:rPr>
          <w:rFonts w:ascii="Times New Roman" w:hAnsi="Times New Roman"/>
          <w:color w:val="212121"/>
        </w:rPr>
        <w:t xml:space="preserve"> ..</w:t>
      </w:r>
      <w:proofErr w:type="gramEnd"/>
      <w:r>
        <w:rPr>
          <w:rFonts w:ascii="Times New Roman" w:hAnsi="Times New Roman"/>
          <w:color w:val="212121"/>
        </w:rPr>
        <w:t>taking in civilian refugees trying to escape violence and war (4 pt w 6 idk)</w:t>
      </w:r>
    </w:p>
    <w:p w14:paraId="704BC888" w14:textId="77777777" w:rsidR="00964EDE" w:rsidRDefault="00964EDE" w:rsidP="00C6383A">
      <w:pPr>
        <w:rPr>
          <w:rFonts w:ascii="Times New Roman" w:hAnsi="Times New Roman"/>
          <w:color w:val="212121"/>
        </w:rPr>
      </w:pPr>
    </w:p>
    <w:p w14:paraId="3FF24182" w14:textId="77777777" w:rsidR="00964EDE" w:rsidRDefault="00964EDE" w:rsidP="00C6383A">
      <w:pPr>
        <w:rPr>
          <w:rFonts w:ascii="Times New Roman" w:hAnsi="Times New Roman"/>
          <w:color w:val="212121"/>
        </w:rPr>
      </w:pPr>
    </w:p>
    <w:p w14:paraId="5979221C" w14:textId="45C3D25F" w:rsidR="00C30A76" w:rsidRDefault="00C30A76" w:rsidP="00C6383A">
      <w:pPr>
        <w:rPr>
          <w:rFonts w:ascii="Times New Roman" w:hAnsi="Times New Roman"/>
          <w:color w:val="212121"/>
        </w:rPr>
      </w:pPr>
      <w:r>
        <w:rPr>
          <w:rFonts w:ascii="Times New Roman" w:hAnsi="Times New Roman"/>
          <w:color w:val="212121"/>
        </w:rPr>
        <w:t>(Thinking about how to incorp punitiveness in CJ sense with this above general attitude).</w:t>
      </w:r>
    </w:p>
    <w:p w14:paraId="208CD2C0" w14:textId="77777777" w:rsidR="00C6383A" w:rsidRDefault="00C6383A" w:rsidP="00C6383A">
      <w:pPr>
        <w:rPr>
          <w:rFonts w:ascii="Times New Roman" w:hAnsi="Times New Roman"/>
          <w:color w:val="212121"/>
        </w:rPr>
      </w:pPr>
      <w:commentRangeStart w:id="9"/>
    </w:p>
    <w:p w14:paraId="30DA49A6" w14:textId="77777777" w:rsidR="00C6383A" w:rsidRDefault="00C6383A" w:rsidP="009854BB">
      <w:pPr>
        <w:spacing w:line="360" w:lineRule="auto"/>
        <w:rPr>
          <w:rFonts w:ascii="Times New Roman" w:hAnsi="Times New Roman"/>
          <w:color w:val="212121"/>
        </w:rPr>
      </w:pPr>
      <w:r w:rsidRPr="00206FF9">
        <w:rPr>
          <w:rFonts w:ascii="Times New Roman" w:hAnsi="Times New Roman"/>
          <w:color w:val="212121"/>
        </w:rPr>
        <w:t xml:space="preserve">Beliefs about what incarcerated people deserve certainly may reflect punitiveness. This impulse to punish and support punitive, rather than rehabilitative policies through retributivist justifications is heightened in the US by cultures of individualism and </w:t>
      </w:r>
      <w:proofErr w:type="gramStart"/>
      <w:r w:rsidRPr="00206FF9">
        <w:rPr>
          <w:rFonts w:ascii="Times New Roman" w:hAnsi="Times New Roman"/>
          <w:color w:val="212121"/>
        </w:rPr>
        <w:t>meritocracy, and</w:t>
      </w:r>
      <w:proofErr w:type="gramEnd"/>
      <w:r w:rsidRPr="00206FF9">
        <w:rPr>
          <w:rFonts w:ascii="Times New Roman" w:hAnsi="Times New Roman"/>
          <w:color w:val="212121"/>
        </w:rPr>
        <w:t xml:space="preserve"> conditioned by existing punitive policies and discourse. However, “mushiness” of punitiveness and idiosyncrasies discussed suggest it is not the overriding factor. Punitiveness is usually measured by support for “tough on crime” policies, particularly the death penalty as it is strictly ‘expressive’ rather than rehabilitative or utilitarian as it has no deterrent effect on homicide rates (Enns 2016, Nagin and Pepper 2012). Studies also measure public punitiveness with self-reports on beliefs about the purpose of incarceration – rehabilitation versus punishment. </w:t>
      </w:r>
      <w:r>
        <w:rPr>
          <w:rFonts w:ascii="Times New Roman" w:hAnsi="Times New Roman"/>
          <w:color w:val="212121"/>
        </w:rPr>
        <w:t>Here, I control for punitiveness with a</w:t>
      </w:r>
      <w:r w:rsidRPr="00206FF9">
        <w:rPr>
          <w:rFonts w:ascii="Times New Roman" w:hAnsi="Times New Roman"/>
          <w:color w:val="212121"/>
        </w:rPr>
        <w:t xml:space="preserve"> 7-point scale question reflecting respondent’s views about the purpose of incarceration, or whether participants see the purpose being about “punishing incarcerated individuals for past actions” or rehabilitation. </w:t>
      </w:r>
      <w:commentRangeEnd w:id="9"/>
      <w:r w:rsidR="009854BB">
        <w:rPr>
          <w:rStyle w:val="CommentReference"/>
        </w:rPr>
        <w:commentReference w:id="9"/>
      </w:r>
    </w:p>
    <w:p w14:paraId="41482A9D" w14:textId="77777777" w:rsidR="00C6383A" w:rsidRDefault="00C6383A" w:rsidP="00C6383A">
      <w:pPr>
        <w:rPr>
          <w:rFonts w:ascii="Times New Roman" w:hAnsi="Times New Roman"/>
          <w:color w:val="212121"/>
        </w:rPr>
      </w:pPr>
    </w:p>
    <w:p w14:paraId="6629DCCC" w14:textId="77777777" w:rsidR="00C6383A" w:rsidRDefault="00C6383A" w:rsidP="00447999">
      <w:pPr>
        <w:rPr>
          <w:rFonts w:ascii="Times New Roman" w:hAnsi="Times New Roman"/>
          <w:color w:val="212121"/>
        </w:rPr>
      </w:pPr>
    </w:p>
    <w:p w14:paraId="5BD7744F" w14:textId="2153BA64" w:rsidR="00807BFE" w:rsidRDefault="00807BFE" w:rsidP="00447999">
      <w:pPr>
        <w:rPr>
          <w:rFonts w:ascii="Times New Roman" w:hAnsi="Times New Roman"/>
          <w:color w:val="212121"/>
        </w:rPr>
      </w:pPr>
      <w:r>
        <w:rPr>
          <w:rFonts w:ascii="Times New Roman" w:hAnsi="Times New Roman"/>
          <w:color w:val="212121"/>
        </w:rPr>
        <w:t xml:space="preserve"> (a) How policy exposure might impact deservingness perceptions</w:t>
      </w:r>
    </w:p>
    <w:p w14:paraId="59D31817" w14:textId="77777777" w:rsidR="00807BFE" w:rsidRDefault="00807BFE" w:rsidP="00447999">
      <w:pPr>
        <w:rPr>
          <w:rFonts w:ascii="Times New Roman" w:hAnsi="Times New Roman"/>
          <w:color w:val="212121"/>
        </w:rPr>
      </w:pPr>
    </w:p>
    <w:p w14:paraId="21957ABC" w14:textId="569A7E9F" w:rsidR="00C6383A" w:rsidRPr="00C6383A" w:rsidRDefault="00C6383A" w:rsidP="00447999">
      <w:pPr>
        <w:rPr>
          <w:rFonts w:ascii="Times New Roman" w:hAnsi="Times New Roman"/>
          <w:i/>
          <w:iCs/>
          <w:color w:val="212121"/>
        </w:rPr>
      </w:pPr>
      <w:r w:rsidRPr="00C6383A">
        <w:rPr>
          <w:rFonts w:ascii="Times New Roman" w:hAnsi="Times New Roman"/>
          <w:i/>
          <w:iCs/>
          <w:color w:val="212121"/>
        </w:rPr>
        <w:t>(Party/Ideology -- Both a and c)</w:t>
      </w:r>
    </w:p>
    <w:p w14:paraId="59334566" w14:textId="2996EE76" w:rsidR="00C6383A" w:rsidRPr="00206FF9" w:rsidRDefault="00807BFE" w:rsidP="00C6383A">
      <w:pPr>
        <w:rPr>
          <w:rFonts w:ascii="Times New Roman" w:hAnsi="Times New Roman"/>
          <w:color w:val="212121"/>
        </w:rPr>
      </w:pPr>
      <w:r>
        <w:rPr>
          <w:rFonts w:ascii="Times New Roman" w:hAnsi="Times New Roman"/>
          <w:color w:val="212121"/>
        </w:rPr>
        <w:t xml:space="preserve">Smith and Kreitzer (2024) show that </w:t>
      </w:r>
      <w:r w:rsidR="00C6383A">
        <w:rPr>
          <w:rFonts w:ascii="Times New Roman" w:hAnsi="Times New Roman"/>
          <w:color w:val="212121"/>
        </w:rPr>
        <w:t>while there are different levels of across and within partisan consensus around target group deservingness, partisanship is a clear explanatory variable of target social constructions. Further, views on criminal legal policy broadly reflect party affiliation and political ideology, a</w:t>
      </w:r>
      <w:r w:rsidR="00C6383A" w:rsidRPr="00206FF9">
        <w:rPr>
          <w:rFonts w:ascii="Times New Roman" w:hAnsi="Times New Roman"/>
          <w:color w:val="212121"/>
        </w:rPr>
        <w:t xml:space="preserve">s many note that punitiveness is almost pre-determined within conservative ideology (Burton et al 2020, Mancici et al 2021, Wilson et al 2015). While Sniderman and Piazza (1993) contend Democrats’ punitiveness reflects ideological beliefs about personal responsibility and the rule of law, </w:t>
      </w:r>
      <w:proofErr w:type="spellStart"/>
      <w:r w:rsidR="00C6383A" w:rsidRPr="00206FF9">
        <w:rPr>
          <w:rFonts w:ascii="Times New Roman" w:hAnsi="Times New Roman"/>
          <w:color w:val="212121"/>
        </w:rPr>
        <w:t>Chouhy</w:t>
      </w:r>
      <w:proofErr w:type="spellEnd"/>
      <w:r w:rsidR="00C6383A" w:rsidRPr="00206FF9">
        <w:rPr>
          <w:rFonts w:ascii="Times New Roman" w:hAnsi="Times New Roman"/>
          <w:color w:val="212121"/>
        </w:rPr>
        <w:t xml:space="preserve"> and colleagues (2022) recently find evidence that Republican opposition may be more reflective of punitiveness, where for Democrats, opposition is more strongly driven by “culture of control” impulses to think of citizenship desert in terms of merits (Miller and Alexander 2016). To control for party affiliation, respondents indicate whether they are Republican, Democrat, Independent, or ‘other party.’ I will dummy code party, using aggregate independent or other as my reference category, and a Republican dummy variable (1 for Republican, 0 for otherwise) and a Democrat dummy variable (1 for Democrat, 0 for otherwise). </w:t>
      </w:r>
    </w:p>
    <w:p w14:paraId="1EFA3638" w14:textId="77777777" w:rsidR="00C6383A" w:rsidRPr="00206FF9" w:rsidRDefault="00C6383A" w:rsidP="00C6383A">
      <w:pPr>
        <w:rPr>
          <w:rFonts w:ascii="Times New Roman" w:hAnsi="Times New Roman"/>
          <w:color w:val="212121"/>
        </w:rPr>
      </w:pPr>
    </w:p>
    <w:p w14:paraId="7FFEC5DA" w14:textId="77777777" w:rsidR="00C6383A" w:rsidRPr="00206FF9" w:rsidRDefault="00C6383A" w:rsidP="00C6383A">
      <w:pPr>
        <w:rPr>
          <w:rFonts w:ascii="Times New Roman" w:hAnsi="Times New Roman"/>
          <w:color w:val="212121"/>
        </w:rPr>
      </w:pPr>
      <w:r w:rsidRPr="00206FF9">
        <w:rPr>
          <w:rFonts w:ascii="Times New Roman" w:hAnsi="Times New Roman"/>
          <w:color w:val="212121"/>
        </w:rPr>
        <w:t>To capture a broader picture of political ideology, respondents are also asked questions about government funding, regulation, and taxation as measures of economic conservativism. They are also asked whether they consider themselves “liberal, conservative, or somewhere in between” on “questions of social policy, such as welfare, infrastructure, health care, education, and minority rights.” These allow me to create an ideology scale</w:t>
      </w:r>
      <w:r>
        <w:rPr>
          <w:rFonts w:ascii="Times New Roman" w:hAnsi="Times New Roman"/>
          <w:color w:val="212121"/>
        </w:rPr>
        <w:t>.</w:t>
      </w:r>
    </w:p>
    <w:p w14:paraId="463E258C" w14:textId="77777777" w:rsidR="00C6383A" w:rsidRDefault="00C6383A" w:rsidP="00447999">
      <w:pPr>
        <w:rPr>
          <w:rFonts w:ascii="Times New Roman" w:hAnsi="Times New Roman"/>
          <w:color w:val="212121"/>
        </w:rPr>
      </w:pPr>
    </w:p>
    <w:p w14:paraId="7FA21CA8" w14:textId="77777777" w:rsidR="00447999" w:rsidRPr="00206FF9" w:rsidRDefault="00447999" w:rsidP="00447999">
      <w:pPr>
        <w:rPr>
          <w:rFonts w:ascii="Times New Roman" w:hAnsi="Times New Roman"/>
          <w:color w:val="212121"/>
        </w:rPr>
      </w:pPr>
    </w:p>
    <w:p w14:paraId="093257E3" w14:textId="77777777" w:rsidR="00447999" w:rsidRDefault="00447999" w:rsidP="00447999">
      <w:pPr>
        <w:rPr>
          <w:rFonts w:ascii="Times New Roman" w:hAnsi="Times New Roman"/>
          <w:color w:val="212121"/>
        </w:rPr>
      </w:pPr>
      <w:r w:rsidRPr="00206FF9">
        <w:rPr>
          <w:rFonts w:ascii="Times New Roman" w:hAnsi="Times New Roman"/>
          <w:color w:val="212121"/>
        </w:rPr>
        <w:t>I will also control for respondent race and racial attitudes. Respondents are asked whether they are White, Black or African American, Native American/Alaska Native, Asian/Asian American, Native Hawaiian/Other Pacific Islander, Middle Eastern/North African, Hispanic/Latino/a/e, or “my preferred response is not listed.” I will use a series of indicator variables (non-Hispanic white, non-Hispanic Black, Hispanic/Latino, and “other” race).</w:t>
      </w:r>
      <w:r>
        <w:rPr>
          <w:rFonts w:ascii="Times New Roman" w:hAnsi="Times New Roman"/>
          <w:color w:val="212121"/>
        </w:rPr>
        <w:t xml:space="preserve"> </w:t>
      </w:r>
      <w:r w:rsidRPr="00206FF9">
        <w:rPr>
          <w:rFonts w:ascii="Times New Roman" w:hAnsi="Times New Roman"/>
          <w:color w:val="212121"/>
        </w:rPr>
        <w:t xml:space="preserve">To measure racial attitudes, respondents are asked both the ANES </w:t>
      </w:r>
      <w:r w:rsidRPr="00206FF9">
        <w:rPr>
          <w:rFonts w:ascii="Times New Roman" w:hAnsi="Times New Roman"/>
          <w:color w:val="212121"/>
        </w:rPr>
        <w:lastRenderedPageBreak/>
        <w:t xml:space="preserve">Kinder Scales and FIRE Battery questions. Finally, I also control for </w:t>
      </w:r>
      <w:r>
        <w:rPr>
          <w:rFonts w:ascii="Times New Roman" w:hAnsi="Times New Roman"/>
          <w:color w:val="212121"/>
        </w:rPr>
        <w:t>gender and location</w:t>
      </w:r>
      <w:r w:rsidRPr="00206FF9">
        <w:rPr>
          <w:rFonts w:ascii="Times New Roman" w:hAnsi="Times New Roman"/>
          <w:color w:val="212121"/>
        </w:rPr>
        <w:t>. I control for gender with a binary variable where respondents who identified as genderqueer or ‘other’ (of which there were relatively few) will be randomly assigned to woman (0) and men (1). Location – using information on participants state and county, I will create an albeit overly simplified binary for urban (0) or not-urban (1).</w:t>
      </w:r>
    </w:p>
    <w:p w14:paraId="6B6266DF" w14:textId="77777777" w:rsidR="00447999" w:rsidRDefault="00447999" w:rsidP="00447999">
      <w:pPr>
        <w:rPr>
          <w:rFonts w:ascii="Times New Roman" w:hAnsi="Times New Roman"/>
          <w:color w:val="212121"/>
        </w:rPr>
      </w:pPr>
    </w:p>
    <w:p w14:paraId="72D0AB37" w14:textId="77777777" w:rsidR="00C30A76" w:rsidRDefault="00C30A76" w:rsidP="00447999">
      <w:pPr>
        <w:rPr>
          <w:rFonts w:ascii="Times New Roman" w:hAnsi="Times New Roman"/>
          <w:i/>
          <w:iCs/>
          <w:color w:val="212121"/>
        </w:rPr>
      </w:pPr>
    </w:p>
    <w:p w14:paraId="01CC1DEA" w14:textId="24A49A31" w:rsidR="00C30A76" w:rsidRDefault="00C30A76" w:rsidP="00447999">
      <w:pPr>
        <w:rPr>
          <w:rFonts w:ascii="Times New Roman" w:hAnsi="Times New Roman"/>
          <w:color w:val="212121"/>
        </w:rPr>
      </w:pPr>
      <w:commentRangeStart w:id="10"/>
      <w:r w:rsidRPr="00586B60">
        <w:rPr>
          <w:rFonts w:ascii="Times New Roman" w:hAnsi="Times New Roman"/>
          <w:color w:val="212121"/>
        </w:rPr>
        <w:t>Analysis</w:t>
      </w:r>
      <w:commentRangeEnd w:id="10"/>
      <w:r w:rsidRPr="00586B60">
        <w:rPr>
          <w:rStyle w:val="CommentReference"/>
        </w:rPr>
        <w:commentReference w:id="10"/>
      </w:r>
      <w:r w:rsidR="00586B60" w:rsidRPr="00586B60">
        <w:rPr>
          <w:rFonts w:ascii="Times New Roman" w:hAnsi="Times New Roman"/>
          <w:color w:val="212121"/>
        </w:rPr>
        <w:t xml:space="preserve"> Objective</w:t>
      </w:r>
    </w:p>
    <w:p w14:paraId="3093CA74" w14:textId="54610A51" w:rsidR="00586B60" w:rsidRPr="00586B60" w:rsidRDefault="00586B60" w:rsidP="00586B60">
      <w:pPr>
        <w:pStyle w:val="ListParagraph"/>
        <w:numPr>
          <w:ilvl w:val="0"/>
          <w:numId w:val="9"/>
        </w:numPr>
        <w:rPr>
          <w:rFonts w:ascii="Times New Roman" w:hAnsi="Times New Roman"/>
          <w:color w:val="212121"/>
        </w:rPr>
      </w:pPr>
      <w:r>
        <w:rPr>
          <w:rFonts w:ascii="Times New Roman" w:hAnsi="Times New Roman"/>
          <w:color w:val="212121"/>
        </w:rPr>
        <w:t xml:space="preserve">Find out mediated effect </w:t>
      </w:r>
    </w:p>
    <w:p w14:paraId="209F088A" w14:textId="77777777" w:rsidR="00586B60" w:rsidRDefault="00586B60" w:rsidP="00447999">
      <w:pPr>
        <w:rPr>
          <w:rFonts w:ascii="Times New Roman" w:hAnsi="Times New Roman"/>
          <w:color w:val="212121"/>
        </w:rPr>
      </w:pPr>
    </w:p>
    <w:p w14:paraId="698C4A8A" w14:textId="51786C54" w:rsidR="00586B60" w:rsidRPr="00586B60" w:rsidRDefault="00586B60" w:rsidP="00447999">
      <w:pPr>
        <w:rPr>
          <w:rFonts w:ascii="Times New Roman" w:hAnsi="Times New Roman"/>
          <w:color w:val="212121"/>
        </w:rPr>
      </w:pPr>
      <w:r>
        <w:rPr>
          <w:rFonts w:ascii="Times New Roman" w:hAnsi="Times New Roman"/>
          <w:color w:val="212121"/>
        </w:rPr>
        <w:t>Outline:</w:t>
      </w:r>
    </w:p>
    <w:p w14:paraId="521A8A41" w14:textId="3C3ED4DD" w:rsidR="00C30A76" w:rsidRDefault="00586B60" w:rsidP="00586B60">
      <w:pPr>
        <w:pStyle w:val="ListParagraph"/>
        <w:numPr>
          <w:ilvl w:val="0"/>
          <w:numId w:val="8"/>
        </w:numPr>
        <w:rPr>
          <w:rFonts w:ascii="Times New Roman" w:hAnsi="Times New Roman"/>
          <w:color w:val="212121"/>
        </w:rPr>
      </w:pPr>
      <w:r>
        <w:rPr>
          <w:rFonts w:ascii="Times New Roman" w:hAnsi="Times New Roman"/>
          <w:color w:val="212121"/>
        </w:rPr>
        <w:t>Regress deservingness on policy contact and controls</w:t>
      </w:r>
    </w:p>
    <w:p w14:paraId="79299BAF" w14:textId="77777777" w:rsidR="00586B60" w:rsidRDefault="00586B60" w:rsidP="00586B60">
      <w:pPr>
        <w:pStyle w:val="ListParagraph"/>
        <w:numPr>
          <w:ilvl w:val="0"/>
          <w:numId w:val="8"/>
        </w:numPr>
        <w:rPr>
          <w:rFonts w:ascii="Times New Roman" w:hAnsi="Times New Roman"/>
          <w:color w:val="212121"/>
        </w:rPr>
      </w:pPr>
      <w:r>
        <w:rPr>
          <w:rFonts w:ascii="Times New Roman" w:hAnsi="Times New Roman"/>
          <w:color w:val="212121"/>
        </w:rPr>
        <w:t>Regress policy exposure on policy preferences and controls</w:t>
      </w:r>
    </w:p>
    <w:p w14:paraId="35A0432E" w14:textId="781C5E96" w:rsidR="00586B60" w:rsidRDefault="00586B60" w:rsidP="00586B60">
      <w:pPr>
        <w:pStyle w:val="ListParagraph"/>
        <w:numPr>
          <w:ilvl w:val="0"/>
          <w:numId w:val="8"/>
        </w:numPr>
        <w:rPr>
          <w:rFonts w:ascii="Times New Roman" w:hAnsi="Times New Roman"/>
          <w:color w:val="212121"/>
        </w:rPr>
      </w:pPr>
      <w:r>
        <w:rPr>
          <w:rFonts w:ascii="Times New Roman" w:hAnsi="Times New Roman"/>
          <w:color w:val="212121"/>
        </w:rPr>
        <w:t xml:space="preserve">Regress deservingness on exposure and all controls </w:t>
      </w:r>
    </w:p>
    <w:p w14:paraId="500E18FA" w14:textId="77777777" w:rsidR="00C30A76" w:rsidRDefault="00C30A76" w:rsidP="00447999">
      <w:pPr>
        <w:rPr>
          <w:rFonts w:ascii="Times New Roman" w:hAnsi="Times New Roman"/>
          <w:color w:val="212121"/>
        </w:rPr>
      </w:pPr>
    </w:p>
    <w:p w14:paraId="217A5186" w14:textId="77777777" w:rsidR="00C30A76" w:rsidRDefault="00C30A76" w:rsidP="00447999">
      <w:pPr>
        <w:rPr>
          <w:rFonts w:ascii="Times New Roman" w:hAnsi="Times New Roman"/>
          <w:color w:val="212121"/>
        </w:rPr>
      </w:pPr>
    </w:p>
    <w:p w14:paraId="5A202A17" w14:textId="77777777" w:rsidR="00C30A76" w:rsidRDefault="00C30A76" w:rsidP="00447999">
      <w:pPr>
        <w:rPr>
          <w:rFonts w:ascii="Times New Roman" w:hAnsi="Times New Roman"/>
          <w:color w:val="212121"/>
        </w:rPr>
      </w:pPr>
    </w:p>
    <w:p w14:paraId="391156D3" w14:textId="77777777" w:rsidR="00447999" w:rsidRPr="004F3990" w:rsidRDefault="00447999" w:rsidP="00447999">
      <w:pPr>
        <w:rPr>
          <w:rFonts w:ascii="Times New Roman" w:hAnsi="Times New Roman"/>
          <w:color w:val="212121"/>
          <w:u w:val="single"/>
        </w:rPr>
      </w:pPr>
      <w:commentRangeStart w:id="11"/>
      <w:r w:rsidRPr="004F3990">
        <w:rPr>
          <w:rFonts w:ascii="Times New Roman" w:hAnsi="Times New Roman"/>
          <w:color w:val="212121"/>
          <w:u w:val="single"/>
        </w:rPr>
        <w:t>Test 1</w:t>
      </w:r>
    </w:p>
    <w:p w14:paraId="693CA003" w14:textId="77777777" w:rsidR="00447999" w:rsidRDefault="00447999" w:rsidP="00447999">
      <w:pPr>
        <w:rPr>
          <w:rFonts w:ascii="Times New Roman" w:hAnsi="Times New Roman"/>
          <w:color w:val="212121"/>
        </w:rPr>
      </w:pPr>
      <w:r>
        <w:rPr>
          <w:rFonts w:ascii="Times New Roman" w:hAnsi="Times New Roman"/>
          <w:color w:val="212121"/>
        </w:rPr>
        <w:t xml:space="preserve">To test how having experienced or knowing someone well who has experienced incarceration, and having been victimized by violent crime impact perceptions of </w:t>
      </w:r>
      <w:proofErr w:type="gramStart"/>
      <w:r>
        <w:rPr>
          <w:rFonts w:ascii="Times New Roman" w:hAnsi="Times New Roman"/>
          <w:color w:val="212121"/>
        </w:rPr>
        <w:t>deservingness,  I</w:t>
      </w:r>
      <w:proofErr w:type="gramEnd"/>
      <w:r>
        <w:rPr>
          <w:rFonts w:ascii="Times New Roman" w:hAnsi="Times New Roman"/>
          <w:color w:val="212121"/>
        </w:rPr>
        <w:t xml:space="preserve"> use a mixed effects OLS model where Impact Types represents a dummy variable. </w:t>
      </w:r>
    </w:p>
    <w:p w14:paraId="55D3783E" w14:textId="77777777" w:rsidR="00447999" w:rsidRDefault="00447999" w:rsidP="00447999">
      <w:pPr>
        <w:rPr>
          <w:rFonts w:ascii="Times New Roman" w:hAnsi="Times New Roman"/>
          <w:color w:val="212121"/>
        </w:rPr>
      </w:pPr>
    </w:p>
    <w:p w14:paraId="2CB8C49B" w14:textId="77777777" w:rsidR="00447999" w:rsidRPr="004F3990" w:rsidRDefault="00447999" w:rsidP="00447999">
      <w:pPr>
        <w:rPr>
          <w:rFonts w:ascii="Times New Roman" w:hAnsi="Times New Roman"/>
          <w:i/>
          <w:iCs/>
          <w:color w:val="212121"/>
        </w:rPr>
      </w:pPr>
      <w:r w:rsidRPr="004F3990">
        <w:rPr>
          <w:rFonts w:ascii="Times New Roman" w:hAnsi="Times New Roman"/>
          <w:i/>
          <w:iCs/>
          <w:color w:val="212121"/>
        </w:rPr>
        <w:t xml:space="preserve">Incarcerated Person/Prisoner </w:t>
      </w:r>
      <w:proofErr w:type="gramStart"/>
      <w:r w:rsidRPr="00FD4654">
        <w:rPr>
          <w:rFonts w:ascii="Times New Roman" w:hAnsi="Times New Roman"/>
          <w:i/>
          <w:iCs/>
          <w:color w:val="212121"/>
        </w:rPr>
        <w:t>Deserving</w:t>
      </w:r>
      <w:r w:rsidRPr="004F3990">
        <w:rPr>
          <w:rFonts w:ascii="Times New Roman" w:hAnsi="Times New Roman"/>
          <w:i/>
          <w:iCs/>
          <w:color w:val="212121"/>
        </w:rPr>
        <w:t xml:space="preserve">ness </w:t>
      </w:r>
      <w:r w:rsidRPr="00FD4654">
        <w:rPr>
          <w:rFonts w:ascii="Times New Roman" w:hAnsi="Times New Roman"/>
          <w:i/>
          <w:iCs/>
          <w:color w:val="212121"/>
        </w:rPr>
        <w:t xml:space="preserve"> =</w:t>
      </w:r>
      <w:proofErr w:type="gramEnd"/>
      <w:r w:rsidRPr="00FD4654">
        <w:rPr>
          <w:rFonts w:ascii="Times New Roman" w:hAnsi="Times New Roman"/>
          <w:i/>
          <w:iCs/>
          <w:color w:val="212121"/>
        </w:rPr>
        <w:t xml:space="preserve"> </w:t>
      </w:r>
    </w:p>
    <w:p w14:paraId="475B3F3B" w14:textId="77777777" w:rsidR="00447999" w:rsidRPr="004F3990" w:rsidRDefault="00447999" w:rsidP="00447999">
      <w:pPr>
        <w:rPr>
          <w:rFonts w:ascii="Times New Roman" w:hAnsi="Times New Roman"/>
          <w:i/>
          <w:iCs/>
          <w:color w:val="212121"/>
        </w:rPr>
      </w:pPr>
    </w:p>
    <w:p w14:paraId="12959ADF" w14:textId="77777777" w:rsidR="00447999" w:rsidRPr="004F3990" w:rsidRDefault="00447999" w:rsidP="00447999">
      <w:pPr>
        <w:rPr>
          <w:rFonts w:ascii="Times New Roman" w:hAnsi="Times New Roman"/>
          <w:i/>
          <w:iCs/>
          <w:color w:val="212121"/>
        </w:rPr>
      </w:pPr>
      <w:r w:rsidRPr="00FD4654">
        <w:rPr>
          <w:rFonts w:ascii="Times New Roman" w:hAnsi="Times New Roman"/>
          <w:i/>
          <w:iCs/>
          <w:color w:val="212121"/>
        </w:rPr>
        <w:t>β₀ + β1(</w:t>
      </w:r>
      <w:r w:rsidRPr="004F3990">
        <w:rPr>
          <w:rFonts w:ascii="Times New Roman" w:hAnsi="Times New Roman"/>
          <w:i/>
          <w:iCs/>
          <w:color w:val="212121"/>
        </w:rPr>
        <w:t>Impact Type</w:t>
      </w:r>
      <w:r w:rsidRPr="00FD4654">
        <w:rPr>
          <w:rFonts w:ascii="Times New Roman" w:hAnsi="Times New Roman"/>
          <w:i/>
          <w:iCs/>
          <w:color w:val="212121"/>
        </w:rPr>
        <w:t>) + β2(</w:t>
      </w:r>
      <w:r w:rsidRPr="004F3990">
        <w:rPr>
          <w:rFonts w:ascii="Times New Roman" w:hAnsi="Times New Roman"/>
          <w:i/>
          <w:iCs/>
          <w:color w:val="212121"/>
        </w:rPr>
        <w:t>Punitiveness</w:t>
      </w:r>
      <w:r w:rsidRPr="00FD4654">
        <w:rPr>
          <w:rFonts w:ascii="Times New Roman" w:hAnsi="Times New Roman"/>
          <w:i/>
          <w:iCs/>
          <w:color w:val="212121"/>
        </w:rPr>
        <w:t>) + β3(</w:t>
      </w:r>
      <w:r w:rsidRPr="004F3990">
        <w:rPr>
          <w:rFonts w:ascii="Times New Roman" w:hAnsi="Times New Roman"/>
          <w:i/>
          <w:iCs/>
          <w:color w:val="212121"/>
        </w:rPr>
        <w:t>Additional Controls</w:t>
      </w:r>
      <w:r w:rsidRPr="00FD4654">
        <w:rPr>
          <w:rFonts w:ascii="Times New Roman" w:hAnsi="Times New Roman"/>
          <w:i/>
          <w:iCs/>
          <w:color w:val="212121"/>
        </w:rPr>
        <w:t>) + β4(</w:t>
      </w:r>
      <w:r w:rsidRPr="004F3990">
        <w:rPr>
          <w:rFonts w:ascii="Times New Roman" w:hAnsi="Times New Roman"/>
          <w:i/>
          <w:iCs/>
          <w:color w:val="212121"/>
        </w:rPr>
        <w:t>Impact x Deservingness</w:t>
      </w:r>
      <w:r w:rsidRPr="00FD4654">
        <w:rPr>
          <w:rFonts w:ascii="Times New Roman" w:hAnsi="Times New Roman"/>
          <w:i/>
          <w:iCs/>
          <w:color w:val="212121"/>
        </w:rPr>
        <w:t xml:space="preserve">) + </w:t>
      </w:r>
      <w:commentRangeStart w:id="12"/>
      <w:r w:rsidRPr="004F3990">
        <w:rPr>
          <w:rFonts w:ascii="Times New Roman" w:hAnsi="Times New Roman"/>
          <w:i/>
          <w:iCs/>
          <w:color w:val="212121"/>
        </w:rPr>
        <w:t>error</w:t>
      </w:r>
      <w:commentRangeEnd w:id="12"/>
      <w:r w:rsidRPr="004F3990">
        <w:rPr>
          <w:rStyle w:val="CommentReference"/>
          <w:i/>
          <w:iCs/>
        </w:rPr>
        <w:commentReference w:id="12"/>
      </w:r>
    </w:p>
    <w:p w14:paraId="106307B9" w14:textId="77777777" w:rsidR="00447999" w:rsidRDefault="00447999" w:rsidP="00447999">
      <w:pPr>
        <w:rPr>
          <w:rFonts w:ascii="Times New Roman" w:hAnsi="Times New Roman"/>
          <w:color w:val="212121"/>
        </w:rPr>
      </w:pPr>
    </w:p>
    <w:p w14:paraId="422C0C37" w14:textId="77777777" w:rsidR="00447999" w:rsidRPr="00FD4654" w:rsidRDefault="00447999" w:rsidP="00447999">
      <w:pPr>
        <w:rPr>
          <w:rFonts w:ascii="Times New Roman" w:hAnsi="Times New Roman"/>
          <w:color w:val="212121"/>
          <w:u w:val="single"/>
        </w:rPr>
      </w:pPr>
      <w:r w:rsidRPr="004F3990">
        <w:rPr>
          <w:rFonts w:ascii="Times New Roman" w:hAnsi="Times New Roman"/>
          <w:color w:val="212121"/>
          <w:u w:val="single"/>
        </w:rPr>
        <w:t>Test 2</w:t>
      </w:r>
    </w:p>
    <w:p w14:paraId="2EDD62D0" w14:textId="77777777" w:rsidR="00447999" w:rsidRDefault="00447999" w:rsidP="00447999">
      <w:pPr>
        <w:rPr>
          <w:rFonts w:ascii="Times New Roman" w:hAnsi="Times New Roman"/>
          <w:color w:val="212121"/>
        </w:rPr>
      </w:pPr>
      <w:r>
        <w:rPr>
          <w:rFonts w:ascii="Times New Roman" w:hAnsi="Times New Roman"/>
          <w:color w:val="212121"/>
        </w:rPr>
        <w:t xml:space="preserve">Ultimately, our interest is in whether these distinct experiences translate to distinct criminal legal policy views, and the extent to which target deservingness mediates/moderates those views. I </w:t>
      </w:r>
      <w:proofErr w:type="gramStart"/>
      <w:r>
        <w:rPr>
          <w:rFonts w:ascii="Times New Roman" w:hAnsi="Times New Roman"/>
          <w:color w:val="212121"/>
        </w:rPr>
        <w:t>am able to</w:t>
      </w:r>
      <w:proofErr w:type="gramEnd"/>
      <w:r>
        <w:rPr>
          <w:rFonts w:ascii="Times New Roman" w:hAnsi="Times New Roman"/>
          <w:color w:val="212121"/>
        </w:rPr>
        <w:t xml:space="preserve"> test this relationship with 7-point scale questions on criminal legal policy. </w:t>
      </w:r>
    </w:p>
    <w:p w14:paraId="7E248E50" w14:textId="77777777" w:rsidR="00447999" w:rsidRDefault="00447999" w:rsidP="00447999">
      <w:pPr>
        <w:rPr>
          <w:rFonts w:ascii="Times New Roman" w:hAnsi="Times New Roman"/>
          <w:color w:val="212121"/>
        </w:rPr>
      </w:pPr>
    </w:p>
    <w:p w14:paraId="5B74A193" w14:textId="77777777" w:rsidR="00447999" w:rsidRDefault="00447999" w:rsidP="00447999">
      <w:pPr>
        <w:rPr>
          <w:rFonts w:ascii="Times New Roman" w:hAnsi="Times New Roman"/>
          <w:color w:val="212121"/>
        </w:rPr>
      </w:pPr>
      <w:r>
        <w:rPr>
          <w:rFonts w:ascii="Times New Roman" w:hAnsi="Times New Roman"/>
          <w:color w:val="212121"/>
        </w:rPr>
        <w:t xml:space="preserve">First, I test the interaction between impact types and </w:t>
      </w:r>
    </w:p>
    <w:p w14:paraId="246770AD" w14:textId="77777777" w:rsidR="00447999" w:rsidRDefault="00447999" w:rsidP="00447999">
      <w:pPr>
        <w:rPr>
          <w:rFonts w:ascii="Times New Roman" w:hAnsi="Times New Roman"/>
          <w:color w:val="212121"/>
        </w:rPr>
      </w:pPr>
    </w:p>
    <w:p w14:paraId="2F5A6262" w14:textId="77777777" w:rsidR="00447999" w:rsidRPr="004F3990" w:rsidRDefault="00447999" w:rsidP="00447999">
      <w:pPr>
        <w:rPr>
          <w:rFonts w:ascii="Times New Roman" w:hAnsi="Times New Roman"/>
          <w:i/>
          <w:iCs/>
          <w:color w:val="212121"/>
        </w:rPr>
      </w:pPr>
      <w:r w:rsidRPr="004F3990">
        <w:rPr>
          <w:rFonts w:ascii="Times New Roman" w:hAnsi="Times New Roman"/>
          <w:i/>
          <w:iCs/>
          <w:color w:val="212121"/>
        </w:rPr>
        <w:t>Policy Support(</w:t>
      </w:r>
      <w:proofErr w:type="spellStart"/>
      <w:r w:rsidRPr="004F3990">
        <w:rPr>
          <w:rFonts w:ascii="Times New Roman" w:hAnsi="Times New Roman"/>
          <w:i/>
          <w:iCs/>
          <w:color w:val="212121"/>
        </w:rPr>
        <w:t>i</w:t>
      </w:r>
      <w:proofErr w:type="spellEnd"/>
      <w:r w:rsidRPr="004F3990">
        <w:rPr>
          <w:rFonts w:ascii="Times New Roman" w:hAnsi="Times New Roman"/>
          <w:i/>
          <w:iCs/>
          <w:color w:val="212121"/>
        </w:rPr>
        <w:t xml:space="preserve">) = </w:t>
      </w:r>
      <w:r w:rsidRPr="00FD4654">
        <w:rPr>
          <w:rFonts w:ascii="Times New Roman" w:hAnsi="Times New Roman"/>
          <w:i/>
          <w:iCs/>
          <w:color w:val="212121"/>
        </w:rPr>
        <w:t>β₀</w:t>
      </w:r>
      <w:r w:rsidRPr="004F3990">
        <w:rPr>
          <w:rFonts w:ascii="Times New Roman" w:hAnsi="Times New Roman"/>
          <w:i/>
          <w:iCs/>
          <w:color w:val="212121"/>
        </w:rPr>
        <w:t xml:space="preserve"> + </w:t>
      </w:r>
      <w:r w:rsidRPr="00FD4654">
        <w:rPr>
          <w:rFonts w:ascii="Times New Roman" w:hAnsi="Times New Roman"/>
          <w:i/>
          <w:iCs/>
          <w:color w:val="212121"/>
        </w:rPr>
        <w:t>β1(</w:t>
      </w:r>
      <w:r w:rsidRPr="004F3990">
        <w:rPr>
          <w:rFonts w:ascii="Times New Roman" w:hAnsi="Times New Roman"/>
          <w:i/>
          <w:iCs/>
          <w:color w:val="212121"/>
        </w:rPr>
        <w:t>Impact Type</w:t>
      </w:r>
      <w:r w:rsidRPr="00FD4654">
        <w:rPr>
          <w:rFonts w:ascii="Times New Roman" w:hAnsi="Times New Roman"/>
          <w:i/>
          <w:iCs/>
          <w:color w:val="212121"/>
        </w:rPr>
        <w:t>)</w:t>
      </w:r>
      <w:r w:rsidRPr="004F3990">
        <w:rPr>
          <w:rFonts w:ascii="Times New Roman" w:hAnsi="Times New Roman"/>
          <w:i/>
          <w:iCs/>
          <w:color w:val="212121"/>
        </w:rPr>
        <w:t xml:space="preserve"> + </w:t>
      </w:r>
      <w:r w:rsidRPr="00FD4654">
        <w:rPr>
          <w:rFonts w:ascii="Times New Roman" w:hAnsi="Times New Roman"/>
          <w:i/>
          <w:iCs/>
          <w:color w:val="212121"/>
        </w:rPr>
        <w:t>β2(</w:t>
      </w:r>
      <w:r w:rsidRPr="004F3990">
        <w:rPr>
          <w:rFonts w:ascii="Times New Roman" w:hAnsi="Times New Roman"/>
          <w:i/>
          <w:iCs/>
          <w:color w:val="212121"/>
        </w:rPr>
        <w:t>Punitiveness</w:t>
      </w:r>
      <w:r w:rsidRPr="00FD4654">
        <w:rPr>
          <w:rFonts w:ascii="Times New Roman" w:hAnsi="Times New Roman"/>
          <w:i/>
          <w:iCs/>
          <w:color w:val="212121"/>
        </w:rPr>
        <w:t>) + β3(</w:t>
      </w:r>
      <w:r w:rsidRPr="004F3990">
        <w:rPr>
          <w:rFonts w:ascii="Times New Roman" w:hAnsi="Times New Roman"/>
          <w:i/>
          <w:iCs/>
          <w:color w:val="212121"/>
        </w:rPr>
        <w:t>Additional Controls</w:t>
      </w:r>
      <w:r w:rsidRPr="00FD4654">
        <w:rPr>
          <w:rFonts w:ascii="Times New Roman" w:hAnsi="Times New Roman"/>
          <w:i/>
          <w:iCs/>
          <w:color w:val="212121"/>
        </w:rPr>
        <w:t>) + β4(</w:t>
      </w:r>
      <w:r w:rsidRPr="004F3990">
        <w:rPr>
          <w:rFonts w:ascii="Times New Roman" w:hAnsi="Times New Roman"/>
          <w:i/>
          <w:iCs/>
          <w:color w:val="212121"/>
        </w:rPr>
        <w:t>Impact x Policy Support</w:t>
      </w:r>
      <w:r w:rsidRPr="00FD4654">
        <w:rPr>
          <w:rFonts w:ascii="Times New Roman" w:hAnsi="Times New Roman"/>
          <w:i/>
          <w:iCs/>
          <w:color w:val="212121"/>
        </w:rPr>
        <w:t xml:space="preserve">) + </w:t>
      </w:r>
      <w:commentRangeStart w:id="13"/>
      <w:r w:rsidRPr="004F3990">
        <w:rPr>
          <w:rFonts w:ascii="Times New Roman" w:hAnsi="Times New Roman"/>
          <w:i/>
          <w:iCs/>
          <w:color w:val="212121"/>
        </w:rPr>
        <w:t>error</w:t>
      </w:r>
      <w:commentRangeEnd w:id="13"/>
      <w:r w:rsidRPr="004F3990">
        <w:rPr>
          <w:rStyle w:val="CommentReference"/>
          <w:i/>
          <w:iCs/>
        </w:rPr>
        <w:commentReference w:id="13"/>
      </w:r>
    </w:p>
    <w:p w14:paraId="397D12A8" w14:textId="77777777" w:rsidR="00447999" w:rsidRDefault="00447999" w:rsidP="00447999">
      <w:pPr>
        <w:rPr>
          <w:rFonts w:ascii="Times New Roman" w:hAnsi="Times New Roman"/>
          <w:color w:val="212121"/>
        </w:rPr>
      </w:pPr>
    </w:p>
    <w:p w14:paraId="0E4194B2" w14:textId="77777777" w:rsidR="00447999" w:rsidRDefault="00447999" w:rsidP="00447999">
      <w:pPr>
        <w:rPr>
          <w:rFonts w:ascii="Times New Roman" w:hAnsi="Times New Roman"/>
          <w:color w:val="212121"/>
        </w:rPr>
      </w:pPr>
      <w:r>
        <w:rPr>
          <w:rFonts w:ascii="Times New Roman" w:hAnsi="Times New Roman"/>
          <w:color w:val="212121"/>
        </w:rPr>
        <w:t xml:space="preserve">Next, I test whether deservingness perceptions mediate the relationship between personal and proximate impact and policy views. If test 1 indicates that impact has a statistically significant effect on deservingness perceptions, and test 2 suggests that deservingness perceptions shape policy views for each policy, I will run a series of mediation analyses to test whether how deservingness perceptions serve as an explanatory mechanism. </w:t>
      </w:r>
    </w:p>
    <w:p w14:paraId="04F22618" w14:textId="77777777" w:rsidR="00447999" w:rsidRDefault="00447999" w:rsidP="00447999">
      <w:pPr>
        <w:rPr>
          <w:rFonts w:ascii="Times New Roman" w:hAnsi="Times New Roman"/>
          <w:color w:val="212121"/>
        </w:rPr>
      </w:pPr>
    </w:p>
    <w:p w14:paraId="58AC0763" w14:textId="77777777" w:rsidR="00447999" w:rsidRDefault="00447999" w:rsidP="00447999">
      <w:pPr>
        <w:rPr>
          <w:rFonts w:ascii="Times New Roman" w:hAnsi="Times New Roman"/>
          <w:color w:val="212121"/>
        </w:rPr>
      </w:pPr>
      <w:r>
        <w:rPr>
          <w:rFonts w:ascii="Times New Roman" w:hAnsi="Times New Roman"/>
          <w:color w:val="212121"/>
        </w:rPr>
        <w:t>Here, I use the mediation package in R and repeat the analysis for each of the seven policy questions. If deservingness only partially mediates the relationship between impact and policy views, it might suggest that other factors shape the relationship. I can also run moderated mediation analyses of potential moderators.</w:t>
      </w:r>
    </w:p>
    <w:p w14:paraId="4767462D" w14:textId="77777777" w:rsidR="00447999" w:rsidRDefault="00447999" w:rsidP="00447999">
      <w:pPr>
        <w:spacing w:line="360" w:lineRule="auto"/>
        <w:rPr>
          <w:rFonts w:ascii="Times New Roman" w:hAnsi="Times New Roman"/>
          <w:color w:val="212121"/>
        </w:rPr>
      </w:pPr>
    </w:p>
    <w:p w14:paraId="5FFC01D7" w14:textId="77777777" w:rsidR="00447999" w:rsidRPr="005F6654" w:rsidRDefault="00447999" w:rsidP="00447999">
      <w:pPr>
        <w:spacing w:line="360" w:lineRule="auto"/>
        <w:rPr>
          <w:rFonts w:ascii="Times New Roman" w:hAnsi="Times New Roman"/>
          <w:color w:val="212121"/>
        </w:rPr>
      </w:pPr>
    </w:p>
    <w:p w14:paraId="61DF789C" w14:textId="197A9B23" w:rsidR="009854BB" w:rsidRDefault="009854BB">
      <w:pPr>
        <w:rPr>
          <w:rFonts w:ascii="Times New Roman" w:hAnsi="Times New Roman"/>
          <w:color w:val="212121"/>
        </w:rPr>
      </w:pPr>
      <w:r>
        <w:rPr>
          <w:rFonts w:ascii="Times New Roman" w:hAnsi="Times New Roman"/>
          <w:color w:val="212121"/>
        </w:rPr>
        <w:lastRenderedPageBreak/>
        <w:br w:type="page"/>
      </w:r>
      <w:commentRangeEnd w:id="11"/>
      <w:r w:rsidR="00C30A76">
        <w:rPr>
          <w:rStyle w:val="CommentReference"/>
        </w:rPr>
        <w:commentReference w:id="11"/>
      </w:r>
    </w:p>
    <w:p w14:paraId="0F9E40BF" w14:textId="77777777" w:rsidR="00447999" w:rsidRPr="005F6654" w:rsidRDefault="00447999" w:rsidP="00447999">
      <w:pPr>
        <w:spacing w:line="360" w:lineRule="auto"/>
        <w:rPr>
          <w:rFonts w:ascii="Times New Roman" w:hAnsi="Times New Roman"/>
          <w:color w:val="212121"/>
        </w:rPr>
      </w:pPr>
    </w:p>
    <w:p w14:paraId="42AC2873" w14:textId="77777777" w:rsidR="006F3259" w:rsidRPr="005F6654" w:rsidRDefault="006F3259" w:rsidP="005F6654">
      <w:pPr>
        <w:spacing w:line="360" w:lineRule="auto"/>
        <w:rPr>
          <w:rFonts w:ascii="Times New Roman" w:hAnsi="Times New Roman"/>
          <w:color w:val="212121"/>
        </w:rPr>
      </w:pPr>
    </w:p>
    <w:p w14:paraId="2B3507E5" w14:textId="77777777" w:rsidR="00A2270B" w:rsidRDefault="00A2270B" w:rsidP="002415CE">
      <w:pPr>
        <w:spacing w:line="360" w:lineRule="auto"/>
        <w:rPr>
          <w:rFonts w:ascii="Times New Roman" w:hAnsi="Times New Roman"/>
          <w:color w:val="212121"/>
        </w:rPr>
      </w:pPr>
    </w:p>
    <w:p w14:paraId="24817566" w14:textId="478A2A16" w:rsidR="002415CE" w:rsidRPr="00FE016B" w:rsidRDefault="00FE016B" w:rsidP="00F72FAD">
      <w:pPr>
        <w:spacing w:line="360" w:lineRule="auto"/>
        <w:rPr>
          <w:rFonts w:ascii="Times New Roman" w:hAnsi="Times New Roman"/>
          <w:b/>
          <w:bCs/>
        </w:rPr>
      </w:pPr>
      <w:r w:rsidRPr="00FE016B">
        <w:rPr>
          <w:rFonts w:ascii="Times New Roman" w:hAnsi="Times New Roman"/>
          <w:b/>
          <w:bCs/>
        </w:rPr>
        <w:t>Cut for “Supplementary Materials/Appendix”</w:t>
      </w:r>
    </w:p>
    <w:p w14:paraId="57DA09FD" w14:textId="77777777" w:rsidR="00FE016B" w:rsidRDefault="00FE016B" w:rsidP="00F72FAD">
      <w:pPr>
        <w:spacing w:line="360" w:lineRule="auto"/>
        <w:rPr>
          <w:rFonts w:ascii="Times New Roman" w:hAnsi="Times New Roman"/>
        </w:rPr>
      </w:pPr>
    </w:p>
    <w:p w14:paraId="2F30280F" w14:textId="0771033E" w:rsidR="00FE016B" w:rsidRPr="00FE4CDE" w:rsidRDefault="00FE016B" w:rsidP="00FE016B">
      <w:pPr>
        <w:spacing w:line="360" w:lineRule="auto"/>
        <w:rPr>
          <w:rFonts w:ascii="Times New Roman" w:hAnsi="Times New Roman"/>
          <w:color w:val="212121"/>
        </w:rPr>
      </w:pPr>
      <w:r>
        <w:rPr>
          <w:rFonts w:ascii="Times New Roman" w:hAnsi="Times New Roman"/>
          <w:color w:val="212121"/>
        </w:rPr>
        <w:t>Deservingness Measure</w:t>
      </w:r>
    </w:p>
    <w:p w14:paraId="657D9599" w14:textId="77777777" w:rsidR="00FE016B" w:rsidRPr="00FE4CDE" w:rsidRDefault="00FE016B" w:rsidP="00FE016B">
      <w:pPr>
        <w:spacing w:line="276" w:lineRule="auto"/>
        <w:ind w:left="720"/>
        <w:rPr>
          <w:rFonts w:ascii="Times New Roman" w:hAnsi="Times New Roman"/>
          <w:i/>
          <w:iCs/>
          <w:color w:val="212121"/>
        </w:rPr>
      </w:pPr>
      <w:r w:rsidRPr="00FE4CDE">
        <w:rPr>
          <w:rFonts w:ascii="Times New Roman" w:hAnsi="Times New Roman"/>
          <w:i/>
          <w:iCs/>
          <w:color w:val="212121"/>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r w:rsidRPr="00FE4CDE">
        <w:rPr>
          <w:rFonts w:ascii="Times New Roman" w:hAnsi="Times New Roman"/>
          <w:i/>
          <w:iCs/>
          <w:color w:val="212121"/>
        </w:rPr>
        <w:br/>
      </w:r>
      <w:r w:rsidRPr="00FE4CDE">
        <w:rPr>
          <w:rFonts w:ascii="Times New Roman" w:hAnsi="Times New Roman"/>
          <w:i/>
          <w:iCs/>
          <w:color w:val="212121"/>
        </w:rPr>
        <w:br/>
        <w:t>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w:t>
      </w:r>
      <w:r w:rsidRPr="00FE4CDE">
        <w:rPr>
          <w:rFonts w:ascii="Times New Roman" w:hAnsi="Times New Roman"/>
          <w:i/>
          <w:iCs/>
          <w:color w:val="212121"/>
        </w:rPr>
        <w:br/>
      </w:r>
      <w:r w:rsidRPr="00FE4CDE">
        <w:rPr>
          <w:rFonts w:ascii="Times New Roman" w:hAnsi="Times New Roman"/>
          <w:i/>
          <w:iCs/>
          <w:color w:val="212121"/>
        </w:rPr>
        <w:br/>
        <w:t>Based on what you know about these groups, how deserving or undeserving would you say each of these groups are, generally speaking? Here, 0 means most people in that group are completely undeserving. 100 means most people in that group are very deserving.</w:t>
      </w:r>
    </w:p>
    <w:p w14:paraId="1DE0F9BB" w14:textId="77777777" w:rsidR="00FE016B" w:rsidRPr="00FE4CDE" w:rsidRDefault="00FE016B" w:rsidP="00FE016B">
      <w:pPr>
        <w:spacing w:line="276" w:lineRule="auto"/>
        <w:rPr>
          <w:rFonts w:ascii="Times New Roman" w:hAnsi="Times New Roman"/>
          <w:color w:val="212121"/>
        </w:rPr>
      </w:pPr>
    </w:p>
    <w:p w14:paraId="5AD94B08" w14:textId="77777777" w:rsidR="00FE016B" w:rsidRPr="00FE4CDE" w:rsidRDefault="00FE016B" w:rsidP="00FE016B">
      <w:pPr>
        <w:spacing w:line="360" w:lineRule="auto"/>
        <w:rPr>
          <w:rFonts w:ascii="Times New Roman" w:hAnsi="Times New Roman"/>
          <w:color w:val="212121"/>
        </w:rPr>
      </w:pPr>
      <w:r w:rsidRPr="00FE4CDE">
        <w:rPr>
          <w:rFonts w:ascii="Times New Roman" w:hAnsi="Times New Roman"/>
          <w:color w:val="212121"/>
        </w:rPr>
        <w:t>In this survey, participants review a total of 65 groups. To include that many groups, participants are randomly assorted into three sections (A, B, and C).  All three respondent sections evaluated randomized lists of groups that included “criminals,” “incarcerated people/prisoners,” and “incarcerated women,” among other non-carceral groups, providing a sample of approximately 2,244 respondents after cleaning. One-third of respondents were asked to also evaluate “incarcerated parents” and “exonerated/wrongfully convicted.” Another one-third evaluated the deservingness/power of “formerly incarcerated/ex-felons” and “sex offenders.”</w:t>
      </w:r>
    </w:p>
    <w:p w14:paraId="32D4F7B8" w14:textId="77777777" w:rsidR="00FE016B" w:rsidRPr="00EB406C" w:rsidRDefault="00FE016B" w:rsidP="00F72FAD">
      <w:pPr>
        <w:spacing w:line="360" w:lineRule="auto"/>
        <w:rPr>
          <w:rFonts w:ascii="Times New Roman" w:hAnsi="Times New Roman"/>
        </w:rPr>
      </w:pPr>
    </w:p>
    <w:sectPr w:rsidR="00FE016B" w:rsidRPr="00EB406C" w:rsidSect="00102EC1">
      <w:footerReference w:type="even" r:id="rId11"/>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ndis Watts Smith" w:date="2025-03-06T13:05:00Z" w:initials="CWS">
    <w:p w14:paraId="12598080" w14:textId="35596005" w:rsidR="00A2270B" w:rsidRDefault="00A2270B" w:rsidP="00A2270B">
      <w:r>
        <w:rPr>
          <w:rStyle w:val="CommentReference"/>
        </w:rPr>
        <w:annotationRef/>
      </w:r>
      <w:r>
        <w:rPr>
          <w:color w:val="000000"/>
          <w:sz w:val="20"/>
          <w:szCs w:val="20"/>
        </w:rPr>
        <w:t>This belongs in the introduction: Why is this question and its answer important?</w:t>
      </w:r>
    </w:p>
  </w:comment>
  <w:comment w:id="1" w:author="Kristina Mensik" w:date="2025-03-14T15:30:00Z" w:initials="KM">
    <w:p w14:paraId="4DD952B2" w14:textId="77777777" w:rsidR="003E66BA" w:rsidRDefault="003E66BA" w:rsidP="003E66BA">
      <w:r>
        <w:rPr>
          <w:rStyle w:val="CommentReference"/>
        </w:rPr>
        <w:annotationRef/>
      </w:r>
      <w:r>
        <w:rPr>
          <w:color w:val="000000"/>
          <w:sz w:val="20"/>
          <w:szCs w:val="20"/>
        </w:rPr>
        <w:t xml:space="preserve">Add citations, </w:t>
      </w:r>
      <w:r>
        <w:rPr>
          <w:color w:val="202020"/>
          <w:sz w:val="20"/>
          <w:szCs w:val="20"/>
        </w:rPr>
        <w:t xml:space="preserve">Owens, early Ewald). </w:t>
      </w:r>
    </w:p>
  </w:comment>
  <w:comment w:id="2" w:author="Kristina Mensik" w:date="2025-03-16T11:58:00Z" w:initials="KM">
    <w:p w14:paraId="3FA6CE0E" w14:textId="77777777" w:rsidR="00451E0D" w:rsidRDefault="00451E0D" w:rsidP="00451E0D">
      <w:r>
        <w:rPr>
          <w:rStyle w:val="CommentReference"/>
        </w:rPr>
        <w:annotationRef/>
      </w:r>
      <w:r>
        <w:rPr>
          <w:color w:val="000000"/>
          <w:sz w:val="20"/>
          <w:szCs w:val="20"/>
        </w:rPr>
        <w:t>Move to methods? Or, because their findings contradict the H, I thought I should still address somewhat here?</w:t>
      </w:r>
    </w:p>
  </w:comment>
  <w:comment w:id="4" w:author="Kristina Mensik" w:date="2025-03-05T11:19:00Z" w:initials="KM">
    <w:p w14:paraId="5522DAE7" w14:textId="77777777" w:rsidR="00447999" w:rsidRDefault="00447999" w:rsidP="00447999">
      <w:r>
        <w:rPr>
          <w:rStyle w:val="CommentReference"/>
        </w:rPr>
        <w:annotationRef/>
      </w:r>
      <w:r>
        <w:rPr>
          <w:color w:val="202020"/>
          <w:sz w:val="20"/>
          <w:szCs w:val="20"/>
        </w:rPr>
        <w:t xml:space="preserve">At this stage, I have removed respondents who completed failed attention checks, who spent 5 minutes or less with the expected 30-minute survey, obvious satisfices, and respondents who did not answer dependent variable questions. </w:t>
      </w:r>
    </w:p>
    <w:p w14:paraId="3534AEC7" w14:textId="77777777" w:rsidR="00447999" w:rsidRDefault="00447999" w:rsidP="00447999"/>
  </w:comment>
  <w:comment w:id="5" w:author="Kristina Mensik" w:date="2025-03-16T13:06:00Z" w:initials="KM">
    <w:p w14:paraId="1ACA8E16" w14:textId="77777777" w:rsidR="00C6383A" w:rsidRDefault="00C6383A" w:rsidP="00C6383A">
      <w:r>
        <w:rPr>
          <w:rStyle w:val="CommentReference"/>
        </w:rPr>
        <w:annotationRef/>
      </w:r>
      <w:r>
        <w:rPr>
          <w:color w:val="000000"/>
          <w:sz w:val="20"/>
          <w:szCs w:val="20"/>
        </w:rPr>
        <w:t>Not sure which standardization makes most sense given dispositional controls noted below</w:t>
      </w:r>
    </w:p>
  </w:comment>
  <w:comment w:id="6" w:author="Kristina Mensik" w:date="2025-03-16T12:50:00Z" w:initials="KM">
    <w:p w14:paraId="1D663AD3" w14:textId="53577D8B" w:rsidR="00807BFE" w:rsidRDefault="00807BFE" w:rsidP="00807BFE">
      <w:r>
        <w:rPr>
          <w:rStyle w:val="CommentReference"/>
        </w:rPr>
        <w:annotationRef/>
      </w:r>
      <w:r>
        <w:rPr>
          <w:color w:val="000000"/>
          <w:sz w:val="20"/>
          <w:szCs w:val="20"/>
        </w:rPr>
        <w:t>Question/trying to think thru — what to do with overlap? Some of my argument hinges on the likelihood of overlap.</w:t>
      </w:r>
    </w:p>
  </w:comment>
  <w:comment w:id="7" w:author="Kristina Mensik" w:date="2025-03-16T12:51:00Z" w:initials="KM">
    <w:p w14:paraId="44D3C871" w14:textId="77777777" w:rsidR="00807BFE" w:rsidRDefault="00807BFE" w:rsidP="00807BFE">
      <w:r>
        <w:rPr>
          <w:rStyle w:val="CommentReference"/>
        </w:rPr>
        <w:annotationRef/>
      </w:r>
      <w:r>
        <w:rPr>
          <w:color w:val="000000"/>
          <w:sz w:val="20"/>
          <w:szCs w:val="20"/>
        </w:rPr>
        <w:t>This runs into the question of — were this prelim without data, I could not report on /design around counts. But I have those counts, so inclined?</w:t>
      </w:r>
    </w:p>
  </w:comment>
  <w:comment w:id="8" w:author="Kristina Mensik" w:date="2025-03-16T12:02:00Z" w:initials="KM">
    <w:p w14:paraId="1AFB0289" w14:textId="77777777" w:rsidR="00C6383A" w:rsidRDefault="00C6383A" w:rsidP="00C6383A">
      <w:r>
        <w:rPr>
          <w:rStyle w:val="CommentReference"/>
        </w:rPr>
        <w:annotationRef/>
      </w:r>
      <w:r>
        <w:rPr>
          <w:color w:val="000000"/>
          <w:sz w:val="20"/>
          <w:szCs w:val="20"/>
        </w:rPr>
        <w:t>This is new</w:t>
      </w:r>
    </w:p>
    <w:p w14:paraId="2A9CF852" w14:textId="77777777" w:rsidR="00C6383A" w:rsidRDefault="00C6383A" w:rsidP="00C6383A"/>
  </w:comment>
  <w:comment w:id="9" w:author="Kristina Mensik" w:date="2025-03-16T13:30:00Z" w:initials="KM">
    <w:p w14:paraId="686058CA" w14:textId="77777777" w:rsidR="009854BB" w:rsidRDefault="009854BB" w:rsidP="009854BB">
      <w:r>
        <w:rPr>
          <w:rStyle w:val="CommentReference"/>
        </w:rPr>
        <w:annotationRef/>
      </w:r>
      <w:r>
        <w:rPr>
          <w:color w:val="000000"/>
          <w:sz w:val="20"/>
          <w:szCs w:val="20"/>
        </w:rPr>
        <w:t>Thinking through how or whether to incorporate this in the above</w:t>
      </w:r>
    </w:p>
  </w:comment>
  <w:comment w:id="10" w:author="Kristina Mensik" w:date="2025-03-17T10:40:00Z" w:initials="KM">
    <w:p w14:paraId="4A4540A3" w14:textId="77777777" w:rsidR="00C30A76" w:rsidRDefault="00C30A76" w:rsidP="00C30A76">
      <w:r>
        <w:rPr>
          <w:rStyle w:val="CommentReference"/>
        </w:rPr>
        <w:annotationRef/>
      </w:r>
      <w:r>
        <w:rPr>
          <w:color w:val="000000"/>
          <w:sz w:val="20"/>
          <w:szCs w:val="20"/>
        </w:rPr>
        <w:t>New</w:t>
      </w:r>
    </w:p>
  </w:comment>
  <w:comment w:id="12" w:author="Kristina Mensik" w:date="2025-03-05T17:59:00Z" w:initials="KM">
    <w:p w14:paraId="64B319F9" w14:textId="71529E2F" w:rsidR="00447999" w:rsidRDefault="00447999" w:rsidP="00447999">
      <w:r>
        <w:rPr>
          <w:rStyle w:val="CommentReference"/>
        </w:rPr>
        <w:annotationRef/>
      </w:r>
      <w:r>
        <w:rPr>
          <w:color w:val="000000"/>
          <w:sz w:val="20"/>
          <w:szCs w:val="20"/>
        </w:rPr>
        <w:t>Add discussion of controls</w:t>
      </w:r>
    </w:p>
    <w:p w14:paraId="45F851CE" w14:textId="77777777" w:rsidR="00447999" w:rsidRDefault="00447999" w:rsidP="00447999"/>
  </w:comment>
  <w:comment w:id="13" w:author="Kristina Mensik" w:date="2025-03-05T17:59:00Z" w:initials="KM">
    <w:p w14:paraId="62671856" w14:textId="77777777" w:rsidR="00447999" w:rsidRDefault="00447999" w:rsidP="00447999">
      <w:r>
        <w:rPr>
          <w:rStyle w:val="CommentReference"/>
        </w:rPr>
        <w:annotationRef/>
      </w:r>
      <w:r>
        <w:rPr>
          <w:color w:val="000000"/>
          <w:sz w:val="20"/>
          <w:szCs w:val="20"/>
        </w:rPr>
        <w:t>Add discussion of controls</w:t>
      </w:r>
    </w:p>
    <w:p w14:paraId="281D868B" w14:textId="77777777" w:rsidR="00447999" w:rsidRDefault="00447999" w:rsidP="00447999"/>
  </w:comment>
  <w:comment w:id="11" w:author="Kristina Mensik" w:date="2025-03-17T10:39:00Z" w:initials="KM">
    <w:p w14:paraId="728FC986" w14:textId="77777777" w:rsidR="00C30A76" w:rsidRDefault="00C30A76" w:rsidP="00C30A76">
      <w:r>
        <w:rPr>
          <w:rStyle w:val="CommentReference"/>
        </w:rPr>
        <w:annotationRef/>
      </w:r>
      <w:r>
        <w:rPr>
          <w:color w:val="000000"/>
          <w:sz w:val="20"/>
          <w:szCs w:val="20"/>
        </w:rPr>
        <w:t>Old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598080" w15:done="1"/>
  <w15:commentEx w15:paraId="4DD952B2" w15:done="0"/>
  <w15:commentEx w15:paraId="3FA6CE0E" w15:done="0"/>
  <w15:commentEx w15:paraId="3534AEC7" w15:done="0"/>
  <w15:commentEx w15:paraId="1ACA8E16" w15:done="0"/>
  <w15:commentEx w15:paraId="1D663AD3" w15:done="0"/>
  <w15:commentEx w15:paraId="44D3C871" w15:paraIdParent="1D663AD3" w15:done="0"/>
  <w15:commentEx w15:paraId="2A9CF852" w15:done="0"/>
  <w15:commentEx w15:paraId="686058CA" w15:done="0"/>
  <w15:commentEx w15:paraId="4A4540A3" w15:done="0"/>
  <w15:commentEx w15:paraId="45F851CE" w15:done="0"/>
  <w15:commentEx w15:paraId="281D868B" w15:done="0"/>
  <w15:commentEx w15:paraId="728FC9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453C19" w16cex:dateUtc="2025-03-06T18:05:00Z"/>
  <w16cex:commentExtensible w16cex:durableId="03543AE0" w16cex:dateUtc="2025-03-14T19:30:00Z"/>
  <w16cex:commentExtensible w16cex:durableId="7F15D97B" w16cex:dateUtc="2025-03-16T15:58:00Z"/>
  <w16cex:commentExtensible w16cex:durableId="0D4FA098" w16cex:dateUtc="2025-03-05T16:19:00Z"/>
  <w16cex:commentExtensible w16cex:durableId="7019D24F" w16cex:dateUtc="2025-03-16T17:06:00Z"/>
  <w16cex:commentExtensible w16cex:durableId="5EBC0737" w16cex:dateUtc="2025-03-16T16:50:00Z"/>
  <w16cex:commentExtensible w16cex:durableId="1D35A892" w16cex:dateUtc="2025-03-16T16:51:00Z"/>
  <w16cex:commentExtensible w16cex:durableId="7EB89A13" w16cex:dateUtc="2025-03-16T16:02:00Z"/>
  <w16cex:commentExtensible w16cex:durableId="2897070F" w16cex:dateUtc="2025-03-16T17:30:00Z"/>
  <w16cex:commentExtensible w16cex:durableId="45E384B7" w16cex:dateUtc="2025-03-17T14:40:00Z"/>
  <w16cex:commentExtensible w16cex:durableId="7CD9FF54" w16cex:dateUtc="2025-03-05T22:59:00Z"/>
  <w16cex:commentExtensible w16cex:durableId="7DFCE347" w16cex:dateUtc="2025-03-05T22:59:00Z"/>
  <w16cex:commentExtensible w16cex:durableId="65ECF22D" w16cex:dateUtc="2025-03-17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598080" w16cid:durableId="3F453C19"/>
  <w16cid:commentId w16cid:paraId="4DD952B2" w16cid:durableId="03543AE0"/>
  <w16cid:commentId w16cid:paraId="3FA6CE0E" w16cid:durableId="7F15D97B"/>
  <w16cid:commentId w16cid:paraId="3534AEC7" w16cid:durableId="0D4FA098"/>
  <w16cid:commentId w16cid:paraId="1ACA8E16" w16cid:durableId="7019D24F"/>
  <w16cid:commentId w16cid:paraId="1D663AD3" w16cid:durableId="5EBC0737"/>
  <w16cid:commentId w16cid:paraId="44D3C871" w16cid:durableId="1D35A892"/>
  <w16cid:commentId w16cid:paraId="2A9CF852" w16cid:durableId="7EB89A13"/>
  <w16cid:commentId w16cid:paraId="686058CA" w16cid:durableId="2897070F"/>
  <w16cid:commentId w16cid:paraId="4A4540A3" w16cid:durableId="45E384B7"/>
  <w16cid:commentId w16cid:paraId="45F851CE" w16cid:durableId="7CD9FF54"/>
  <w16cid:commentId w16cid:paraId="281D868B" w16cid:durableId="7DFCE347"/>
  <w16cid:commentId w16cid:paraId="728FC986" w16cid:durableId="65ECF2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8D77D" w14:textId="77777777" w:rsidR="00417B9A" w:rsidRDefault="00417B9A" w:rsidP="0032799E">
      <w:r>
        <w:separator/>
      </w:r>
    </w:p>
  </w:endnote>
  <w:endnote w:type="continuationSeparator" w:id="0">
    <w:p w14:paraId="436A8357" w14:textId="77777777" w:rsidR="00417B9A" w:rsidRDefault="00417B9A" w:rsidP="00327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341939"/>
      <w:docPartObj>
        <w:docPartGallery w:val="Page Numbers (Bottom of Page)"/>
        <w:docPartUnique/>
      </w:docPartObj>
    </w:sdtPr>
    <w:sdtContent>
      <w:p w14:paraId="067A68DC" w14:textId="505791F3" w:rsidR="0032799E" w:rsidRDefault="003279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82C988" w14:textId="77777777" w:rsidR="0032799E" w:rsidRDefault="0032799E" w:rsidP="003279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5492638"/>
      <w:docPartObj>
        <w:docPartGallery w:val="Page Numbers (Bottom of Page)"/>
        <w:docPartUnique/>
      </w:docPartObj>
    </w:sdtPr>
    <w:sdtContent>
      <w:p w14:paraId="34D95747" w14:textId="2E643EE1" w:rsidR="0032799E" w:rsidRDefault="003279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052D45BF" w14:textId="77777777" w:rsidR="0032799E" w:rsidRDefault="0032799E" w:rsidP="0032799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D08F2" w14:textId="77777777" w:rsidR="00417B9A" w:rsidRDefault="00417B9A" w:rsidP="0032799E">
      <w:r>
        <w:separator/>
      </w:r>
    </w:p>
  </w:footnote>
  <w:footnote w:type="continuationSeparator" w:id="0">
    <w:p w14:paraId="7E5DE8E8" w14:textId="77777777" w:rsidR="00417B9A" w:rsidRDefault="00417B9A" w:rsidP="003279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68F8"/>
    <w:multiLevelType w:val="hybridMultilevel"/>
    <w:tmpl w:val="3B4C562A"/>
    <w:lvl w:ilvl="0" w:tplc="0B760B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F3596C"/>
    <w:multiLevelType w:val="hybridMultilevel"/>
    <w:tmpl w:val="A378E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4C3950"/>
    <w:multiLevelType w:val="hybridMultilevel"/>
    <w:tmpl w:val="E638A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FD3227"/>
    <w:multiLevelType w:val="hybridMultilevel"/>
    <w:tmpl w:val="4C34DD88"/>
    <w:lvl w:ilvl="0" w:tplc="B004FCE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3E31BF"/>
    <w:multiLevelType w:val="hybridMultilevel"/>
    <w:tmpl w:val="3FB804EC"/>
    <w:lvl w:ilvl="0" w:tplc="38C44264">
      <w:start w:val="1"/>
      <w:numFmt w:val="bullet"/>
      <w:lvlText w:val="—"/>
      <w:lvlJc w:val="left"/>
      <w:pPr>
        <w:ind w:left="781" w:hanging="360"/>
      </w:pPr>
      <w:rPr>
        <w:rFonts w:ascii="d" w:hAnsi="d"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5" w15:restartNumberingAfterBreak="0">
    <w:nsid w:val="58D47974"/>
    <w:multiLevelType w:val="hybridMultilevel"/>
    <w:tmpl w:val="8C784E24"/>
    <w:lvl w:ilvl="0" w:tplc="2206BA2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EE6365"/>
    <w:multiLevelType w:val="hybridMultilevel"/>
    <w:tmpl w:val="DEE6B78A"/>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 w15:restartNumberingAfterBreak="0">
    <w:nsid w:val="74CE4750"/>
    <w:multiLevelType w:val="hybridMultilevel"/>
    <w:tmpl w:val="53CC4D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5F427E"/>
    <w:multiLevelType w:val="hybridMultilevel"/>
    <w:tmpl w:val="AE2C7EA6"/>
    <w:lvl w:ilvl="0" w:tplc="0900B4C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0345916">
    <w:abstractNumId w:val="8"/>
  </w:num>
  <w:num w:numId="2" w16cid:durableId="1195114761">
    <w:abstractNumId w:val="3"/>
  </w:num>
  <w:num w:numId="3" w16cid:durableId="1902935609">
    <w:abstractNumId w:val="7"/>
  </w:num>
  <w:num w:numId="4" w16cid:durableId="692682186">
    <w:abstractNumId w:val="6"/>
  </w:num>
  <w:num w:numId="5" w16cid:durableId="1992713676">
    <w:abstractNumId w:val="5"/>
  </w:num>
  <w:num w:numId="6" w16cid:durableId="308903881">
    <w:abstractNumId w:val="0"/>
  </w:num>
  <w:num w:numId="7" w16cid:durableId="2067103667">
    <w:abstractNumId w:val="4"/>
  </w:num>
  <w:num w:numId="8" w16cid:durableId="54549440">
    <w:abstractNumId w:val="1"/>
  </w:num>
  <w:num w:numId="9" w16cid:durableId="200851197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ndis Watts Smith">
    <w15:presenceInfo w15:providerId="AD" w15:userId="S::csw5@duke.edu::aafbe89c-903e-4137-a8c7-7f5a41147673"/>
  </w15:person>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58B"/>
    <w:rsid w:val="0000145B"/>
    <w:rsid w:val="00002BC8"/>
    <w:rsid w:val="00004B39"/>
    <w:rsid w:val="000160A0"/>
    <w:rsid w:val="000165B8"/>
    <w:rsid w:val="00022097"/>
    <w:rsid w:val="0002297E"/>
    <w:rsid w:val="000306ED"/>
    <w:rsid w:val="00030A8C"/>
    <w:rsid w:val="00035BB7"/>
    <w:rsid w:val="00037BF8"/>
    <w:rsid w:val="00055953"/>
    <w:rsid w:val="000567DA"/>
    <w:rsid w:val="00060CBE"/>
    <w:rsid w:val="0006430A"/>
    <w:rsid w:val="00065F9B"/>
    <w:rsid w:val="000666CE"/>
    <w:rsid w:val="0007121B"/>
    <w:rsid w:val="0007127D"/>
    <w:rsid w:val="000731A7"/>
    <w:rsid w:val="00073DEA"/>
    <w:rsid w:val="00076A45"/>
    <w:rsid w:val="00085C11"/>
    <w:rsid w:val="00093794"/>
    <w:rsid w:val="00093C91"/>
    <w:rsid w:val="00094B20"/>
    <w:rsid w:val="00095BD0"/>
    <w:rsid w:val="000A5A4B"/>
    <w:rsid w:val="000C1731"/>
    <w:rsid w:val="000C49C5"/>
    <w:rsid w:val="000D060A"/>
    <w:rsid w:val="000D232F"/>
    <w:rsid w:val="000E0CC4"/>
    <w:rsid w:val="000E2273"/>
    <w:rsid w:val="000F2810"/>
    <w:rsid w:val="000F5217"/>
    <w:rsid w:val="000F7032"/>
    <w:rsid w:val="00102EC1"/>
    <w:rsid w:val="001109BB"/>
    <w:rsid w:val="001124E8"/>
    <w:rsid w:val="00115043"/>
    <w:rsid w:val="00116A55"/>
    <w:rsid w:val="0012128D"/>
    <w:rsid w:val="00122E89"/>
    <w:rsid w:val="001234D2"/>
    <w:rsid w:val="00124849"/>
    <w:rsid w:val="00125217"/>
    <w:rsid w:val="00134804"/>
    <w:rsid w:val="001348D5"/>
    <w:rsid w:val="001510CF"/>
    <w:rsid w:val="00154191"/>
    <w:rsid w:val="001548D9"/>
    <w:rsid w:val="001549A9"/>
    <w:rsid w:val="001610D3"/>
    <w:rsid w:val="001632D4"/>
    <w:rsid w:val="00166993"/>
    <w:rsid w:val="0016729F"/>
    <w:rsid w:val="00176514"/>
    <w:rsid w:val="001779AE"/>
    <w:rsid w:val="00184E14"/>
    <w:rsid w:val="001855ED"/>
    <w:rsid w:val="00193954"/>
    <w:rsid w:val="001A070E"/>
    <w:rsid w:val="001A4786"/>
    <w:rsid w:val="001B2435"/>
    <w:rsid w:val="001C20E2"/>
    <w:rsid w:val="001C5DAA"/>
    <w:rsid w:val="001C79D2"/>
    <w:rsid w:val="001D0700"/>
    <w:rsid w:val="001D2BC2"/>
    <w:rsid w:val="001D2F42"/>
    <w:rsid w:val="001D4184"/>
    <w:rsid w:val="001E002A"/>
    <w:rsid w:val="001E537C"/>
    <w:rsid w:val="001E7DDC"/>
    <w:rsid w:val="001F484E"/>
    <w:rsid w:val="001F499D"/>
    <w:rsid w:val="001F5B84"/>
    <w:rsid w:val="002054C9"/>
    <w:rsid w:val="00206533"/>
    <w:rsid w:val="002131AE"/>
    <w:rsid w:val="00215F2A"/>
    <w:rsid w:val="002207E4"/>
    <w:rsid w:val="00225F9F"/>
    <w:rsid w:val="00231B05"/>
    <w:rsid w:val="00233885"/>
    <w:rsid w:val="002415CE"/>
    <w:rsid w:val="00246E5A"/>
    <w:rsid w:val="00250029"/>
    <w:rsid w:val="00252985"/>
    <w:rsid w:val="00256025"/>
    <w:rsid w:val="00264DA6"/>
    <w:rsid w:val="002679E9"/>
    <w:rsid w:val="002827B2"/>
    <w:rsid w:val="00283586"/>
    <w:rsid w:val="00291F8D"/>
    <w:rsid w:val="002A12FD"/>
    <w:rsid w:val="002A3E5C"/>
    <w:rsid w:val="002A76C0"/>
    <w:rsid w:val="002B43E8"/>
    <w:rsid w:val="002B74DB"/>
    <w:rsid w:val="002C3D1D"/>
    <w:rsid w:val="002C4F4E"/>
    <w:rsid w:val="002C64FC"/>
    <w:rsid w:val="002D71A9"/>
    <w:rsid w:val="002E2EE7"/>
    <w:rsid w:val="002E3D74"/>
    <w:rsid w:val="002E5A77"/>
    <w:rsid w:val="002F4102"/>
    <w:rsid w:val="002F6609"/>
    <w:rsid w:val="002F75ED"/>
    <w:rsid w:val="003118B9"/>
    <w:rsid w:val="003128F1"/>
    <w:rsid w:val="00313CF8"/>
    <w:rsid w:val="00324D4D"/>
    <w:rsid w:val="00325E48"/>
    <w:rsid w:val="0032799E"/>
    <w:rsid w:val="003327B8"/>
    <w:rsid w:val="00332933"/>
    <w:rsid w:val="0033542A"/>
    <w:rsid w:val="003368F2"/>
    <w:rsid w:val="003443C2"/>
    <w:rsid w:val="00347099"/>
    <w:rsid w:val="00347E04"/>
    <w:rsid w:val="003507D7"/>
    <w:rsid w:val="00351083"/>
    <w:rsid w:val="00352D4D"/>
    <w:rsid w:val="00353817"/>
    <w:rsid w:val="003575F1"/>
    <w:rsid w:val="00373912"/>
    <w:rsid w:val="00375255"/>
    <w:rsid w:val="003766CF"/>
    <w:rsid w:val="0038172E"/>
    <w:rsid w:val="0038248B"/>
    <w:rsid w:val="00384A5A"/>
    <w:rsid w:val="003A6F3C"/>
    <w:rsid w:val="003B6612"/>
    <w:rsid w:val="003B7CD3"/>
    <w:rsid w:val="003C585B"/>
    <w:rsid w:val="003D6392"/>
    <w:rsid w:val="003E66BA"/>
    <w:rsid w:val="003F099D"/>
    <w:rsid w:val="003F3987"/>
    <w:rsid w:val="004013E8"/>
    <w:rsid w:val="00416A5B"/>
    <w:rsid w:val="00417921"/>
    <w:rsid w:val="00417B9A"/>
    <w:rsid w:val="0042383C"/>
    <w:rsid w:val="0043020F"/>
    <w:rsid w:val="00441258"/>
    <w:rsid w:val="0044237B"/>
    <w:rsid w:val="0044568F"/>
    <w:rsid w:val="00446237"/>
    <w:rsid w:val="00447999"/>
    <w:rsid w:val="00451E0D"/>
    <w:rsid w:val="004608B6"/>
    <w:rsid w:val="00466402"/>
    <w:rsid w:val="004667D5"/>
    <w:rsid w:val="0047276A"/>
    <w:rsid w:val="0047469F"/>
    <w:rsid w:val="004764FC"/>
    <w:rsid w:val="004822CA"/>
    <w:rsid w:val="00485BD3"/>
    <w:rsid w:val="00485EAB"/>
    <w:rsid w:val="00490C4B"/>
    <w:rsid w:val="00491D89"/>
    <w:rsid w:val="004944DC"/>
    <w:rsid w:val="00495B2D"/>
    <w:rsid w:val="00497078"/>
    <w:rsid w:val="004D030E"/>
    <w:rsid w:val="004D3AE3"/>
    <w:rsid w:val="004E4D8D"/>
    <w:rsid w:val="004E610C"/>
    <w:rsid w:val="004F3657"/>
    <w:rsid w:val="004F5FE1"/>
    <w:rsid w:val="004F7310"/>
    <w:rsid w:val="00503832"/>
    <w:rsid w:val="0050599A"/>
    <w:rsid w:val="00510D4A"/>
    <w:rsid w:val="00516431"/>
    <w:rsid w:val="005401C8"/>
    <w:rsid w:val="005433F6"/>
    <w:rsid w:val="00547C03"/>
    <w:rsid w:val="00550DEB"/>
    <w:rsid w:val="00553997"/>
    <w:rsid w:val="00555B93"/>
    <w:rsid w:val="00557ED0"/>
    <w:rsid w:val="00563FBB"/>
    <w:rsid w:val="0057042B"/>
    <w:rsid w:val="00572739"/>
    <w:rsid w:val="00576352"/>
    <w:rsid w:val="00577E2E"/>
    <w:rsid w:val="00577FD1"/>
    <w:rsid w:val="0058497C"/>
    <w:rsid w:val="00586B60"/>
    <w:rsid w:val="0059321D"/>
    <w:rsid w:val="00593A0A"/>
    <w:rsid w:val="00595AE1"/>
    <w:rsid w:val="005A3876"/>
    <w:rsid w:val="005A7BFA"/>
    <w:rsid w:val="005B2708"/>
    <w:rsid w:val="005B528E"/>
    <w:rsid w:val="005B672F"/>
    <w:rsid w:val="005B76A6"/>
    <w:rsid w:val="005C2C44"/>
    <w:rsid w:val="005C5DBE"/>
    <w:rsid w:val="005C602E"/>
    <w:rsid w:val="005D0B2A"/>
    <w:rsid w:val="005D6429"/>
    <w:rsid w:val="005E47DA"/>
    <w:rsid w:val="005F119E"/>
    <w:rsid w:val="005F1525"/>
    <w:rsid w:val="005F6654"/>
    <w:rsid w:val="00600F90"/>
    <w:rsid w:val="00605073"/>
    <w:rsid w:val="00606737"/>
    <w:rsid w:val="00621765"/>
    <w:rsid w:val="0062203C"/>
    <w:rsid w:val="00624BCB"/>
    <w:rsid w:val="00624EA2"/>
    <w:rsid w:val="00625D0B"/>
    <w:rsid w:val="006322EB"/>
    <w:rsid w:val="0063407A"/>
    <w:rsid w:val="00637CDE"/>
    <w:rsid w:val="00651487"/>
    <w:rsid w:val="00653CC4"/>
    <w:rsid w:val="006651AB"/>
    <w:rsid w:val="00673452"/>
    <w:rsid w:val="00674FAC"/>
    <w:rsid w:val="006832AB"/>
    <w:rsid w:val="00692B49"/>
    <w:rsid w:val="006937A5"/>
    <w:rsid w:val="006B0AB9"/>
    <w:rsid w:val="006B5E11"/>
    <w:rsid w:val="006B7E6F"/>
    <w:rsid w:val="006D28B6"/>
    <w:rsid w:val="006D55B4"/>
    <w:rsid w:val="006E1CDD"/>
    <w:rsid w:val="006E30FC"/>
    <w:rsid w:val="006E6976"/>
    <w:rsid w:val="006E76CF"/>
    <w:rsid w:val="006F07DC"/>
    <w:rsid w:val="006F25D4"/>
    <w:rsid w:val="006F3259"/>
    <w:rsid w:val="006F3BA0"/>
    <w:rsid w:val="006F4AB5"/>
    <w:rsid w:val="00703833"/>
    <w:rsid w:val="00704919"/>
    <w:rsid w:val="00706C42"/>
    <w:rsid w:val="007102EE"/>
    <w:rsid w:val="007144B9"/>
    <w:rsid w:val="00720E58"/>
    <w:rsid w:val="007229E5"/>
    <w:rsid w:val="007260E7"/>
    <w:rsid w:val="007377B6"/>
    <w:rsid w:val="0074211B"/>
    <w:rsid w:val="00743F83"/>
    <w:rsid w:val="00747497"/>
    <w:rsid w:val="00760C6C"/>
    <w:rsid w:val="007612F8"/>
    <w:rsid w:val="00766142"/>
    <w:rsid w:val="007702B6"/>
    <w:rsid w:val="007844CF"/>
    <w:rsid w:val="0078459D"/>
    <w:rsid w:val="007846A4"/>
    <w:rsid w:val="0078736A"/>
    <w:rsid w:val="00790555"/>
    <w:rsid w:val="0079105D"/>
    <w:rsid w:val="007916A0"/>
    <w:rsid w:val="00794768"/>
    <w:rsid w:val="00795A90"/>
    <w:rsid w:val="007A25B7"/>
    <w:rsid w:val="007A2BF8"/>
    <w:rsid w:val="007B5797"/>
    <w:rsid w:val="007C0F09"/>
    <w:rsid w:val="007C6B43"/>
    <w:rsid w:val="007C7BBD"/>
    <w:rsid w:val="007D03D6"/>
    <w:rsid w:val="007D343E"/>
    <w:rsid w:val="007D7B02"/>
    <w:rsid w:val="007E5AEA"/>
    <w:rsid w:val="007E7635"/>
    <w:rsid w:val="007F2C93"/>
    <w:rsid w:val="007F6D44"/>
    <w:rsid w:val="0080273C"/>
    <w:rsid w:val="00802BC7"/>
    <w:rsid w:val="0080771F"/>
    <w:rsid w:val="00807BFE"/>
    <w:rsid w:val="0082285D"/>
    <w:rsid w:val="00827039"/>
    <w:rsid w:val="00841DEA"/>
    <w:rsid w:val="00845239"/>
    <w:rsid w:val="00857AE8"/>
    <w:rsid w:val="00865B41"/>
    <w:rsid w:val="00865EEC"/>
    <w:rsid w:val="008769A3"/>
    <w:rsid w:val="00880953"/>
    <w:rsid w:val="00881069"/>
    <w:rsid w:val="00881DD9"/>
    <w:rsid w:val="00891166"/>
    <w:rsid w:val="00893E8C"/>
    <w:rsid w:val="0089777A"/>
    <w:rsid w:val="008A58E6"/>
    <w:rsid w:val="008A5B66"/>
    <w:rsid w:val="008A5D61"/>
    <w:rsid w:val="008A7070"/>
    <w:rsid w:val="008B0337"/>
    <w:rsid w:val="008B6342"/>
    <w:rsid w:val="008C3CBC"/>
    <w:rsid w:val="008C4724"/>
    <w:rsid w:val="008C50C3"/>
    <w:rsid w:val="008D3EE4"/>
    <w:rsid w:val="008E1525"/>
    <w:rsid w:val="008E183C"/>
    <w:rsid w:val="008E22CB"/>
    <w:rsid w:val="008E3B59"/>
    <w:rsid w:val="008F457C"/>
    <w:rsid w:val="00905ACF"/>
    <w:rsid w:val="00911778"/>
    <w:rsid w:val="00913C5A"/>
    <w:rsid w:val="009142A6"/>
    <w:rsid w:val="0091435D"/>
    <w:rsid w:val="00922E75"/>
    <w:rsid w:val="00927039"/>
    <w:rsid w:val="009316BC"/>
    <w:rsid w:val="00931DCD"/>
    <w:rsid w:val="0093302D"/>
    <w:rsid w:val="009339C4"/>
    <w:rsid w:val="009410B8"/>
    <w:rsid w:val="00947B45"/>
    <w:rsid w:val="0095054A"/>
    <w:rsid w:val="00960ABD"/>
    <w:rsid w:val="009626F4"/>
    <w:rsid w:val="00964EDE"/>
    <w:rsid w:val="00967766"/>
    <w:rsid w:val="009804F0"/>
    <w:rsid w:val="00980A65"/>
    <w:rsid w:val="009812A5"/>
    <w:rsid w:val="009854BB"/>
    <w:rsid w:val="009A0B53"/>
    <w:rsid w:val="009A0BF3"/>
    <w:rsid w:val="009A2F26"/>
    <w:rsid w:val="009A3326"/>
    <w:rsid w:val="009B6EF3"/>
    <w:rsid w:val="009C1374"/>
    <w:rsid w:val="009D48B8"/>
    <w:rsid w:val="009D5760"/>
    <w:rsid w:val="009D6EAD"/>
    <w:rsid w:val="009E7E8F"/>
    <w:rsid w:val="009F22C4"/>
    <w:rsid w:val="00A00D65"/>
    <w:rsid w:val="00A05511"/>
    <w:rsid w:val="00A10698"/>
    <w:rsid w:val="00A1104C"/>
    <w:rsid w:val="00A16A19"/>
    <w:rsid w:val="00A2270B"/>
    <w:rsid w:val="00A2506B"/>
    <w:rsid w:val="00A34086"/>
    <w:rsid w:val="00A379C8"/>
    <w:rsid w:val="00A50320"/>
    <w:rsid w:val="00A52253"/>
    <w:rsid w:val="00A75828"/>
    <w:rsid w:val="00A85E28"/>
    <w:rsid w:val="00A901EA"/>
    <w:rsid w:val="00A927B8"/>
    <w:rsid w:val="00A93C35"/>
    <w:rsid w:val="00A96430"/>
    <w:rsid w:val="00AA0BCC"/>
    <w:rsid w:val="00AA55C4"/>
    <w:rsid w:val="00AB1061"/>
    <w:rsid w:val="00AB4733"/>
    <w:rsid w:val="00AB6163"/>
    <w:rsid w:val="00AC19B6"/>
    <w:rsid w:val="00AC350B"/>
    <w:rsid w:val="00AC7E7D"/>
    <w:rsid w:val="00AD0D2E"/>
    <w:rsid w:val="00AD3B06"/>
    <w:rsid w:val="00AD42DC"/>
    <w:rsid w:val="00AD7821"/>
    <w:rsid w:val="00AF1FDF"/>
    <w:rsid w:val="00AF316D"/>
    <w:rsid w:val="00AF3AC2"/>
    <w:rsid w:val="00AF62C0"/>
    <w:rsid w:val="00B156E9"/>
    <w:rsid w:val="00B20686"/>
    <w:rsid w:val="00B217A4"/>
    <w:rsid w:val="00B320A8"/>
    <w:rsid w:val="00B454DB"/>
    <w:rsid w:val="00B55BE7"/>
    <w:rsid w:val="00B64CBC"/>
    <w:rsid w:val="00B67599"/>
    <w:rsid w:val="00B71E10"/>
    <w:rsid w:val="00B7232B"/>
    <w:rsid w:val="00B7241C"/>
    <w:rsid w:val="00B741E3"/>
    <w:rsid w:val="00B93200"/>
    <w:rsid w:val="00B9430D"/>
    <w:rsid w:val="00B95652"/>
    <w:rsid w:val="00BA06F3"/>
    <w:rsid w:val="00BA6294"/>
    <w:rsid w:val="00BB2F3D"/>
    <w:rsid w:val="00BB73F5"/>
    <w:rsid w:val="00BC0458"/>
    <w:rsid w:val="00BC0A74"/>
    <w:rsid w:val="00BC1A9F"/>
    <w:rsid w:val="00BC2D30"/>
    <w:rsid w:val="00BC6E1B"/>
    <w:rsid w:val="00BD2212"/>
    <w:rsid w:val="00BE2FDD"/>
    <w:rsid w:val="00BE73A5"/>
    <w:rsid w:val="00BE764A"/>
    <w:rsid w:val="00BE79FD"/>
    <w:rsid w:val="00BE7B8E"/>
    <w:rsid w:val="00BF5AE9"/>
    <w:rsid w:val="00BF7F68"/>
    <w:rsid w:val="00C14126"/>
    <w:rsid w:val="00C209B7"/>
    <w:rsid w:val="00C23633"/>
    <w:rsid w:val="00C25278"/>
    <w:rsid w:val="00C30A76"/>
    <w:rsid w:val="00C375A2"/>
    <w:rsid w:val="00C458C1"/>
    <w:rsid w:val="00C45E8C"/>
    <w:rsid w:val="00C46E84"/>
    <w:rsid w:val="00C56164"/>
    <w:rsid w:val="00C56288"/>
    <w:rsid w:val="00C6383A"/>
    <w:rsid w:val="00C712D3"/>
    <w:rsid w:val="00C71FAA"/>
    <w:rsid w:val="00C76C02"/>
    <w:rsid w:val="00C7756E"/>
    <w:rsid w:val="00C81515"/>
    <w:rsid w:val="00C87FF7"/>
    <w:rsid w:val="00C91C2D"/>
    <w:rsid w:val="00CA77B8"/>
    <w:rsid w:val="00CB2607"/>
    <w:rsid w:val="00CB7AB1"/>
    <w:rsid w:val="00CD0A25"/>
    <w:rsid w:val="00CD10D5"/>
    <w:rsid w:val="00CD6FC1"/>
    <w:rsid w:val="00CE024C"/>
    <w:rsid w:val="00CE0599"/>
    <w:rsid w:val="00CE64D5"/>
    <w:rsid w:val="00CE6F7C"/>
    <w:rsid w:val="00CF4DC5"/>
    <w:rsid w:val="00CF7A60"/>
    <w:rsid w:val="00D0117F"/>
    <w:rsid w:val="00D03511"/>
    <w:rsid w:val="00D16AE2"/>
    <w:rsid w:val="00D17BDB"/>
    <w:rsid w:val="00D25166"/>
    <w:rsid w:val="00D343F7"/>
    <w:rsid w:val="00D354B4"/>
    <w:rsid w:val="00D45B27"/>
    <w:rsid w:val="00D470C3"/>
    <w:rsid w:val="00D529E9"/>
    <w:rsid w:val="00D60814"/>
    <w:rsid w:val="00D60B04"/>
    <w:rsid w:val="00D7474C"/>
    <w:rsid w:val="00D81728"/>
    <w:rsid w:val="00DD3B95"/>
    <w:rsid w:val="00DE06C1"/>
    <w:rsid w:val="00DE1A73"/>
    <w:rsid w:val="00DE28B8"/>
    <w:rsid w:val="00DE5831"/>
    <w:rsid w:val="00DE6841"/>
    <w:rsid w:val="00DF1182"/>
    <w:rsid w:val="00E01EE5"/>
    <w:rsid w:val="00E04209"/>
    <w:rsid w:val="00E059DD"/>
    <w:rsid w:val="00E1033B"/>
    <w:rsid w:val="00E1123B"/>
    <w:rsid w:val="00E11DC7"/>
    <w:rsid w:val="00E11DEB"/>
    <w:rsid w:val="00E16FCA"/>
    <w:rsid w:val="00E35368"/>
    <w:rsid w:val="00E370D4"/>
    <w:rsid w:val="00E371A9"/>
    <w:rsid w:val="00E375D3"/>
    <w:rsid w:val="00E431F3"/>
    <w:rsid w:val="00E451B4"/>
    <w:rsid w:val="00E46DAD"/>
    <w:rsid w:val="00E51994"/>
    <w:rsid w:val="00E51F30"/>
    <w:rsid w:val="00E61A6A"/>
    <w:rsid w:val="00E70FF2"/>
    <w:rsid w:val="00E72186"/>
    <w:rsid w:val="00E80012"/>
    <w:rsid w:val="00E94774"/>
    <w:rsid w:val="00E95DB7"/>
    <w:rsid w:val="00EA07E9"/>
    <w:rsid w:val="00EA2599"/>
    <w:rsid w:val="00EA27FF"/>
    <w:rsid w:val="00EA3D4B"/>
    <w:rsid w:val="00EA50D4"/>
    <w:rsid w:val="00EA535F"/>
    <w:rsid w:val="00EA7C26"/>
    <w:rsid w:val="00EB3A30"/>
    <w:rsid w:val="00EB406C"/>
    <w:rsid w:val="00EB4C75"/>
    <w:rsid w:val="00ED2CCB"/>
    <w:rsid w:val="00ED743A"/>
    <w:rsid w:val="00ED7F81"/>
    <w:rsid w:val="00EE10DB"/>
    <w:rsid w:val="00EE5879"/>
    <w:rsid w:val="00EF17CA"/>
    <w:rsid w:val="00EF2FDE"/>
    <w:rsid w:val="00EF44D3"/>
    <w:rsid w:val="00EF618E"/>
    <w:rsid w:val="00EF6BE6"/>
    <w:rsid w:val="00F03858"/>
    <w:rsid w:val="00F046C6"/>
    <w:rsid w:val="00F104E9"/>
    <w:rsid w:val="00F1054A"/>
    <w:rsid w:val="00F2058F"/>
    <w:rsid w:val="00F249B8"/>
    <w:rsid w:val="00F31C7A"/>
    <w:rsid w:val="00F34DAD"/>
    <w:rsid w:val="00F35243"/>
    <w:rsid w:val="00F40FCB"/>
    <w:rsid w:val="00F43D32"/>
    <w:rsid w:val="00F44820"/>
    <w:rsid w:val="00F45302"/>
    <w:rsid w:val="00F45324"/>
    <w:rsid w:val="00F46C73"/>
    <w:rsid w:val="00F51C6D"/>
    <w:rsid w:val="00F55614"/>
    <w:rsid w:val="00F6438C"/>
    <w:rsid w:val="00F72FAD"/>
    <w:rsid w:val="00F7358B"/>
    <w:rsid w:val="00F76B37"/>
    <w:rsid w:val="00F77B98"/>
    <w:rsid w:val="00F80189"/>
    <w:rsid w:val="00F801FA"/>
    <w:rsid w:val="00F866D0"/>
    <w:rsid w:val="00F87D07"/>
    <w:rsid w:val="00F90406"/>
    <w:rsid w:val="00F909B9"/>
    <w:rsid w:val="00F92E6A"/>
    <w:rsid w:val="00F9429C"/>
    <w:rsid w:val="00F9666E"/>
    <w:rsid w:val="00FA468C"/>
    <w:rsid w:val="00FB02C3"/>
    <w:rsid w:val="00FB0FA2"/>
    <w:rsid w:val="00FB76C6"/>
    <w:rsid w:val="00FC39A2"/>
    <w:rsid w:val="00FC3F08"/>
    <w:rsid w:val="00FD0E63"/>
    <w:rsid w:val="00FD72E4"/>
    <w:rsid w:val="00FE016B"/>
    <w:rsid w:val="00FE0C56"/>
    <w:rsid w:val="00FE3D39"/>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C46DDA"/>
  <w15:chartTrackingRefBased/>
  <w15:docId w15:val="{65C012A7-19E7-4243-BABD-D7B234CF9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F73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F7358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58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358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358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358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358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358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F7358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73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58B"/>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F7358B"/>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F7358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F7358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F7358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F7358B"/>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F735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58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5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358B"/>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F7358B"/>
    <w:rPr>
      <w:i/>
      <w:iCs/>
      <w:color w:val="0F4761" w:themeColor="accent1" w:themeShade="BF"/>
    </w:rPr>
  </w:style>
  <w:style w:type="paragraph" w:styleId="IntenseQuote">
    <w:name w:val="Intense Quote"/>
    <w:basedOn w:val="Normal"/>
    <w:next w:val="Normal"/>
    <w:link w:val="IntenseQuoteChar"/>
    <w:uiPriority w:val="30"/>
    <w:qFormat/>
    <w:rsid w:val="00F73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58B"/>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F7358B"/>
    <w:rPr>
      <w:b/>
      <w:bCs/>
      <w:smallCaps/>
      <w:color w:val="0F4761" w:themeColor="accent1" w:themeShade="BF"/>
      <w:spacing w:val="5"/>
    </w:rPr>
  </w:style>
  <w:style w:type="character" w:styleId="CommentReference">
    <w:name w:val="annotation reference"/>
    <w:basedOn w:val="DefaultParagraphFont"/>
    <w:uiPriority w:val="99"/>
    <w:semiHidden/>
    <w:unhideWhenUsed/>
    <w:rsid w:val="00CD6FC1"/>
    <w:rPr>
      <w:sz w:val="16"/>
      <w:szCs w:val="16"/>
    </w:rPr>
  </w:style>
  <w:style w:type="paragraph" w:styleId="CommentText">
    <w:name w:val="annotation text"/>
    <w:basedOn w:val="Normal"/>
    <w:link w:val="CommentTextChar"/>
    <w:uiPriority w:val="99"/>
    <w:semiHidden/>
    <w:unhideWhenUsed/>
    <w:rsid w:val="00BC6E1B"/>
    <w:rPr>
      <w:sz w:val="20"/>
      <w:szCs w:val="20"/>
    </w:rPr>
  </w:style>
  <w:style w:type="character" w:customStyle="1" w:styleId="CommentTextChar">
    <w:name w:val="Comment Text Char"/>
    <w:basedOn w:val="DefaultParagraphFont"/>
    <w:link w:val="CommentText"/>
    <w:uiPriority w:val="99"/>
    <w:semiHidden/>
    <w:rsid w:val="00BC6E1B"/>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BC6E1B"/>
    <w:rPr>
      <w:b/>
      <w:bCs/>
    </w:rPr>
  </w:style>
  <w:style w:type="character" w:customStyle="1" w:styleId="CommentSubjectChar">
    <w:name w:val="Comment Subject Char"/>
    <w:basedOn w:val="CommentTextChar"/>
    <w:link w:val="CommentSubject"/>
    <w:uiPriority w:val="99"/>
    <w:semiHidden/>
    <w:rsid w:val="00BC6E1B"/>
    <w:rPr>
      <w:rFonts w:ascii="Open Sans" w:hAnsi="Open Sans" w:cs="Times New Roman"/>
      <w:b/>
      <w:bCs/>
      <w:sz w:val="20"/>
      <w:szCs w:val="20"/>
    </w:rPr>
  </w:style>
  <w:style w:type="paragraph" w:styleId="Footer">
    <w:name w:val="footer"/>
    <w:basedOn w:val="Normal"/>
    <w:link w:val="FooterChar"/>
    <w:uiPriority w:val="99"/>
    <w:unhideWhenUsed/>
    <w:rsid w:val="0032799E"/>
    <w:pPr>
      <w:tabs>
        <w:tab w:val="center" w:pos="4680"/>
        <w:tab w:val="right" w:pos="9360"/>
      </w:tabs>
    </w:pPr>
  </w:style>
  <w:style w:type="character" w:customStyle="1" w:styleId="FooterChar">
    <w:name w:val="Footer Char"/>
    <w:basedOn w:val="DefaultParagraphFont"/>
    <w:link w:val="Footer"/>
    <w:uiPriority w:val="99"/>
    <w:rsid w:val="0032799E"/>
    <w:rPr>
      <w:rFonts w:ascii="Open Sans" w:hAnsi="Open Sans" w:cs="Times New Roman"/>
      <w:sz w:val="22"/>
    </w:rPr>
  </w:style>
  <w:style w:type="character" w:styleId="PageNumber">
    <w:name w:val="page number"/>
    <w:basedOn w:val="DefaultParagraphFont"/>
    <w:uiPriority w:val="99"/>
    <w:semiHidden/>
    <w:unhideWhenUsed/>
    <w:rsid w:val="003279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14</Pages>
  <Words>5247</Words>
  <Characters>29909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3</cp:revision>
  <cp:lastPrinted>2025-03-15T21:08:00Z</cp:lastPrinted>
  <dcterms:created xsi:type="dcterms:W3CDTF">2025-03-16T16:09:00Z</dcterms:created>
  <dcterms:modified xsi:type="dcterms:W3CDTF">2025-03-24T10:54:00Z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id="acsyRFwM"/&gt;&lt;style id="" hasBibliography="0" bibliographyStyleHasBeenSet="0"/&gt;&lt;prefs/&gt;&lt;/data&gt;</vt:lpwstr>
  </property>
</Properties>
</file>