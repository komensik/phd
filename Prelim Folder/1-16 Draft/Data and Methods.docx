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F8DF" w14:textId="77777777" w:rsidR="00AC1DDB" w:rsidRPr="00853669" w:rsidRDefault="00AC1DDB" w:rsidP="00AC1DDB">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2B3C4EC4" w14:textId="77777777" w:rsidR="00AC1DDB" w:rsidRDefault="00AC1DDB" w:rsidP="00AC1DDB">
      <w:pPr>
        <w:spacing w:line="360" w:lineRule="auto"/>
      </w:pPr>
      <w:r>
        <w:t xml:space="preserve">I propose exploring the application of deservingness to carceral contexts using novel survey data collected in September 2024 by Smith, Bowman, and Mensik.  Kreitzer and Smith, previously </w:t>
      </w:r>
      <w:r w:rsidRPr="00D756A1">
        <w:t>empirically map</w:t>
      </w:r>
      <w:r>
        <w:t>ped</w:t>
      </w:r>
      <w:r w:rsidRPr="00D756A1">
        <w:t xml:space="preserve"> constructions of power and deservingness of 87 target populations by employing </w:t>
      </w:r>
      <w:proofErr w:type="spellStart"/>
      <w:r w:rsidRPr="00D756A1">
        <w:t>MTurk</w:t>
      </w:r>
      <w:proofErr w:type="spellEnd"/>
      <w:r w:rsidRPr="00D756A1">
        <w:t xml:space="preserve"> workers</w:t>
      </w:r>
      <w:r>
        <w:t xml:space="preserve">; this new data set mimics the strengths of that data collection strategy, and makes important changes, such as relying on survey respondents recruited from </w:t>
      </w:r>
      <w:proofErr w:type="spellStart"/>
      <w:r>
        <w:t>Bovitz</w:t>
      </w:r>
      <w:proofErr w:type="spellEnd"/>
      <w:r>
        <w:t xml:space="preserve"> proprietary panel and reducing the number of groups individuals assess, to address issues of respondent fatigue.</w:t>
      </w:r>
    </w:p>
    <w:p w14:paraId="43A6812E" w14:textId="77777777" w:rsidR="00AC1DDB" w:rsidRPr="00786A24" w:rsidRDefault="00AC1DDB" w:rsidP="00AC1DDB">
      <w:pPr>
        <w:spacing w:line="360" w:lineRule="auto"/>
        <w:rPr>
          <w:sz w:val="23"/>
          <w:szCs w:val="23"/>
        </w:rPr>
      </w:pPr>
    </w:p>
    <w:p w14:paraId="65B6A297" w14:textId="77777777" w:rsidR="00AC1DDB" w:rsidRPr="00853669" w:rsidRDefault="00AC1DDB" w:rsidP="00AC1DDB">
      <w:pPr>
        <w:spacing w:line="360" w:lineRule="auto"/>
        <w:rPr>
          <w:i/>
          <w:iCs/>
        </w:rPr>
      </w:pPr>
      <w:r w:rsidRPr="00853669">
        <w:rPr>
          <w:i/>
          <w:iCs/>
        </w:rPr>
        <w:t>Data Collection Procedures</w:t>
      </w:r>
    </w:p>
    <w:p w14:paraId="2A8875BD" w14:textId="77777777" w:rsidR="00AC1DDB" w:rsidRPr="00853669" w:rsidRDefault="00AC1DDB" w:rsidP="00AC1DDB">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$10</w:t>
      </w:r>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5019A94D" w14:textId="77777777" w:rsidR="00AC1DDB" w:rsidRDefault="00AC1DDB" w:rsidP="00AC1DDB">
      <w:pPr>
        <w:spacing w:line="360" w:lineRule="auto"/>
      </w:pPr>
    </w:p>
    <w:p w14:paraId="0380E06B" w14:textId="77777777" w:rsidR="00AC1DDB" w:rsidRDefault="00AC1DDB" w:rsidP="00AC1DDB">
      <w:pPr>
        <w:spacing w:line="360" w:lineRule="auto"/>
      </w:pPr>
      <w:r>
        <w:t xml:space="preserve">My first 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022E1C80" w14:textId="77777777" w:rsidR="00AC1DDB" w:rsidRDefault="00AC1DDB" w:rsidP="00AC1DDB">
      <w:pPr>
        <w:spacing w:line="360" w:lineRule="auto"/>
        <w:rPr>
          <w:i/>
          <w:iCs/>
        </w:rPr>
      </w:pPr>
    </w:p>
    <w:p w14:paraId="6A46CB7E" w14:textId="31509450" w:rsidR="00AC1DDB" w:rsidRPr="0037746D" w:rsidRDefault="00AC1DDB" w:rsidP="00AC1DDB">
      <w:pPr>
        <w:spacing w:line="360" w:lineRule="auto"/>
        <w:rPr>
          <w:ins w:id="0" w:author="Candis Watts Smith" w:date="2025-01-15T21:53:00Z" w16du:dateUtc="2025-01-16T02:53:00Z"/>
          <w:i/>
          <w:iCs/>
        </w:rPr>
      </w:pPr>
      <w:r>
        <w:rPr>
          <w:i/>
          <w:iCs/>
        </w:rPr>
        <w:t>Variables</w:t>
      </w:r>
    </w:p>
    <w:p w14:paraId="04C05C86" w14:textId="77777777" w:rsidR="00AC1DDB" w:rsidRDefault="00AC1DDB" w:rsidP="00AC1DDB">
      <w:pPr>
        <w:spacing w:line="360" w:lineRule="auto"/>
      </w:pPr>
      <w:r w:rsidRPr="00100B73">
        <w:t>Respondents</w:t>
      </w:r>
      <w:r>
        <w:t xml:space="preserve">’ perceptions of group deservingness serve first as dependent, and later in the analysis independent variables. </w:t>
      </w:r>
    </w:p>
    <w:p w14:paraId="62AA37AD" w14:textId="77777777" w:rsidR="00AC1DDB" w:rsidRDefault="00AC1DDB" w:rsidP="00AC1DDB">
      <w:pPr>
        <w:spacing w:line="360" w:lineRule="auto"/>
      </w:pPr>
    </w:p>
    <w:p w14:paraId="3726CE20" w14:textId="77777777" w:rsidR="00AC1DDB" w:rsidRDefault="00AC1DDB" w:rsidP="00AC1DDB">
      <w:pPr>
        <w:spacing w:line="360" w:lineRule="auto"/>
      </w:pPr>
      <w:r>
        <w:lastRenderedPageBreak/>
        <w:t xml:space="preserve">As in Kreitzer and Smith’s original empirical mapping of perceptions of deservingness and power, participants are asked to consider the following prompt before reviewing a total of 65 groups: </w:t>
      </w:r>
    </w:p>
    <w:p w14:paraId="66BE7924" w14:textId="77777777" w:rsidR="00AC1DDB" w:rsidRPr="0081458F" w:rsidRDefault="00AC1DDB" w:rsidP="00AC1DDB">
      <w:pPr>
        <w:ind w:left="72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343A39EA" w14:textId="77777777" w:rsidR="00AC1DDB" w:rsidRDefault="00AC1DDB" w:rsidP="00AC1DDB">
      <w:pPr>
        <w:spacing w:line="360" w:lineRule="auto"/>
      </w:pPr>
    </w:p>
    <w:p w14:paraId="38CC85B3" w14:textId="77777777" w:rsidR="00AC1DDB" w:rsidRDefault="00AC1DDB" w:rsidP="00AC1DDB">
      <w:pPr>
        <w:spacing w:line="360" w:lineRule="auto"/>
        <w:rPr>
          <w:ins w:id="1" w:author="Candis Watts Smith" w:date="2025-01-15T21:57:00Z" w16du:dateUtc="2025-01-16T02:57:00Z"/>
        </w:rPr>
      </w:pPr>
      <w:r>
        <w:t>Participants indicate their perception of groups’ deservingness using a 0-100 slider scale that was set to 50.</w:t>
      </w:r>
      <w:r w:rsidRPr="00F243B0">
        <w:t xml:space="preserve"> </w:t>
      </w:r>
      <w:proofErr w:type="gramStart"/>
      <w:r>
        <w:t>In order to</w:t>
      </w:r>
      <w:proofErr w:type="gramEnd"/>
      <w:r>
        <w:t xml:space="preserve"> include a wide and detailed range of groups, participants were randomly assorted into </w:t>
      </w:r>
      <w:r w:rsidRPr="00F243B0">
        <w:t xml:space="preserve">three </w:t>
      </w:r>
      <w:r>
        <w:t>sections</w:t>
      </w:r>
      <w:r w:rsidRPr="00F243B0">
        <w:t xml:space="preserve"> (A, B, and C). </w:t>
      </w:r>
    </w:p>
    <w:p w14:paraId="1931E6A4" w14:textId="77777777" w:rsidR="00AC1DDB" w:rsidRDefault="00AC1DDB" w:rsidP="00AC1DDB">
      <w:pPr>
        <w:spacing w:line="360" w:lineRule="auto"/>
        <w:rPr>
          <w:ins w:id="2" w:author="Candis Watts Smith" w:date="2025-01-15T21:57:00Z" w16du:dateUtc="2025-01-16T02:57:00Z"/>
        </w:rPr>
      </w:pPr>
    </w:p>
    <w:p w14:paraId="3BDF8C13" w14:textId="0C6B3CAE" w:rsidR="00AC1DDB" w:rsidRDefault="00AC1DDB" w:rsidP="00AC1DDB">
      <w:pPr>
        <w:spacing w:line="360" w:lineRule="auto"/>
        <w:rPr>
          <w:ins w:id="3" w:author="Candis Watts Smith" w:date="2025-01-15T21:58:00Z" w16du:dateUtc="2025-01-16T02:58:00Z"/>
        </w:rPr>
      </w:pPr>
      <w:r w:rsidRPr="00F243B0">
        <w:t xml:space="preserve">All three </w:t>
      </w:r>
      <w:r>
        <w:t>respondent sections</w:t>
      </w:r>
      <w:r w:rsidRPr="00F243B0">
        <w:t xml:space="preserve"> </w:t>
      </w:r>
      <w:r>
        <w:t xml:space="preserve">evaluated randomized lists of groups that included “criminals,” “incarcerated people/prisoners,” and “incarcerated women,” among other non-carceral groups, providing a sample of approximately 2,244 respondents after cleaning. One-third of respondents were asked to also </w:t>
      </w:r>
      <w:r w:rsidRPr="00F243B0">
        <w:t xml:space="preserve">evaluate “incarcerated parents” and “exonerated/wrongfully convicted.” </w:t>
      </w:r>
      <w:r>
        <w:t xml:space="preserve">Another one-third </w:t>
      </w:r>
      <w:r w:rsidRPr="00F243B0">
        <w:t>evaluate</w:t>
      </w:r>
      <w:r>
        <w:t>d</w:t>
      </w:r>
      <w:r w:rsidRPr="00F243B0">
        <w:t xml:space="preserve"> the deservingness/power of “formerly incarcerated/ex-felons” and “sex offenders.”</w:t>
      </w:r>
      <w:r>
        <w:t xml:space="preserve"> </w:t>
      </w:r>
      <w:r w:rsidR="0083705F">
        <w:t xml:space="preserve">For these groups, I will use bootstrapping. </w:t>
      </w:r>
    </w:p>
    <w:p w14:paraId="0A0D8215" w14:textId="77777777" w:rsidR="00AC1DDB" w:rsidRPr="00A57D24" w:rsidRDefault="00AC1DDB" w:rsidP="00AC1DDB">
      <w:pPr>
        <w:spacing w:line="360" w:lineRule="auto"/>
        <w:rPr>
          <w:ins w:id="4" w:author="Candis Watts Smith" w:date="2025-01-15T21:58:00Z" w16du:dateUtc="2025-01-16T02:58:00Z"/>
        </w:rPr>
      </w:pPr>
    </w:p>
    <w:p w14:paraId="4FBD2857" w14:textId="1D4A76D2" w:rsidR="0037746D" w:rsidRDefault="00AC1DDB" w:rsidP="00AC1DDB">
      <w:pPr>
        <w:spacing w:line="360" w:lineRule="auto"/>
      </w:pPr>
      <w:r>
        <w:t>I am interested in these groups as separate independent variables</w:t>
      </w:r>
      <w:r w:rsidR="0083705F">
        <w:t xml:space="preserve">. But except when looking at differentiation between groups (incarcerated parents versus criminals, and so on), I use “incarcerated people” as the dependent variable. </w:t>
      </w:r>
    </w:p>
    <w:p w14:paraId="70661C74" w14:textId="77777777" w:rsidR="00AC1DDB" w:rsidRDefault="00AC1DDB" w:rsidP="00AC1DDB">
      <w:pPr>
        <w:spacing w:line="360" w:lineRule="auto"/>
      </w:pPr>
    </w:p>
    <w:p w14:paraId="1AD2EB6B" w14:textId="77777777" w:rsidR="0037746D" w:rsidRPr="006325BF" w:rsidRDefault="0037746D" w:rsidP="0037746D">
      <w:pPr>
        <w:spacing w:line="360" w:lineRule="auto"/>
        <w:rPr>
          <w:i/>
          <w:iCs/>
        </w:rPr>
      </w:pPr>
      <w:r>
        <w:rPr>
          <w:i/>
          <w:iCs/>
        </w:rPr>
        <w:t>Impact</w:t>
      </w:r>
    </w:p>
    <w:p w14:paraId="289E234A" w14:textId="73BDDE36" w:rsidR="0037746D" w:rsidRDefault="0037746D" w:rsidP="0037746D">
      <w:pPr>
        <w:spacing w:line="360" w:lineRule="auto"/>
      </w:pPr>
      <w:r>
        <w:t xml:space="preserve">I am interested in how people who have been incarcerated, know incarcerated people, have been victims, and combinations of these differ from those who select “no/don’t know” – those who </w:t>
      </w:r>
      <w:r>
        <w:lastRenderedPageBreak/>
        <w:t xml:space="preserve">have not been impacted. </w:t>
      </w:r>
      <w:r w:rsidR="00EA2447">
        <w:t xml:space="preserve">I am also interested in how these impacted groups differ between one another </w:t>
      </w:r>
      <w:r w:rsidR="00347E65">
        <w:t>–</w:t>
      </w:r>
      <w:r w:rsidR="00EA2447">
        <w:t xml:space="preserve"> </w:t>
      </w:r>
      <w:r w:rsidR="00347E65">
        <w:t xml:space="preserve">particularly whether those who have been victims of crime are as unlike carceral </w:t>
      </w:r>
      <w:proofErr w:type="gramStart"/>
      <w:r w:rsidR="00347E65">
        <w:t>citizens</w:t>
      </w:r>
      <w:proofErr w:type="gramEnd"/>
      <w:r w:rsidR="00347E65">
        <w:t xml:space="preserve"> and their networks as dominant discourses might suggest. </w:t>
      </w:r>
      <w:r>
        <w:t xml:space="preserve">Participants are asked whether, “in the past five years,” they or “someone they know well” had any of 12 experiences, including “been incarcerated in jail or prison, and “been a victim of violent crime.” They can select both themselves and “someone they know well.”  </w:t>
      </w:r>
    </w:p>
    <w:p w14:paraId="55BCA94B" w14:textId="77777777" w:rsidR="0037746D" w:rsidRDefault="0037746D" w:rsidP="0037746D">
      <w:pPr>
        <w:spacing w:line="360" w:lineRule="auto"/>
      </w:pPr>
    </w:p>
    <w:p w14:paraId="308FB7DD" w14:textId="2D51B5C3" w:rsidR="0037746D" w:rsidRDefault="0037746D" w:rsidP="0037746D">
      <w:pPr>
        <w:spacing w:line="360" w:lineRule="auto"/>
        <w:rPr>
          <w:ins w:id="5" w:author="Candis Watts Smith" w:date="2025-01-15T21:54:00Z" w16du:dateUtc="2025-01-16T02:54:00Z"/>
        </w:rPr>
      </w:pPr>
      <w:r w:rsidRPr="00DE4A4F">
        <w:rPr>
          <w:noProof/>
        </w:rPr>
        <w:drawing>
          <wp:anchor distT="0" distB="0" distL="114300" distR="114300" simplePos="0" relativeHeight="251659264" behindDoc="0" locked="0" layoutInCell="1" allowOverlap="1" wp14:anchorId="3A9581D5" wp14:editId="14A29E79">
            <wp:simplePos x="0" y="0"/>
            <wp:positionH relativeFrom="column">
              <wp:posOffset>3666653</wp:posOffset>
            </wp:positionH>
            <wp:positionV relativeFrom="paragraph">
              <wp:posOffset>83946</wp:posOffset>
            </wp:positionV>
            <wp:extent cx="2399030" cy="2581275"/>
            <wp:effectExtent l="0" t="0" r="1270" b="0"/>
            <wp:wrapSquare wrapText="bothSides"/>
            <wp:docPr id="93337096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Picture 1" descr="A screenshot of a repo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399030" cy="2581275"/>
                    </a:xfrm>
                    <a:prstGeom prst="rect">
                      <a:avLst/>
                    </a:prstGeom>
                  </pic:spPr>
                </pic:pic>
              </a:graphicData>
            </a:graphic>
            <wp14:sizeRelH relativeFrom="page">
              <wp14:pctWidth>0</wp14:pctWidth>
            </wp14:sizeRelH>
            <wp14:sizeRelV relativeFrom="page">
              <wp14:pctHeight>0</wp14:pctHeight>
            </wp14:sizeRelV>
          </wp:anchor>
        </w:drawing>
      </w:r>
      <w:r>
        <w:t>I use different measures for impact at different stages in my analysis. First,</w:t>
      </w:r>
      <w:r w:rsidRPr="00332D42">
        <w:rPr>
          <w:noProof/>
        </w:rPr>
        <w:t xml:space="preserve"> </w:t>
      </w:r>
      <w:r>
        <w:t xml:space="preserve">I create a binary impact variable (Impact)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r w:rsidR="00EA2447">
        <w:t xml:space="preserve"> </w:t>
      </w:r>
      <w:r>
        <w:t xml:space="preserve">Second, I use </w:t>
      </w:r>
      <w:r w:rsidR="00347E65">
        <w:t xml:space="preserve">indicator </w:t>
      </w:r>
      <w:r>
        <w:t>variables for been/know incarcerated, and been/know victims.</w:t>
      </w:r>
    </w:p>
    <w:p w14:paraId="3D24319A" w14:textId="77777777" w:rsidR="0037746D" w:rsidRDefault="0037746D" w:rsidP="00AC1DDB">
      <w:pPr>
        <w:spacing w:line="360" w:lineRule="auto"/>
      </w:pPr>
    </w:p>
    <w:p w14:paraId="5692CD91" w14:textId="77777777" w:rsidR="0037746D" w:rsidRDefault="0037746D" w:rsidP="00AC1DDB">
      <w:pPr>
        <w:spacing w:line="360" w:lineRule="auto"/>
      </w:pPr>
    </w:p>
    <w:p w14:paraId="185E77B8" w14:textId="77777777" w:rsidR="00AC1DDB" w:rsidRDefault="00AC1DDB" w:rsidP="00AC1DDB">
      <w:pPr>
        <w:spacing w:line="360" w:lineRule="auto"/>
      </w:pPr>
      <w:r>
        <w:rPr>
          <w:i/>
          <w:iCs/>
        </w:rPr>
        <w:t>Standardization</w:t>
      </w:r>
      <w:r>
        <w:t xml:space="preserve">: Following Kreitzer and Smith (2023), who point out some survey participants’ tendency to be “gracious in their evaluations of a range of groups while others…may be </w:t>
      </w:r>
      <w:proofErr w:type="spellStart"/>
      <w:r>
        <w:t>dispositionally</w:t>
      </w:r>
      <w:proofErr w:type="spellEnd"/>
      <w:r>
        <w:t xml:space="preserve"> </w:t>
      </w:r>
      <w:proofErr w:type="spellStart"/>
      <w:r>
        <w:t>judgemental</w:t>
      </w:r>
      <w:proofErr w:type="spellEnd"/>
      <w:r>
        <w:t>,” I use standardize deservingness scores adjusted using the “difference between the score a respondent gives to a given group and the average score the respondent gave across all groups.”</w:t>
      </w:r>
    </w:p>
    <w:p w14:paraId="674D01BD" w14:textId="77777777" w:rsidR="0083705F" w:rsidRDefault="0083705F" w:rsidP="00AC1DDB">
      <w:pPr>
        <w:spacing w:line="360" w:lineRule="auto"/>
        <w:rPr>
          <w:b/>
          <w:bCs/>
        </w:rPr>
      </w:pPr>
    </w:p>
    <w:p w14:paraId="75482A46" w14:textId="02F760E6" w:rsidR="00AC1DDB" w:rsidRDefault="0083705F" w:rsidP="00AC1DDB">
      <w:pPr>
        <w:spacing w:line="360" w:lineRule="auto"/>
      </w:pPr>
      <w:r w:rsidRPr="00447ED6">
        <w:lastRenderedPageBreak/>
        <w:t>To</w:t>
      </w:r>
      <w:r>
        <w:rPr>
          <w:b/>
          <w:bCs/>
        </w:rPr>
        <w:t xml:space="preserve"> </w:t>
      </w:r>
      <w:r w:rsidRPr="00447ED6">
        <w:t>e</w:t>
      </w:r>
      <w:r w:rsidR="00AC1DDB">
        <w:t>xplore whether groups who are impacted by the carceral system hold different perceptions of carceral deservingness than one another, and those who are not impacted using regression and ANOVA. To do so, I create control variables:</w:t>
      </w:r>
    </w:p>
    <w:p w14:paraId="6C8AA8B4" w14:textId="77777777" w:rsidR="00AC1DDB" w:rsidRDefault="00AC1DDB" w:rsidP="00AC1DDB">
      <w:pPr>
        <w:spacing w:line="360" w:lineRule="auto"/>
      </w:pPr>
    </w:p>
    <w:p w14:paraId="1E76FA1A" w14:textId="77777777" w:rsidR="00AC1DDB" w:rsidRPr="0037746D" w:rsidRDefault="00AC1DDB" w:rsidP="00AC1DDB">
      <w:pPr>
        <w:spacing w:line="360" w:lineRule="auto"/>
        <w:rPr>
          <w:i/>
          <w:iCs/>
        </w:rPr>
      </w:pPr>
      <w:commentRangeStart w:id="6"/>
      <w:r w:rsidRPr="0037746D">
        <w:rPr>
          <w:i/>
          <w:iCs/>
        </w:rPr>
        <w:t>Control Variables</w:t>
      </w:r>
      <w:commentRangeEnd w:id="6"/>
      <w:r w:rsidRPr="0037746D">
        <w:rPr>
          <w:rStyle w:val="CommentReference"/>
          <w:i/>
          <w:iCs/>
        </w:rPr>
        <w:commentReference w:id="6"/>
      </w:r>
    </w:p>
    <w:p w14:paraId="556582E6" w14:textId="5C2C3E48" w:rsidR="00AC1DDB" w:rsidRDefault="00AC1DDB" w:rsidP="00AC1DDB">
      <w:pPr>
        <w:spacing w:line="360" w:lineRule="auto"/>
      </w:pPr>
      <w:r>
        <w:t>Beliefs about what incarcerated people deserve certainly may reflect punitiveness. This impulse to punish and support punitive, rather than rehabilitative policies through retributivist justifications is heightened in the US by cultures of individualism</w:t>
      </w:r>
      <w:r w:rsidR="0037746D">
        <w:t xml:space="preserve"> and </w:t>
      </w:r>
      <w:proofErr w:type="gramStart"/>
      <w:r>
        <w:t>meritocracy, and</w:t>
      </w:r>
      <w:proofErr w:type="gramEnd"/>
      <w: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p>
    <w:p w14:paraId="325B8806" w14:textId="77777777" w:rsidR="00AC1DDB" w:rsidRDefault="00AC1DDB" w:rsidP="00AC1DDB">
      <w:pPr>
        <w:spacing w:line="360" w:lineRule="auto"/>
      </w:pPr>
    </w:p>
    <w:p w14:paraId="7C7E192E" w14:textId="6EFC63ED" w:rsidR="00AC1DDB" w:rsidRDefault="00AC1DDB" w:rsidP="00AC1DDB">
      <w:pPr>
        <w:spacing w:line="360" w:lineRule="auto"/>
      </w:pPr>
      <w:r>
        <w:t>I measure p</w:t>
      </w:r>
      <w:r w:rsidRPr="00100B73">
        <w:t xml:space="preserve">unitiveness </w:t>
      </w:r>
      <w:r w:rsidR="0037746D">
        <w:t xml:space="preserve">with </w:t>
      </w:r>
      <w:r w:rsidRPr="00100B73">
        <w:t>a 7-point scale question reflecting respondent’s views about the purpose of incarceration</w:t>
      </w:r>
      <w:r>
        <w:t xml:space="preserve">, and whether participants see the purpose being about “punishing incarcerated individuals for past actions” or rehabilitation. </w:t>
      </w:r>
      <w:r w:rsidR="002B42AC">
        <w:t xml:space="preserve">To ensure that questions about criminal legal policy in the survey do not bias responses to this scale, the order in which </w:t>
      </w:r>
      <w:r w:rsidRPr="437AE678">
        <w:t xml:space="preserve">respondents see the two </w:t>
      </w:r>
      <w:r w:rsidR="002B42AC">
        <w:t xml:space="preserve">question blocks, </w:t>
      </w:r>
      <w:r w:rsidRPr="437AE678">
        <w:t xml:space="preserve">as well as policy questions </w:t>
      </w:r>
      <w:r w:rsidR="002B42AC">
        <w:t>themselves,</w:t>
      </w:r>
      <w:r w:rsidRPr="437AE678">
        <w:t xml:space="preserve"> </w:t>
      </w:r>
      <w:r w:rsidR="002B42AC">
        <w:t>are</w:t>
      </w:r>
      <w:r w:rsidRPr="437AE678">
        <w:t xml:space="preserve"> randomized. </w:t>
      </w:r>
    </w:p>
    <w:p w14:paraId="7F00E38C" w14:textId="77777777" w:rsidR="00AC1DDB" w:rsidRDefault="00AC1DDB" w:rsidP="00AC1DDB">
      <w:pPr>
        <w:spacing w:line="360" w:lineRule="auto"/>
      </w:pPr>
    </w:p>
    <w:p w14:paraId="60266AB8" w14:textId="63926EDC" w:rsidR="00AC1DDB" w:rsidRPr="00BB62A5" w:rsidRDefault="00AC1DDB" w:rsidP="00AC1DDB">
      <w:pPr>
        <w:spacing w:line="360" w:lineRule="auto"/>
        <w:rPr>
          <w:sz w:val="23"/>
          <w:szCs w:val="23"/>
        </w:rPr>
      </w:pPr>
      <w:r>
        <w:rPr>
          <w:i/>
          <w:iCs/>
          <w:sz w:val="23"/>
          <w:szCs w:val="23"/>
        </w:rPr>
        <w:t xml:space="preserve">I will control for partisanship and political ideology. </w:t>
      </w:r>
      <w:r w:rsidRPr="008010B8">
        <w:rPr>
          <w:sz w:val="23"/>
          <w:szCs w:val="23"/>
        </w:rPr>
        <w:t xml:space="preserve">Democrats, I expect, will vary more than Republicans in their evaluations of sub-groups, as many note that punitiveness is almost pre-determined within conservative ideology (Burton et al 2020, </w:t>
      </w:r>
      <w:proofErr w:type="spellStart"/>
      <w:r w:rsidRPr="008010B8">
        <w:rPr>
          <w:sz w:val="23"/>
          <w:szCs w:val="23"/>
        </w:rPr>
        <w:t>Mancici</w:t>
      </w:r>
      <w:proofErr w:type="spellEnd"/>
      <w:r w:rsidRPr="008010B8">
        <w:rPr>
          <w:sz w:val="23"/>
          <w:szCs w:val="23"/>
        </w:rPr>
        <w:t xml:space="preserve"> et al 2021, Wilson et al 2015). While </w:t>
      </w:r>
      <w:proofErr w:type="spellStart"/>
      <w:r w:rsidRPr="008010B8">
        <w:rPr>
          <w:sz w:val="23"/>
          <w:szCs w:val="23"/>
        </w:rPr>
        <w:t>Sniderman</w:t>
      </w:r>
      <w:proofErr w:type="spellEnd"/>
      <w:r w:rsidRPr="008010B8">
        <w:rPr>
          <w:sz w:val="23"/>
          <w:szCs w:val="23"/>
        </w:rPr>
        <w:t xml:space="preserve"> and Piazza (1993) contend Democrats’ punitiveness reflects ideological beliefs about personal responsibility and the rule of law, </w:t>
      </w:r>
      <w:proofErr w:type="spellStart"/>
      <w:r w:rsidRPr="008010B8">
        <w:rPr>
          <w:sz w:val="23"/>
          <w:szCs w:val="23"/>
        </w:rPr>
        <w:t>Chouhy</w:t>
      </w:r>
      <w:proofErr w:type="spellEnd"/>
      <w:r w:rsidRPr="008010B8">
        <w:rPr>
          <w:sz w:val="23"/>
          <w:szCs w:val="23"/>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w:t>
      </w:r>
      <w:r>
        <w:rPr>
          <w:sz w:val="23"/>
          <w:szCs w:val="23"/>
        </w:rPr>
        <w:t>To control for party affiliation, r</w:t>
      </w:r>
      <w:r w:rsidRPr="00BB62A5">
        <w:rPr>
          <w:sz w:val="23"/>
          <w:szCs w:val="23"/>
        </w:rPr>
        <w:t>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r>
        <w:rPr>
          <w:sz w:val="23"/>
          <w:szCs w:val="23"/>
        </w:rPr>
        <w:t xml:space="preserve"> </w:t>
      </w:r>
    </w:p>
    <w:p w14:paraId="3CD8EE3C" w14:textId="77777777" w:rsidR="00AC1DDB" w:rsidRPr="008010B8" w:rsidRDefault="00AC1DDB" w:rsidP="00AC1DDB">
      <w:pPr>
        <w:spacing w:line="360" w:lineRule="auto"/>
        <w:rPr>
          <w:sz w:val="23"/>
          <w:szCs w:val="23"/>
        </w:rPr>
      </w:pPr>
    </w:p>
    <w:p w14:paraId="69384205" w14:textId="77777777" w:rsidR="00AC1DDB" w:rsidRPr="008010B8" w:rsidRDefault="00AC1DDB" w:rsidP="00AC1DDB">
      <w:pPr>
        <w:spacing w:line="360" w:lineRule="auto"/>
        <w:rPr>
          <w:sz w:val="23"/>
          <w:szCs w:val="23"/>
        </w:rPr>
      </w:pPr>
      <w:r>
        <w:rPr>
          <w:sz w:val="23"/>
          <w:szCs w:val="23"/>
        </w:rPr>
        <w:t xml:space="preserve">To capture a broader picture of political ideology, respondents are also asked questions about government funding, regulation, and taxation as measures of economic conservativism. They are also asked whether they </w:t>
      </w:r>
      <w:r>
        <w:t xml:space="preserve">consider themselves “liberal, conservative, or somewhere in between” on “questions of social policy, such as welfare, infrastructure, health care, education, and minority rights.” </w:t>
      </w:r>
      <w:r w:rsidRPr="001923EF">
        <w:t>These allow me to create an ideology scale</w:t>
      </w:r>
    </w:p>
    <w:p w14:paraId="2E49ABEF" w14:textId="77777777" w:rsidR="00AC1DDB" w:rsidRDefault="00AC1DDB" w:rsidP="00AC1DDB">
      <w:pPr>
        <w:spacing w:line="360" w:lineRule="auto"/>
      </w:pPr>
    </w:p>
    <w:p w14:paraId="5B55BBCD" w14:textId="0A21F638" w:rsidR="00AC1DDB" w:rsidRDefault="00AC1DDB" w:rsidP="00AC1DDB">
      <w:pPr>
        <w:spacing w:line="360" w:lineRule="auto"/>
        <w:rPr>
          <w:ins w:id="7" w:author="Candis Watts Smith" w:date="2025-01-15T21:43:00Z" w16du:dateUtc="2025-01-16T02:43:00Z"/>
          <w:sz w:val="23"/>
          <w:szCs w:val="23"/>
        </w:rPr>
      </w:pPr>
      <w:r>
        <w:rPr>
          <w:sz w:val="23"/>
          <w:szCs w:val="23"/>
        </w:rPr>
        <w:t xml:space="preserve">I will also control for respondent race and racial attitudes. Respondents are asked </w:t>
      </w:r>
      <w:r w:rsidRPr="00BB62A5">
        <w:rPr>
          <w:sz w:val="23"/>
          <w:szCs w:val="23"/>
        </w:rPr>
        <w:t xml:space="preserve">whether they are </w:t>
      </w:r>
      <w:r>
        <w:t>White, Black or African American, Native American/Alaska Native, Asian/Asian American, Native Hawaiian/Other Pacific Islander, Middle Eastern/North African, Hispanic/Latino/a/e, or “my preferred response is not listed</w:t>
      </w:r>
      <w:r w:rsidRPr="00BB62A5">
        <w:rPr>
          <w:sz w:val="23"/>
          <w:szCs w:val="23"/>
        </w:rPr>
        <w:t xml:space="preserve">.” </w:t>
      </w:r>
      <w:r w:rsidR="00142B48">
        <w:rPr>
          <w:sz w:val="23"/>
          <w:szCs w:val="23"/>
        </w:rPr>
        <w:t>I will use a series of indicator variables (non-Hispanic white, non-Hispanic Black, Hispanic/Latino, and “other” race).</w:t>
      </w:r>
    </w:p>
    <w:p w14:paraId="0312885C" w14:textId="77777777" w:rsidR="00AC1DDB" w:rsidRDefault="00AC1DDB" w:rsidP="00AC1DDB">
      <w:pPr>
        <w:spacing w:line="360" w:lineRule="auto"/>
        <w:rPr>
          <w:ins w:id="8" w:author="Candis Watts Smith" w:date="2025-01-15T21:43:00Z" w16du:dateUtc="2025-01-16T02:43:00Z"/>
          <w:sz w:val="23"/>
          <w:szCs w:val="23"/>
        </w:rPr>
      </w:pPr>
    </w:p>
    <w:p w14:paraId="7905DF93" w14:textId="77777777" w:rsidR="00AC1DDB" w:rsidRPr="008358C6" w:rsidRDefault="00AC1DDB" w:rsidP="00AC1DDB">
      <w:pPr>
        <w:spacing w:line="360" w:lineRule="auto"/>
        <w:rPr>
          <w:sz w:val="23"/>
          <w:szCs w:val="23"/>
        </w:rPr>
      </w:pPr>
      <w:r>
        <w:t xml:space="preserve">To measure racial attitudes, respondents are asked both the ANES Kinder Scales and FIRE Battery questions. </w:t>
      </w:r>
    </w:p>
    <w:p w14:paraId="715F0669" w14:textId="77777777" w:rsidR="00AC1DDB" w:rsidRPr="00AB5E4A" w:rsidRDefault="00AC1DDB" w:rsidP="00AC1DDB">
      <w:pPr>
        <w:spacing w:line="360" w:lineRule="auto"/>
      </w:pPr>
    </w:p>
    <w:p w14:paraId="58F89E11" w14:textId="25D49AEB" w:rsidR="00AC1DDB" w:rsidRPr="00A72543" w:rsidRDefault="00AC1DDB" w:rsidP="00AC1DDB">
      <w:pPr>
        <w:spacing w:line="360" w:lineRule="auto"/>
        <w:rPr>
          <w:sz w:val="23"/>
          <w:szCs w:val="23"/>
        </w:rPr>
      </w:pPr>
      <w:r>
        <w:t xml:space="preserve">Finally, I also control for demographic factors. I control for gender </w:t>
      </w:r>
      <w:r>
        <w:rPr>
          <w:sz w:val="23"/>
          <w:szCs w:val="23"/>
        </w:rPr>
        <w:t xml:space="preserve">with a binary variable where respondents who identified as genderqueer or ‘other’ (of which there were relatively few) will be randomly assigned to woman (0) and men (1). </w:t>
      </w:r>
      <w:r w:rsidRPr="001923EF">
        <w:rPr>
          <w:sz w:val="23"/>
          <w:szCs w:val="23"/>
        </w:rPr>
        <w:t>Location – using information on participants state and county, I will create an albeit overly simplified binary for urban (0) or not-urban (1). Respondents are asked their “with what religious affiliation, if any, [they] most strongly identify.”  First, I will create a binary variable indicating whether a respondent is/not religious (1 = non-religious, respondent selected “none,” 0 = religious, respondents selected Protestant, Catholic, Jewish, Muslim/Islam, or Other).</w:t>
      </w:r>
      <w:r>
        <w:rPr>
          <w:sz w:val="23"/>
          <w:szCs w:val="23"/>
        </w:rPr>
        <w:t xml:space="preserve"> </w:t>
      </w:r>
      <w:r w:rsidR="00447ED6">
        <w:rPr>
          <w:sz w:val="23"/>
          <w:szCs w:val="23"/>
        </w:rPr>
        <w:t>If</w:t>
      </w:r>
      <w:r w:rsidRPr="001923EF">
        <w:rPr>
          <w:sz w:val="23"/>
          <w:szCs w:val="23"/>
        </w:rPr>
        <w:t xml:space="preserve"> respondents select an on option (including ‘other’) besides ‘none,’ are asked “how important religion [is] in [their] life.” A binary variable will indicate whether religion is either “somewhat” or “very” important (0), or “not at all” or “not very” important (1).  </w:t>
      </w:r>
    </w:p>
    <w:p w14:paraId="54D4D993" w14:textId="77777777" w:rsidR="00AC1DDB" w:rsidRDefault="00AC1DDB" w:rsidP="00AC1DDB">
      <w:pPr>
        <w:spacing w:line="360" w:lineRule="auto"/>
        <w:rPr>
          <w:b/>
          <w:bCs/>
        </w:rPr>
      </w:pPr>
    </w:p>
    <w:p w14:paraId="04ABCFB9" w14:textId="77777777" w:rsidR="00AC1DDB" w:rsidRDefault="00AC1DDB" w:rsidP="00AC1DDB">
      <w:pPr>
        <w:spacing w:line="360" w:lineRule="auto"/>
        <w:rPr>
          <w:ins w:id="9" w:author="Candis Watts Smith" w:date="2025-01-15T21:44:00Z" w16du:dateUtc="2025-01-16T02:44:00Z"/>
          <w:b/>
          <w:bCs/>
        </w:rPr>
      </w:pPr>
      <w:r w:rsidRPr="00F2594F">
        <w:rPr>
          <w:b/>
          <w:bCs/>
        </w:rPr>
        <w:t xml:space="preserve">Analysis </w:t>
      </w:r>
      <w:r>
        <w:rPr>
          <w:b/>
          <w:bCs/>
        </w:rPr>
        <w:t>1</w:t>
      </w:r>
      <w:r w:rsidRPr="00F2594F">
        <w:rPr>
          <w:b/>
          <w:bCs/>
        </w:rPr>
        <w:t xml:space="preserve">: </w:t>
      </w:r>
    </w:p>
    <w:p w14:paraId="4E4C8E39" w14:textId="056C2F9A" w:rsidR="00AC1DDB" w:rsidRDefault="00AC1DDB" w:rsidP="00AC1DDB">
      <w:pPr>
        <w:spacing w:line="360" w:lineRule="auto"/>
        <w:rPr>
          <w:sz w:val="23"/>
          <w:szCs w:val="23"/>
        </w:rPr>
      </w:pPr>
      <w:r>
        <w:t xml:space="preserve">To test whether groups who are impacted by the criminal legal system perceive carceral citizens as more deserving </w:t>
      </w:r>
      <w:commentRangeStart w:id="10"/>
      <w:r>
        <w:t>(H1A)</w:t>
      </w:r>
      <w:commentRangeEnd w:id="10"/>
      <w:r>
        <w:rPr>
          <w:rStyle w:val="CommentReference"/>
        </w:rPr>
        <w:commentReference w:id="10"/>
      </w:r>
      <w:r>
        <w:t xml:space="preserve">, and differentiate less between groups than those who are not impacted </w:t>
      </w:r>
      <w:r w:rsidR="00136668">
        <w:t xml:space="preserve">(H1B) </w:t>
      </w:r>
      <w:commentRangeStart w:id="11"/>
      <w:commentRangeEnd w:id="11"/>
      <w:r w:rsidR="00136668">
        <w:rPr>
          <w:rStyle w:val="CommentReference"/>
        </w:rPr>
        <w:commentReference w:id="11"/>
      </w:r>
      <w:commentRangeStart w:id="12"/>
      <w:commentRangeEnd w:id="12"/>
      <w:r w:rsidR="00136668">
        <w:rPr>
          <w:rStyle w:val="CommentReference"/>
        </w:rPr>
        <w:commentReference w:id="12"/>
      </w:r>
      <w:r>
        <w:t>– both i</w:t>
      </w:r>
      <w:r>
        <w:rPr>
          <w:sz w:val="23"/>
          <w:szCs w:val="23"/>
        </w:rPr>
        <w:t xml:space="preserve">n aggregate, and by carceral ‘type,’ I use ANOVA and regression. As discussed, I will utilize deservingness scores that are standardized using the difference between a respondent’s rating </w:t>
      </w:r>
      <w:r>
        <w:rPr>
          <w:sz w:val="23"/>
          <w:szCs w:val="23"/>
        </w:rPr>
        <w:lastRenderedPageBreak/>
        <w:t xml:space="preserve">of each group and their mean rating across all groups to redress individual tendencies to be particularly harsh or generous. </w:t>
      </w:r>
    </w:p>
    <w:p w14:paraId="69F90C60" w14:textId="77777777" w:rsidR="00AC1DDB" w:rsidRDefault="00AC1DDB" w:rsidP="00AC1DDB">
      <w:pPr>
        <w:spacing w:line="360" w:lineRule="auto"/>
        <w:rPr>
          <w:sz w:val="23"/>
          <w:szCs w:val="23"/>
        </w:rPr>
      </w:pPr>
    </w:p>
    <w:p w14:paraId="125CBFC1" w14:textId="77777777" w:rsidR="00AC1DDB" w:rsidRDefault="00AC1DDB" w:rsidP="00AC1DDB">
      <w:pPr>
        <w:spacing w:line="360" w:lineRule="auto"/>
        <w:rPr>
          <w:sz w:val="23"/>
          <w:szCs w:val="23"/>
        </w:rPr>
      </w:pPr>
      <w:r>
        <w:rPr>
          <w:sz w:val="23"/>
          <w:szCs w:val="23"/>
        </w:rPr>
        <w:t xml:space="preserve">Then, I’ll begin with t-tests to compare standardized deservingness ratings between impacted and non-impacted groups, of each carceral subset. This will provide a baseline for whether differences between mean deservingness ratings by non/impacted groups are statistically significant. </w:t>
      </w:r>
    </w:p>
    <w:p w14:paraId="0B3512C7" w14:textId="77777777" w:rsidR="00AC1DDB" w:rsidRDefault="00AC1DDB" w:rsidP="00AC1DDB">
      <w:pPr>
        <w:spacing w:line="360" w:lineRule="auto"/>
        <w:rPr>
          <w:sz w:val="23"/>
          <w:szCs w:val="23"/>
        </w:rPr>
      </w:pPr>
    </w:p>
    <w:p w14:paraId="0E1E1099" w14:textId="77777777" w:rsidR="00AC1DDB" w:rsidRDefault="00AC1DDB" w:rsidP="00AC1DDB">
      <w:pPr>
        <w:spacing w:line="360" w:lineRule="auto"/>
      </w:pPr>
      <w:r>
        <w:rPr>
          <w:sz w:val="23"/>
          <w:szCs w:val="23"/>
        </w:rPr>
        <w:t xml:space="preserve">I will use one-way ANOVA to look at differences across impacted groups (been/knows incarcerated/victim), using </w:t>
      </w:r>
      <w:r w:rsidRPr="00100B73">
        <w:t xml:space="preserve">post-hoc pairwise comparisons with Bonferroni corrections to reduce the likelihood of false positives, and look at effect sizes for overall and pairwise comparisons. </w:t>
      </w:r>
      <w:r>
        <w:t>For coefficients or F-statistics that suggest significant differences between groups, I will use</w:t>
      </w:r>
      <w:r w:rsidRPr="00093497">
        <w:t xml:space="preserve"> post-hoc Tukey HSD tests to identify which specific impact categories differ from each other. Effect sizes (η²) quantify the magnitude of impact's influence on ratings. </w:t>
      </w:r>
    </w:p>
    <w:p w14:paraId="326F68D1" w14:textId="77777777" w:rsidR="00AC1DDB" w:rsidRPr="00B24BC9" w:rsidRDefault="00AC1DDB" w:rsidP="00AC1DDB">
      <w:pPr>
        <w:spacing w:before="100" w:beforeAutospacing="1" w:after="100" w:afterAutospacing="1" w:line="360" w:lineRule="auto"/>
      </w:pPr>
      <w:r>
        <w:rPr>
          <w:sz w:val="23"/>
          <w:szCs w:val="23"/>
        </w:rPr>
        <w:t xml:space="preserve">To understand the relative importance of impact on perceptions of deservingness compared to other factors, I’ll use regression analyses. I’ll </w:t>
      </w:r>
      <w:r w:rsidRPr="00093497">
        <w:t xml:space="preserve">estimates the magnitude of impact's effect </w:t>
      </w:r>
      <w:r>
        <w:t xml:space="preserve">on deservingness ratings specifically of “incarcerated people/prisoners” </w:t>
      </w:r>
      <w:r w:rsidRPr="00093497">
        <w:t>while controlling for demographics and attitudes that might confound the relationship. The impact coefficient represents the expected change in deservingness rating associated with being impacted, holding other factors constant. Second, regression allows testing whether impact remains significant after accounting for variables like racial resentment and punitiveness that my theoretical framework suggests are important. Third, I can add interaction terms to test whether impact effects vary by respondent characteristics.</w:t>
      </w:r>
      <w:r>
        <w:t xml:space="preserve"> The “Impact” variable is the binary variable showing all impacted groups (1) versus not impacted (0). </w:t>
      </w:r>
    </w:p>
    <w:p w14:paraId="7714EC58" w14:textId="5BC9D8C0" w:rsidR="00AC1DDB" w:rsidRDefault="00AC1DDB" w:rsidP="00AC1DDB">
      <w:pPr>
        <w:spacing w:line="360" w:lineRule="auto"/>
        <w:jc w:val="center"/>
      </w:pPr>
      <w:proofErr w:type="spellStart"/>
      <w:r>
        <w:rPr>
          <w:sz w:val="23"/>
          <w:szCs w:val="23"/>
        </w:rPr>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2(Location)+</w:t>
      </w:r>
      <w:r w:rsidR="00D57D57">
        <w:t xml:space="preserve"> Controls</w:t>
      </w:r>
      <w:r>
        <w:t xml:space="preserve"> + </w:t>
      </w:r>
      <w:r>
        <w:sym w:font="Symbol" w:char="F078"/>
      </w:r>
    </w:p>
    <w:p w14:paraId="78BBE4AD" w14:textId="77777777" w:rsidR="00AC1DDB" w:rsidRDefault="00AC1DDB" w:rsidP="00AC1DDB">
      <w:pPr>
        <w:rPr>
          <w:sz w:val="23"/>
          <w:szCs w:val="23"/>
        </w:rPr>
      </w:pPr>
    </w:p>
    <w:p w14:paraId="5B40B2AA" w14:textId="77777777" w:rsidR="00AC1DDB" w:rsidRPr="00F07916" w:rsidRDefault="00AC1DDB" w:rsidP="00AC1DDB">
      <w:r w:rsidRPr="00F07916">
        <w:t xml:space="preserve">This provides a baseline to see how, overall, impact shapes deservingness perceptions. Next, I look at deservingness perceptions of carceral groups </w:t>
      </w:r>
      <w:commentRangeStart w:id="13"/>
      <w:r w:rsidRPr="00F07916">
        <w:t>(“</w:t>
      </w:r>
      <w:proofErr w:type="spellStart"/>
      <w:r w:rsidRPr="00F07916">
        <w:t>Carceral_target</w:t>
      </w:r>
      <w:proofErr w:type="spellEnd"/>
      <w:r w:rsidRPr="00F07916">
        <w:t xml:space="preserve">”). </w:t>
      </w:r>
      <w:commentRangeEnd w:id="13"/>
      <w:r w:rsidRPr="00F07916">
        <w:rPr>
          <w:rStyle w:val="CommentReference"/>
          <w:sz w:val="24"/>
          <w:szCs w:val="24"/>
        </w:rPr>
        <w:commentReference w:id="13"/>
      </w:r>
    </w:p>
    <w:p w14:paraId="5C12FA4C" w14:textId="77777777" w:rsidR="00AC1DDB" w:rsidRDefault="00AC1DDB" w:rsidP="00AC1DDB">
      <w:pPr>
        <w:rPr>
          <w:sz w:val="23"/>
          <w:szCs w:val="23"/>
        </w:rPr>
      </w:pPr>
    </w:p>
    <w:p w14:paraId="5F192DF1" w14:textId="1C47D1A0" w:rsidR="00AC1DDB" w:rsidRDefault="00AC1DDB" w:rsidP="00D57D57">
      <w:pPr>
        <w:spacing w:line="360" w:lineRule="auto"/>
        <w:jc w:val="center"/>
      </w:pPr>
      <w:proofErr w:type="spellStart"/>
      <w:r>
        <w:rPr>
          <w:sz w:val="23"/>
          <w:szCs w:val="23"/>
        </w:rPr>
        <w:t>DeservingnessScore</w:t>
      </w:r>
      <w:r w:rsidR="00DC2EA9">
        <w:rPr>
          <w:sz w:val="23"/>
          <w:szCs w:val="23"/>
        </w:rPr>
        <w:t>_Group</w:t>
      </w:r>
      <w:proofErr w:type="spellEnd"/>
      <w:r>
        <w:rPr>
          <w:sz w:val="23"/>
          <w:szCs w:val="23"/>
        </w:rPr>
        <w:t xml:space="preserve"> = </w:t>
      </w:r>
      <w:r>
        <w:sym w:font="Symbol" w:char="F062"/>
      </w:r>
      <w:r>
        <w:t xml:space="preserve">0 + </w:t>
      </w:r>
      <w:r>
        <w:sym w:font="Symbol" w:char="F062"/>
      </w:r>
      <w:r>
        <w:sym w:font="Symbol" w:char="F031"/>
      </w:r>
      <w:r>
        <w:t xml:space="preserve">(Impact) + </w:t>
      </w:r>
      <w:r w:rsidR="00D57D57">
        <w:t>Controls</w:t>
      </w:r>
      <w:r>
        <w:t xml:space="preserve"> + </w:t>
      </w:r>
      <w:r>
        <w:sym w:font="Symbol" w:char="F078"/>
      </w:r>
    </w:p>
    <w:p w14:paraId="64046BD0" w14:textId="77777777" w:rsidR="00AC1DDB" w:rsidRDefault="00AC1DDB" w:rsidP="00AC1DDB">
      <w:pPr>
        <w:rPr>
          <w:sz w:val="23"/>
          <w:szCs w:val="23"/>
        </w:rPr>
      </w:pPr>
    </w:p>
    <w:p w14:paraId="23D8E360" w14:textId="13A1994A" w:rsidR="00AC1DDB" w:rsidRDefault="00AC1DDB" w:rsidP="00AC1DDB">
      <w:pPr>
        <w:rPr>
          <w:sz w:val="23"/>
          <w:szCs w:val="23"/>
        </w:rPr>
      </w:pPr>
      <w:r>
        <w:rPr>
          <w:sz w:val="23"/>
          <w:szCs w:val="23"/>
        </w:rPr>
        <w:t>This provides a baseline to see how, overall, impact shapes deservingness perceptions of carceral citizens.</w:t>
      </w:r>
    </w:p>
    <w:p w14:paraId="529797C4" w14:textId="77777777" w:rsidR="00AC1DDB" w:rsidRPr="00D7004A" w:rsidRDefault="00AC1DDB" w:rsidP="00AC1DDB">
      <w:pPr>
        <w:rPr>
          <w:sz w:val="23"/>
          <w:szCs w:val="23"/>
        </w:rPr>
      </w:pPr>
    </w:p>
    <w:p w14:paraId="2A8F7957" w14:textId="66FF3F6A" w:rsidR="00AC1DDB" w:rsidRDefault="00AC1DDB" w:rsidP="00136668">
      <w:pPr>
        <w:spacing w:line="360" w:lineRule="auto"/>
        <w:rPr>
          <w:sz w:val="23"/>
          <w:szCs w:val="23"/>
        </w:rPr>
      </w:pPr>
      <w:r>
        <w:rPr>
          <w:sz w:val="23"/>
          <w:szCs w:val="23"/>
        </w:rPr>
        <w:lastRenderedPageBreak/>
        <w:t xml:space="preserve">Next, </w:t>
      </w:r>
      <w:commentRangeStart w:id="14"/>
      <w:r>
        <w:rPr>
          <w:sz w:val="23"/>
          <w:szCs w:val="23"/>
        </w:rPr>
        <w:t xml:space="preserve">to test whether impacted groups differentiate between carceral subsets </w:t>
      </w:r>
      <w:r w:rsidR="00136668">
        <w:rPr>
          <w:sz w:val="23"/>
          <w:szCs w:val="23"/>
        </w:rPr>
        <w:t>less</w:t>
      </w:r>
      <w:r>
        <w:rPr>
          <w:sz w:val="23"/>
          <w:szCs w:val="23"/>
        </w:rPr>
        <w:t xml:space="preserve"> </w:t>
      </w:r>
      <w:commentRangeEnd w:id="14"/>
      <w:r>
        <w:rPr>
          <w:rStyle w:val="CommentReference"/>
        </w:rPr>
        <w:commentReference w:id="14"/>
      </w:r>
      <w:r>
        <w:rPr>
          <w:sz w:val="23"/>
          <w:szCs w:val="23"/>
        </w:rPr>
        <w:t xml:space="preserve">than (a) those who are not directly impacted and (b) </w:t>
      </w:r>
      <w:r w:rsidR="00136668">
        <w:rPr>
          <w:sz w:val="23"/>
          <w:szCs w:val="23"/>
        </w:rPr>
        <w:t xml:space="preserve">differently from </w:t>
      </w:r>
      <w:r>
        <w:rPr>
          <w:sz w:val="23"/>
          <w:szCs w:val="23"/>
        </w:rPr>
        <w:t xml:space="preserve">each other – as in, victims versus people with incarcerated friends/family, I can use a mixed- effects model, accounting for non-independence of ratings from respondents through random effects. </w:t>
      </w:r>
    </w:p>
    <w:p w14:paraId="5D2EDA8B" w14:textId="30AE8CD0" w:rsidR="00AC1DDB" w:rsidRDefault="00AC1DDB" w:rsidP="00AC1DDB">
      <w:pPr>
        <w:spacing w:before="100" w:beforeAutospacing="1" w:after="100" w:afterAutospacing="1" w:line="360" w:lineRule="auto"/>
        <w:jc w:val="center"/>
      </w:pPr>
      <w:proofErr w:type="spellStart"/>
      <w:r w:rsidRPr="00E15AA8">
        <w:t>DeservingScore</w:t>
      </w:r>
      <w:r>
        <w:t>_Differentiations</w:t>
      </w:r>
      <w:proofErr w:type="spellEnd"/>
      <w:r w:rsidRPr="00E15AA8">
        <w:t xml:space="preserve"> = β₀ +</w:t>
      </w:r>
      <w:r w:rsidRPr="00137582">
        <w:t xml:space="preserve"> </w:t>
      </w:r>
      <w:r w:rsidRPr="00E15AA8">
        <w:t>β</w:t>
      </w:r>
      <w:r w:rsidR="00F63DA4">
        <w:t>1</w:t>
      </w:r>
      <w:r>
        <w:t>(Been Inc)</w:t>
      </w:r>
      <w:r w:rsidRPr="00E15AA8">
        <w:t xml:space="preserve"> +</w:t>
      </w:r>
      <w:r w:rsidRPr="00137582">
        <w:t xml:space="preserve"> </w:t>
      </w:r>
      <w:r w:rsidRPr="00E15AA8">
        <w:t>β</w:t>
      </w:r>
      <w:r w:rsidR="00F63DA4">
        <w:t>2</w:t>
      </w:r>
      <w:r>
        <w:t>(Knows Inc)</w:t>
      </w:r>
      <w:r w:rsidRPr="00E15AA8">
        <w:t xml:space="preserve"> +</w:t>
      </w:r>
      <w:r w:rsidRPr="00137582">
        <w:t xml:space="preserve"> </w:t>
      </w:r>
      <w:r w:rsidRPr="00E15AA8">
        <w:t>β</w:t>
      </w:r>
      <w:r w:rsidR="00F63DA4">
        <w:t>3</w:t>
      </w:r>
      <w:r>
        <w:t xml:space="preserve">(Been </w:t>
      </w:r>
      <w:proofErr w:type="spellStart"/>
      <w:r>
        <w:t>Vict</w:t>
      </w:r>
      <w:proofErr w:type="spellEnd"/>
      <w:r>
        <w:t>)</w:t>
      </w:r>
      <w:r w:rsidRPr="00E15AA8">
        <w:t xml:space="preserve"> + β</w:t>
      </w:r>
      <w:r w:rsidR="00F63DA4">
        <w:t>4</w:t>
      </w:r>
      <w:r>
        <w:t xml:space="preserve">(Knows </w:t>
      </w:r>
      <w:proofErr w:type="spellStart"/>
      <w:r>
        <w:t>Vict</w:t>
      </w:r>
      <w:proofErr w:type="spellEnd"/>
      <w:r>
        <w:t xml:space="preserve">) + </w:t>
      </w:r>
      <w:r>
        <w:sym w:font="Symbol" w:char="F062"/>
      </w:r>
      <w:r w:rsidR="00F63DA4">
        <w:t>5</w:t>
      </w:r>
      <w:r>
        <w:t>(</w:t>
      </w:r>
      <w:r>
        <w:rPr>
          <w:sz w:val="23"/>
          <w:szCs w:val="23"/>
        </w:rPr>
        <w:t>Carceral Target)</w:t>
      </w:r>
      <w:r w:rsidRPr="00E15AA8">
        <w:t xml:space="preserve"> + Controls + (1|RespondentID)</w:t>
      </w:r>
    </w:p>
    <w:p w14:paraId="5C2A3D52" w14:textId="1F231578" w:rsidR="00AC1DDB" w:rsidRPr="00BA5D89" w:rsidRDefault="00AC1DDB" w:rsidP="00AC1DDB">
      <w:pPr>
        <w:spacing w:before="100" w:beforeAutospacing="1" w:after="100" w:afterAutospacing="1" w:line="360" w:lineRule="auto"/>
      </w:pPr>
      <w:r>
        <w:t>Because these</w:t>
      </w:r>
      <w:r w:rsidRPr="00093497">
        <w:t xml:space="preserve"> methods rely on different assumptions</w:t>
      </w:r>
      <w:r>
        <w:t xml:space="preserve">, </w:t>
      </w:r>
      <w:r w:rsidRPr="00093497">
        <w:t xml:space="preserve">agreement across </w:t>
      </w:r>
      <w:r>
        <w:t xml:space="preserve">them would </w:t>
      </w:r>
      <w:r w:rsidRPr="00093497">
        <w:t xml:space="preserve">suggests </w:t>
      </w:r>
      <w:r>
        <w:t>robust differences in perceptions by impacted/nonimpacted groups</w:t>
      </w:r>
      <w:r w:rsidRPr="00093497">
        <w:t xml:space="preserve">. </w:t>
      </w:r>
      <w:r>
        <w:t>These different approaches are also helpful because they</w:t>
      </w:r>
      <w:r w:rsidRPr="00093497">
        <w:t xml:space="preserve"> </w:t>
      </w:r>
      <w:r>
        <w:t>indicate</w:t>
      </w:r>
      <w:r w:rsidRPr="00093497">
        <w:t xml:space="preserve"> different aspects of the relationship between impact and deservingness perceptions. T-tests and ANOVA focus on raw group differences, regression examines relative importance of factors, and mixed-effects models capture differentiation patterns.</w:t>
      </w:r>
    </w:p>
    <w:p w14:paraId="5B7F4B81" w14:textId="77777777" w:rsidR="00AC1DDB" w:rsidRPr="00B65339" w:rsidRDefault="00AC1DDB" w:rsidP="00AC1DDB">
      <w:pPr>
        <w:autoSpaceDE w:val="0"/>
        <w:autoSpaceDN w:val="0"/>
        <w:adjustRightInd w:val="0"/>
        <w:spacing w:line="460" w:lineRule="atLeast"/>
        <w:rPr>
          <w:color w:val="000000"/>
          <w:sz w:val="23"/>
          <w:szCs w:val="23"/>
          <w14:ligatures w14:val="standardContextual"/>
        </w:rPr>
      </w:pPr>
      <w:commentRangeStart w:id="15"/>
      <w:r w:rsidRPr="00B65339">
        <w:rPr>
          <w:i/>
          <w:iCs/>
          <w:sz w:val="23"/>
          <w:szCs w:val="23"/>
        </w:rPr>
        <w:t xml:space="preserve">Hypothesis 2: </w:t>
      </w:r>
      <w:r w:rsidRPr="00B65339">
        <w:rPr>
          <w:color w:val="000000"/>
          <w:sz w:val="23"/>
          <w:szCs w:val="23"/>
          <w14:ligatures w14:val="standardContextual"/>
        </w:rPr>
        <w:t xml:space="preserve">People impacted by the carceral system’s views of what policy help carceral citizens </w:t>
      </w:r>
      <w:proofErr w:type="gramStart"/>
      <w:r w:rsidRPr="00B65339">
        <w:rPr>
          <w:color w:val="000000"/>
          <w:sz w:val="23"/>
          <w:szCs w:val="23"/>
          <w14:ligatures w14:val="standardContextual"/>
        </w:rPr>
        <w:t>deserve  –</w:t>
      </w:r>
      <w:proofErr w:type="gramEnd"/>
      <w:r w:rsidRPr="00B65339">
        <w:rPr>
          <w:color w:val="000000"/>
          <w:sz w:val="23"/>
          <w:szCs w:val="23"/>
          <w14:ligatures w14:val="standardContextual"/>
        </w:rPr>
        <w:t xml:space="preserve"> both material and symbolic policies – will be different than those not impacted:</w:t>
      </w:r>
      <w:commentRangeEnd w:id="15"/>
      <w:r>
        <w:rPr>
          <w:rStyle w:val="CommentReference"/>
        </w:rPr>
        <w:commentReference w:id="15"/>
      </w:r>
    </w:p>
    <w:p w14:paraId="3D80701A" w14:textId="6930BFA4" w:rsidR="00AC1DDB" w:rsidRDefault="00AC1DDB" w:rsidP="00AC1DDB">
      <w:pPr>
        <w:spacing w:line="360" w:lineRule="auto"/>
      </w:pPr>
    </w:p>
    <w:p w14:paraId="03595FEE" w14:textId="594BABC4" w:rsidR="00AC1DDB" w:rsidRDefault="00AC1DDB" w:rsidP="00AC1DDB">
      <w:pPr>
        <w:spacing w:line="360" w:lineRule="auto"/>
      </w:pPr>
      <w:r>
        <w:t xml:space="preserve">To test these next hypotheses, </w:t>
      </w:r>
      <w:r w:rsidRPr="00FC7432">
        <w:t xml:space="preserve">I begin </w:t>
      </w:r>
      <w:r>
        <w:t>by establishing a baseline comparison of</w:t>
      </w:r>
      <w:r w:rsidRPr="00FC7432">
        <w:t xml:space="preserve"> </w:t>
      </w:r>
      <w:r>
        <w:t xml:space="preserve">policy preferences between impacted and non-impacted groups. I will conduct </w:t>
      </w:r>
      <w:r w:rsidRPr="00FC7432">
        <w:t>independent samples t-tests comparing standardized policy support between impacted and non-impacted groups for each policy</w:t>
      </w:r>
      <w:r w:rsidR="00136668">
        <w:t xml:space="preserve"> – prison education, prison calls, parole for parents, minimum wage, voting access, restored voting rights, life without parole, and the death penalty</w:t>
      </w:r>
      <w:r w:rsidRPr="00FC7432">
        <w:t xml:space="preserve">. As with deservingness ratings, I then use one-way ANOVA to examine differences across detailed impact with post-hoc Tukey </w:t>
      </w:r>
      <w:r>
        <w:t xml:space="preserve">HSD </w:t>
      </w:r>
      <w:r w:rsidRPr="00FC7432">
        <w:t>tests identifying which specific impact types differ</w:t>
      </w:r>
      <w:r w:rsidR="00136668">
        <w:t xml:space="preserve"> – whether, for example, there is a significant difference between views of </w:t>
      </w:r>
      <w:r w:rsidR="00136668">
        <w:t xml:space="preserve">victims </w:t>
      </w:r>
      <w:r w:rsidR="00136668">
        <w:t>than those of</w:t>
      </w:r>
      <w:r w:rsidR="00136668">
        <w:t xml:space="preserve"> incarcerated individuals</w:t>
      </w:r>
      <w:r w:rsidR="00136668">
        <w:t>.</w:t>
      </w:r>
    </w:p>
    <w:p w14:paraId="16C1CFB5" w14:textId="77777777" w:rsidR="00AC1DDB" w:rsidRPr="00FC7432" w:rsidRDefault="00AC1DDB" w:rsidP="00AC1DDB">
      <w:pPr>
        <w:spacing w:line="360" w:lineRule="auto"/>
      </w:pPr>
    </w:p>
    <w:p w14:paraId="244A069B" w14:textId="77777777" w:rsidR="00AC1DDB" w:rsidRPr="00FC7432" w:rsidRDefault="00AC1DDB" w:rsidP="00AC1DDB">
      <w:pPr>
        <w:spacing w:line="360" w:lineRule="auto"/>
      </w:pPr>
      <w:r w:rsidRPr="00FC7432">
        <w:t>To understand how impact relates to policy support while accounting for other factors, I employ multiple regression analyses:</w:t>
      </w:r>
    </w:p>
    <w:p w14:paraId="46EC3675" w14:textId="77777777" w:rsidR="00AC1DDB" w:rsidRPr="00FC7432" w:rsidRDefault="00AC1DDB" w:rsidP="00AC1DDB">
      <w:pPr>
        <w:spacing w:line="360" w:lineRule="auto"/>
        <w:jc w:val="center"/>
      </w:pPr>
      <w:proofErr w:type="spellStart"/>
      <w:r w:rsidRPr="00FC7432">
        <w:t>PolicySupport</w:t>
      </w:r>
      <w:proofErr w:type="spellEnd"/>
      <w:r w:rsidRPr="00FC7432">
        <w:t xml:space="preserve"> = β₀ + β₁</w:t>
      </w:r>
      <w:r>
        <w:t>(</w:t>
      </w:r>
      <w:r w:rsidRPr="00FC7432">
        <w:t>Impact</w:t>
      </w:r>
      <w:r>
        <w:t>)</w:t>
      </w:r>
      <w:r w:rsidRPr="00FC7432">
        <w:t xml:space="preserve"> + β₂</w:t>
      </w:r>
      <w:r>
        <w:t>(</w:t>
      </w:r>
      <w:r w:rsidRPr="00FC7432">
        <w:t>Race</w:t>
      </w:r>
      <w:r>
        <w:t>)</w:t>
      </w:r>
      <w:r w:rsidRPr="00FC7432">
        <w:t xml:space="preserve"> + β₃Party + β₄Gender + β₅Religion + β₆</w:t>
      </w:r>
      <w:proofErr w:type="spellStart"/>
      <w:r w:rsidRPr="00FC7432">
        <w:t>RacialResentment</w:t>
      </w:r>
      <w:proofErr w:type="spellEnd"/>
      <w:r w:rsidRPr="00FC7432">
        <w:t xml:space="preserve"> + β₇Punitiveness + β₈</w:t>
      </w:r>
      <w:proofErr w:type="spellStart"/>
      <w:r w:rsidRPr="00FC7432">
        <w:t>DeservingScore</w:t>
      </w:r>
      <w:proofErr w:type="spellEnd"/>
      <w:r w:rsidRPr="00FC7432">
        <w:t xml:space="preserve"> + ε</w:t>
      </w:r>
    </w:p>
    <w:p w14:paraId="6EF211A6" w14:textId="77777777" w:rsidR="00AC1DDB" w:rsidRDefault="00AC1DDB" w:rsidP="00AC1DDB">
      <w:pPr>
        <w:spacing w:line="360" w:lineRule="auto"/>
      </w:pPr>
    </w:p>
    <w:p w14:paraId="579C03C4" w14:textId="77777777" w:rsidR="00AC1DDB" w:rsidRPr="00FC7432" w:rsidRDefault="00AC1DDB" w:rsidP="00AC1DDB">
      <w:pPr>
        <w:spacing w:line="360" w:lineRule="auto"/>
      </w:pPr>
      <w:r w:rsidRPr="00FC7432">
        <w:lastRenderedPageBreak/>
        <w:t>This model includes the standardized deservingness ratings as a predictor, allowing examination of whether policy views relate differently to abstract deservingness perceptions for impacted versus non-impacted groups.</w:t>
      </w:r>
    </w:p>
    <w:p w14:paraId="174956CA" w14:textId="77777777" w:rsidR="00AC1DDB" w:rsidRDefault="00AC1DDB" w:rsidP="00AC1DDB">
      <w:pPr>
        <w:spacing w:line="360" w:lineRule="auto"/>
      </w:pPr>
    </w:p>
    <w:p w14:paraId="73933C07" w14:textId="3F909201" w:rsidR="00AC1DDB" w:rsidRDefault="00AC1DDB" w:rsidP="00AC1DDB">
      <w:pPr>
        <w:spacing w:line="360" w:lineRule="auto"/>
      </w:pPr>
      <w:r w:rsidRPr="00FC7432">
        <w:t xml:space="preserve">To test </w:t>
      </w:r>
      <w:r w:rsidR="009B0608">
        <w:t xml:space="preserve">(H2) </w:t>
      </w:r>
      <w:r w:rsidRPr="00FC7432">
        <w:t>whether impact status affects differentiation in policy support, I employ mixed-effects modeling:</w:t>
      </w:r>
    </w:p>
    <w:p w14:paraId="7272BEAB" w14:textId="77777777" w:rsidR="00AC1DDB" w:rsidRDefault="00AC1DDB" w:rsidP="00AC1DDB">
      <w:pPr>
        <w:spacing w:line="360" w:lineRule="auto"/>
        <w:jc w:val="center"/>
      </w:pPr>
      <w:proofErr w:type="spellStart"/>
      <w:r w:rsidRPr="00FC7432">
        <w:t>PolicySupport</w:t>
      </w:r>
      <w:proofErr w:type="spellEnd"/>
      <w:r w:rsidRPr="00FC7432">
        <w:t xml:space="preserve"> = β₀ + β₁Impact + β₂</w:t>
      </w:r>
      <w:proofErr w:type="spellStart"/>
      <w:r w:rsidRPr="00FC7432">
        <w:t>PolicyType</w:t>
      </w:r>
      <w:proofErr w:type="spellEnd"/>
      <w:r w:rsidRPr="00FC7432">
        <w:t xml:space="preserve"> + β₃(</w:t>
      </w:r>
      <w:proofErr w:type="spellStart"/>
      <w:r w:rsidRPr="00FC7432">
        <w:t>Impact×PolicyType</w:t>
      </w:r>
      <w:proofErr w:type="spellEnd"/>
      <w:r w:rsidRPr="00FC7432">
        <w:t>) + Controls + (1|RespondentID)</w:t>
      </w:r>
    </w:p>
    <w:p w14:paraId="5BC580BB" w14:textId="77777777" w:rsidR="00136668" w:rsidRDefault="00136668" w:rsidP="00AC1DDB">
      <w:pPr>
        <w:spacing w:line="360" w:lineRule="auto"/>
      </w:pPr>
    </w:p>
    <w:p w14:paraId="5A9228BF" w14:textId="2233CCF8" w:rsidR="00136668" w:rsidRDefault="00136668" w:rsidP="00AC1DDB">
      <w:pPr>
        <w:spacing w:line="360" w:lineRule="auto"/>
      </w:pPr>
      <w:r>
        <w:t>I then test how different impact experiences affects differentiation in policy support:</w:t>
      </w:r>
    </w:p>
    <w:p w14:paraId="183DF9A7" w14:textId="0F67B4DC" w:rsidR="00136668" w:rsidRDefault="00136668" w:rsidP="00136668">
      <w:pPr>
        <w:spacing w:line="360" w:lineRule="auto"/>
        <w:jc w:val="center"/>
      </w:pPr>
      <w:proofErr w:type="spellStart"/>
      <w:r>
        <w:t>PolicySupport</w:t>
      </w:r>
      <w:proofErr w:type="spellEnd"/>
      <w:r>
        <w:t xml:space="preserve"> = </w:t>
      </w:r>
      <w:r w:rsidRPr="00FC7432">
        <w:t>β₀</w:t>
      </w:r>
      <w:r>
        <w:t xml:space="preserve"> </w:t>
      </w:r>
      <w:r w:rsidRPr="00E15AA8">
        <w:t>+</w:t>
      </w:r>
      <w:r>
        <w:t xml:space="preserve"> </w:t>
      </w:r>
      <w:r w:rsidRPr="00E15AA8">
        <w:t>β</w:t>
      </w:r>
      <w:r>
        <w:t>1(Been Inc)</w:t>
      </w:r>
      <w:r w:rsidRPr="00E15AA8">
        <w:t xml:space="preserve"> +</w:t>
      </w:r>
      <w:r w:rsidRPr="00137582">
        <w:t xml:space="preserve"> </w:t>
      </w:r>
      <w:r w:rsidRPr="00E15AA8">
        <w:t>β</w:t>
      </w:r>
      <w:r>
        <w:t>2(Knows Inc)</w:t>
      </w:r>
      <w:r w:rsidRPr="00E15AA8">
        <w:t xml:space="preserve"> +</w:t>
      </w:r>
      <w:r w:rsidRPr="00137582">
        <w:t xml:space="preserve"> </w:t>
      </w:r>
      <w:r w:rsidRPr="00E15AA8">
        <w:t>β</w:t>
      </w:r>
      <w:r>
        <w:t xml:space="preserve">3(Been </w:t>
      </w:r>
      <w:proofErr w:type="spellStart"/>
      <w:proofErr w:type="gramStart"/>
      <w:r>
        <w:t>Vict</w:t>
      </w:r>
      <w:proofErr w:type="spellEnd"/>
      <w:r>
        <w:t>)</w:t>
      </w:r>
      <w:r w:rsidRPr="00E15AA8">
        <w:t xml:space="preserve">  </w:t>
      </w:r>
      <w:r w:rsidRPr="00FC7432">
        <w:t>+</w:t>
      </w:r>
      <w:proofErr w:type="gramEnd"/>
      <w:r w:rsidRPr="00FC7432">
        <w:t xml:space="preserve"> β</w:t>
      </w:r>
      <w:r>
        <w:t>4(</w:t>
      </w:r>
      <w:proofErr w:type="spellStart"/>
      <w:r w:rsidRPr="00FC7432">
        <w:t>PolicyType</w:t>
      </w:r>
      <w:proofErr w:type="spellEnd"/>
      <w:r>
        <w:t>)</w:t>
      </w:r>
      <w:r w:rsidRPr="00136668">
        <w:t xml:space="preserve"> </w:t>
      </w:r>
      <w:r w:rsidRPr="00FC7432">
        <w:t>β₃(</w:t>
      </w:r>
      <w:r>
        <w:t xml:space="preserve">Been </w:t>
      </w:r>
      <w:proofErr w:type="spellStart"/>
      <w:r>
        <w:t>Inc</w:t>
      </w:r>
      <w:r w:rsidRPr="00FC7432">
        <w:t>×PolicyType</w:t>
      </w:r>
      <w:proofErr w:type="spellEnd"/>
      <w:r w:rsidRPr="00FC7432">
        <w:t>) +</w:t>
      </w:r>
      <w:r>
        <w:t xml:space="preserve"> </w:t>
      </w:r>
      <w:r w:rsidRPr="00FC7432">
        <w:t>β₃(</w:t>
      </w:r>
      <w:r>
        <w:t xml:space="preserve">Knows </w:t>
      </w:r>
      <w:proofErr w:type="spellStart"/>
      <w:r>
        <w:t>Inc</w:t>
      </w:r>
      <w:r w:rsidRPr="00FC7432">
        <w:t>×PolicyType</w:t>
      </w:r>
      <w:proofErr w:type="spellEnd"/>
      <w:r w:rsidRPr="00FC7432">
        <w:t>)  +</w:t>
      </w:r>
      <w:r>
        <w:t xml:space="preserve"> </w:t>
      </w:r>
      <w:r w:rsidRPr="00FC7432">
        <w:t>β₃(</w:t>
      </w:r>
      <w:r>
        <w:t xml:space="preserve">Been </w:t>
      </w:r>
      <w:proofErr w:type="spellStart"/>
      <w:r>
        <w:t>Vict</w:t>
      </w:r>
      <w:r w:rsidRPr="00FC7432">
        <w:t>×PolicyType</w:t>
      </w:r>
      <w:proofErr w:type="spellEnd"/>
      <w:r w:rsidRPr="00FC7432">
        <w:t xml:space="preserve">) </w:t>
      </w:r>
      <w:r w:rsidRPr="00E15AA8">
        <w:t>+</w:t>
      </w:r>
      <w:r w:rsidRPr="00137582">
        <w:t xml:space="preserve"> </w:t>
      </w:r>
      <w:r w:rsidRPr="00FC7432">
        <w:t xml:space="preserve"> Controls + (1|RespondentID)</w:t>
      </w:r>
    </w:p>
    <w:p w14:paraId="12554019" w14:textId="77777777" w:rsidR="00136668" w:rsidRDefault="00136668" w:rsidP="00AC1DDB">
      <w:pPr>
        <w:spacing w:line="360" w:lineRule="auto"/>
      </w:pPr>
    </w:p>
    <w:p w14:paraId="05D1ABD6" w14:textId="2A987FF5" w:rsidR="00AC1DDB" w:rsidRDefault="00AC1DDB" w:rsidP="00AC1DDB">
      <w:pPr>
        <w:spacing w:line="360" w:lineRule="auto"/>
      </w:pPr>
      <w:r w:rsidRPr="00FC7432">
        <w:t xml:space="preserve">The interaction term tests whether impact status changes how people differentiate support across policies. For example, impacted people might show more consistent support across policies </w:t>
      </w:r>
      <w:r w:rsidR="00136668">
        <w:t xml:space="preserve">(both support prison education and prison wages, </w:t>
      </w:r>
      <w:proofErr w:type="spellStart"/>
      <w:r w:rsidR="00136668">
        <w:t>etc</w:t>
      </w:r>
      <w:proofErr w:type="spellEnd"/>
      <w:r w:rsidR="00136668">
        <w:t xml:space="preserve">) </w:t>
      </w:r>
      <w:r w:rsidRPr="00FC7432">
        <w:t xml:space="preserve">while non-impacted people more strongly differentiate between </w:t>
      </w:r>
      <w:r w:rsidR="00F63DA4">
        <w:t>material and symbolic</w:t>
      </w:r>
      <w:r w:rsidRPr="00FC7432">
        <w:t xml:space="preserve"> measures.</w:t>
      </w:r>
    </w:p>
    <w:p w14:paraId="57B9F287" w14:textId="77777777" w:rsidR="00AC1DDB" w:rsidRDefault="00AC1DDB" w:rsidP="00AC1DDB">
      <w:pPr>
        <w:spacing w:line="360" w:lineRule="auto"/>
      </w:pPr>
    </w:p>
    <w:p w14:paraId="139A1151" w14:textId="079A6196" w:rsidR="00AC1DDB" w:rsidRDefault="00AC1DDB" w:rsidP="00AC1DDB">
      <w:pPr>
        <w:spacing w:line="360" w:lineRule="auto"/>
      </w:pPr>
      <w:r>
        <w:t>Next, I explore</w:t>
      </w:r>
      <w:r w:rsidR="009B0608">
        <w:t xml:space="preserve"> (H2A)</w:t>
      </w:r>
      <w:r>
        <w:t xml:space="preserve"> how differentiation in deservingness perceptions informs policies. Here, I introduce a variable to capture the degree to which respondents differentiate between “incarcerated person/prisoner” and other carceral types.</w:t>
      </w:r>
    </w:p>
    <w:p w14:paraId="189715F6" w14:textId="77777777" w:rsidR="00AC1DDB" w:rsidRDefault="00AC1DDB" w:rsidP="00AC1DDB">
      <w:pPr>
        <w:spacing w:line="360" w:lineRule="auto"/>
      </w:pPr>
    </w:p>
    <w:p w14:paraId="5EEAD7E5" w14:textId="36040246" w:rsidR="00AC1DDB" w:rsidRDefault="00AC1DDB" w:rsidP="00136668">
      <w:pPr>
        <w:spacing w:line="360" w:lineRule="auto"/>
        <w:jc w:val="center"/>
      </w:pPr>
      <w:proofErr w:type="spellStart"/>
      <w:r w:rsidRPr="00FC7432">
        <w:t>PolicySupport</w:t>
      </w:r>
      <w:r w:rsidR="00136668">
        <w:t>_By</w:t>
      </w:r>
      <w:proofErr w:type="spellEnd"/>
      <w:r w:rsidR="00136668">
        <w:t xml:space="preserve"> Differentiation</w:t>
      </w:r>
      <w:r w:rsidRPr="00FC7432">
        <w:t xml:space="preserve"> = β₀ + </w:t>
      </w:r>
      <w:r w:rsidRPr="00E15AA8">
        <w:t>β</w:t>
      </w:r>
      <w:r>
        <w:t>1(Been Inc)</w:t>
      </w:r>
      <w:r w:rsidRPr="00E15AA8">
        <w:t xml:space="preserve"> +</w:t>
      </w:r>
      <w:r w:rsidRPr="00137582">
        <w:t xml:space="preserve"> </w:t>
      </w:r>
      <w:r w:rsidRPr="00E15AA8">
        <w:t>β</w:t>
      </w:r>
      <w:r>
        <w:t>2(Knows Inc)</w:t>
      </w:r>
      <w:r w:rsidRPr="00E15AA8">
        <w:t xml:space="preserve"> +</w:t>
      </w:r>
      <w:r w:rsidRPr="00137582">
        <w:t xml:space="preserve"> </w:t>
      </w:r>
      <w:r w:rsidRPr="00E15AA8">
        <w:t>β</w:t>
      </w:r>
      <w:r>
        <w:t xml:space="preserve">3(Been </w:t>
      </w:r>
      <w:proofErr w:type="spellStart"/>
      <w:proofErr w:type="gramStart"/>
      <w:r>
        <w:t>Vict</w:t>
      </w:r>
      <w:proofErr w:type="spellEnd"/>
      <w:r>
        <w:t>)</w:t>
      </w:r>
      <w:r w:rsidRPr="00E15AA8">
        <w:t xml:space="preserve">  </w:t>
      </w:r>
      <w:r w:rsidRPr="00FC7432">
        <w:t>+</w:t>
      </w:r>
      <w:proofErr w:type="gramEnd"/>
      <w:r w:rsidRPr="00FC7432">
        <w:t xml:space="preserve"> β</w:t>
      </w:r>
      <w:r>
        <w:t>4(</w:t>
      </w:r>
      <w:proofErr w:type="spellStart"/>
      <w:r w:rsidRPr="00FC7432">
        <w:t>PolicyType</w:t>
      </w:r>
      <w:proofErr w:type="spellEnd"/>
      <w:r>
        <w:t>)</w:t>
      </w:r>
      <w:r w:rsidRPr="00FC7432">
        <w:t xml:space="preserve"> + β</w:t>
      </w:r>
      <w:r>
        <w:t>4(Desert Difference)</w:t>
      </w:r>
      <w:r w:rsidRPr="003A12E0">
        <w:t xml:space="preserve"> </w:t>
      </w:r>
      <w:r w:rsidRPr="00FC7432">
        <w:t>+ β</w:t>
      </w:r>
      <w:r>
        <w:t>5</w:t>
      </w:r>
      <w:r w:rsidRPr="00FC7432">
        <w:t>(</w:t>
      </w:r>
      <w:proofErr w:type="spellStart"/>
      <w:r w:rsidRPr="00FC7432">
        <w:t>Impact×PolicyType</w:t>
      </w:r>
      <w:proofErr w:type="spellEnd"/>
      <w:r w:rsidRPr="00FC7432">
        <w:t>) + Controls + (1|RespondentID)</w:t>
      </w:r>
    </w:p>
    <w:p w14:paraId="72694820" w14:textId="77777777" w:rsidR="00AC1DDB" w:rsidRDefault="00AC1DDB" w:rsidP="00AC1DDB">
      <w:pPr>
        <w:spacing w:line="360" w:lineRule="auto"/>
        <w:rPr>
          <w:sz w:val="23"/>
          <w:szCs w:val="23"/>
        </w:rPr>
      </w:pPr>
    </w:p>
    <w:p w14:paraId="4C00EEF5" w14:textId="185B1A39" w:rsidR="00AC1DDB" w:rsidRPr="009B0608" w:rsidRDefault="00AC1DDB" w:rsidP="00AC1DDB">
      <w:pPr>
        <w:spacing w:line="360" w:lineRule="auto"/>
      </w:pPr>
      <w:r>
        <w:rPr>
          <w:sz w:val="23"/>
          <w:szCs w:val="23"/>
        </w:rPr>
        <w:t>After mapping differences, I take these policies one by one</w:t>
      </w:r>
      <w:r w:rsidR="009B0608">
        <w:rPr>
          <w:sz w:val="23"/>
          <w:szCs w:val="23"/>
        </w:rPr>
        <w:t xml:space="preserve"> to examine (H2B) whether </w:t>
      </w:r>
      <w:r>
        <w:rPr>
          <w:sz w:val="23"/>
          <w:szCs w:val="23"/>
        </w:rPr>
        <w:t xml:space="preserve">how perceptions of what people deserve changes when those people are incarcerated – again, to glean whether changes in perceptions of people who are impacted are distinct. The survey includes questions about other group’s general and policy deservingness that I use as non-incarcerated/deviant </w:t>
      </w:r>
      <w:r>
        <w:rPr>
          <w:sz w:val="23"/>
          <w:szCs w:val="23"/>
        </w:rPr>
        <w:lastRenderedPageBreak/>
        <w:t>anchors</w:t>
      </w:r>
      <w:r w:rsidR="009B0608">
        <w:rPr>
          <w:sz w:val="23"/>
          <w:szCs w:val="23"/>
        </w:rPr>
        <w:t xml:space="preserve"> (</w:t>
      </w:r>
      <w:r w:rsidR="009B0608">
        <w:t>children, mothers, students, voters, poor families, blue collar workers, working class Americans, labor unions, and parents of undocumented children</w:t>
      </w:r>
      <w:r w:rsidR="009B0608">
        <w:t>)</w:t>
      </w:r>
      <w:r>
        <w:rPr>
          <w:sz w:val="23"/>
          <w:szCs w:val="23"/>
        </w:rPr>
        <w:t xml:space="preserve">. Using these anchors allows me to explore whether, for example, beliefs about the importance of worker protections and reducing economic inequality are effectively “left behind” at prison gates. </w:t>
      </w:r>
    </w:p>
    <w:p w14:paraId="5ADC063E" w14:textId="77777777" w:rsidR="00AC1DDB" w:rsidRDefault="00AC1DDB" w:rsidP="00AC1DDB">
      <w:pPr>
        <w:spacing w:line="360" w:lineRule="auto"/>
        <w:rPr>
          <w:sz w:val="23"/>
          <w:szCs w:val="23"/>
        </w:rPr>
      </w:pPr>
    </w:p>
    <w:p w14:paraId="45E85F2D" w14:textId="31815FFC" w:rsidR="00AC1DDB" w:rsidRDefault="00AC1DDB" w:rsidP="00AC1DDB">
      <w:pPr>
        <w:spacing w:line="360" w:lineRule="auto"/>
        <w:rPr>
          <w:sz w:val="23"/>
          <w:szCs w:val="23"/>
        </w:rPr>
      </w:pPr>
      <w:r>
        <w:rPr>
          <w:sz w:val="23"/>
          <w:szCs w:val="23"/>
        </w:rPr>
        <w:t>I use data to create covariates for the following carceral policies:</w:t>
      </w:r>
      <w:r w:rsidR="00661D4B">
        <w:rPr>
          <w:sz w:val="23"/>
          <w:szCs w:val="23"/>
        </w:rPr>
        <w:t xml:space="preserve"> (1)</w:t>
      </w:r>
      <w:r>
        <w:rPr>
          <w:sz w:val="23"/>
          <w:szCs w:val="23"/>
        </w:rPr>
        <w:t xml:space="preserve"> prison education, </w:t>
      </w:r>
      <w:r w:rsidR="00661D4B">
        <w:rPr>
          <w:sz w:val="23"/>
          <w:szCs w:val="23"/>
        </w:rPr>
        <w:t xml:space="preserve">(2) </w:t>
      </w:r>
      <w:r>
        <w:rPr>
          <w:sz w:val="23"/>
          <w:szCs w:val="23"/>
        </w:rPr>
        <w:t>parole options for parents,</w:t>
      </w:r>
      <w:r w:rsidR="00661D4B">
        <w:rPr>
          <w:sz w:val="23"/>
          <w:szCs w:val="23"/>
        </w:rPr>
        <w:t xml:space="preserve"> (3)</w:t>
      </w:r>
      <w:r>
        <w:rPr>
          <w:sz w:val="23"/>
          <w:szCs w:val="23"/>
        </w:rPr>
        <w:t xml:space="preserve"> voting access in jail, </w:t>
      </w:r>
      <w:r w:rsidR="00661D4B">
        <w:rPr>
          <w:sz w:val="23"/>
          <w:szCs w:val="23"/>
        </w:rPr>
        <w:t xml:space="preserve">(4) </w:t>
      </w:r>
      <w:r>
        <w:rPr>
          <w:sz w:val="23"/>
          <w:szCs w:val="23"/>
        </w:rPr>
        <w:t>voting rights after prison</w:t>
      </w:r>
      <w:r w:rsidR="00661D4B">
        <w:rPr>
          <w:sz w:val="23"/>
          <w:szCs w:val="23"/>
        </w:rPr>
        <w:t xml:space="preserve">, (5) </w:t>
      </w:r>
      <w:r w:rsidR="00661D4B">
        <w:rPr>
          <w:sz w:val="23"/>
          <w:szCs w:val="23"/>
        </w:rPr>
        <w:t>prison wages,</w:t>
      </w:r>
      <w:r w:rsidR="00661D4B">
        <w:rPr>
          <w:sz w:val="23"/>
          <w:szCs w:val="23"/>
        </w:rPr>
        <w:t xml:space="preserve"> (6) life without the possibility of parole, and (7) the death penalty.</w:t>
      </w:r>
    </w:p>
    <w:p w14:paraId="20A58DC6" w14:textId="77777777" w:rsidR="00AC1DDB" w:rsidRDefault="00AC1DDB" w:rsidP="00AC1DDB">
      <w:pPr>
        <w:spacing w:line="360" w:lineRule="auto"/>
        <w:rPr>
          <w:sz w:val="23"/>
          <w:szCs w:val="23"/>
        </w:rPr>
      </w:pPr>
    </w:p>
    <w:p w14:paraId="0A3CB6D4" w14:textId="4365641E" w:rsidR="00AC1DDB" w:rsidRDefault="00AC1DDB" w:rsidP="00AC1DDB">
      <w:pPr>
        <w:spacing w:line="360" w:lineRule="auto"/>
        <w:rPr>
          <w:sz w:val="23"/>
          <w:szCs w:val="23"/>
        </w:rPr>
      </w:pPr>
      <w:r w:rsidRPr="00BC7664">
        <w:rPr>
          <w:b/>
          <w:bCs/>
          <w:sz w:val="23"/>
          <w:szCs w:val="23"/>
        </w:rPr>
        <w:t xml:space="preserve">Policy </w:t>
      </w:r>
      <w:r w:rsidR="00906108">
        <w:rPr>
          <w:b/>
          <w:bCs/>
          <w:sz w:val="23"/>
          <w:szCs w:val="23"/>
        </w:rPr>
        <w:t>1</w:t>
      </w:r>
      <w:r w:rsidRPr="00BC7664">
        <w:rPr>
          <w:b/>
          <w:bCs/>
          <w:sz w:val="23"/>
          <w:szCs w:val="23"/>
        </w:rPr>
        <w:t>:</w:t>
      </w:r>
      <w:r>
        <w:rPr>
          <w:sz w:val="23"/>
          <w:szCs w:val="23"/>
        </w:rPr>
        <w:t xml:space="preserve"> </w:t>
      </w:r>
      <w:r>
        <w:rPr>
          <w:i/>
          <w:iCs/>
          <w:sz w:val="23"/>
          <w:szCs w:val="23"/>
        </w:rPr>
        <w:t xml:space="preserve">Increasing funding for accredited GED and college courses in prisons. </w:t>
      </w:r>
      <w:r>
        <w:rPr>
          <w:sz w:val="23"/>
          <w:szCs w:val="23"/>
        </w:rPr>
        <w:t xml:space="preserve">Beliefs about access to education in prison normatively should reflect strong support for education and students more broadly. It may also reflect differences in what ‘students’ more broadly deserve, as the question itself may invoke an ‘identity’ of a carceral citizen who </w:t>
      </w:r>
      <w:proofErr w:type="gramStart"/>
      <w:r>
        <w:rPr>
          <w:sz w:val="23"/>
          <w:szCs w:val="23"/>
        </w:rPr>
        <w:t>is a student</w:t>
      </w:r>
      <w:proofErr w:type="gramEnd"/>
      <w:r>
        <w:rPr>
          <w:sz w:val="23"/>
          <w:szCs w:val="23"/>
        </w:rPr>
        <w:t xml:space="preserve"> or seeking education. </w:t>
      </w:r>
    </w:p>
    <w:p w14:paraId="563EAAF2" w14:textId="77777777" w:rsidR="00AC1DDB" w:rsidRDefault="00AC1DDB" w:rsidP="00AC1DDB">
      <w:pPr>
        <w:rPr>
          <w:sz w:val="23"/>
          <w:szCs w:val="23"/>
        </w:rPr>
      </w:pPr>
    </w:p>
    <w:p w14:paraId="3D30EE24" w14:textId="77777777" w:rsidR="00AC1DDB" w:rsidRPr="00E65DB0" w:rsidRDefault="00AC1DDB" w:rsidP="00AC1DDB">
      <w:pPr>
        <w:spacing w:line="360" w:lineRule="auto"/>
        <w:rPr>
          <w:sz w:val="23"/>
          <w:szCs w:val="23"/>
        </w:rPr>
      </w:pPr>
      <w:r>
        <w:rPr>
          <w:sz w:val="23"/>
          <w:szCs w:val="23"/>
        </w:rPr>
        <w:t>I will create two education/student covariates. The first will be for symbolic views. It will include l</w:t>
      </w:r>
      <w:r w:rsidRPr="00BA6AC2">
        <w:rPr>
          <w:sz w:val="23"/>
          <w:szCs w:val="23"/>
        </w:rPr>
        <w:t>evel of agreement (strongly agree, agree, disagree, strongly disagree) that</w:t>
      </w:r>
      <w:r>
        <w:rPr>
          <w:sz w:val="23"/>
          <w:szCs w:val="23"/>
        </w:rPr>
        <w:t xml:space="preserve">: </w:t>
      </w:r>
      <w:r w:rsidRPr="00E65DB0">
        <w:rPr>
          <w:sz w:val="23"/>
          <w:szCs w:val="23"/>
        </w:rPr>
        <w:t xml:space="preserve">“attaining a college degree helps Americans to improve their economic </w:t>
      </w:r>
      <w:proofErr w:type="spellStart"/>
      <w:r w:rsidRPr="00E65DB0">
        <w:rPr>
          <w:sz w:val="23"/>
          <w:szCs w:val="23"/>
        </w:rPr>
        <w:t>well being</w:t>
      </w:r>
      <w:proofErr w:type="spellEnd"/>
      <w:r w:rsidRPr="00E65DB0">
        <w:rPr>
          <w:sz w:val="23"/>
          <w:szCs w:val="23"/>
        </w:rPr>
        <w:t xml:space="preserve">;” “more Americans should attend college;” and that “the benefits of college outweigh the financial costs.” </w:t>
      </w:r>
      <w:r>
        <w:rPr>
          <w:sz w:val="23"/>
          <w:szCs w:val="23"/>
        </w:rPr>
        <w:t>It will also include deservingness perceptions of “students” and “women in college.”</w:t>
      </w:r>
    </w:p>
    <w:p w14:paraId="192CA7F5" w14:textId="77777777" w:rsidR="00AC1DDB" w:rsidRDefault="00AC1DDB" w:rsidP="00AC1DDB">
      <w:pPr>
        <w:spacing w:line="360" w:lineRule="auto"/>
        <w:rPr>
          <w:sz w:val="23"/>
          <w:szCs w:val="23"/>
        </w:rPr>
      </w:pPr>
    </w:p>
    <w:p w14:paraId="6134236A" w14:textId="77777777" w:rsidR="00AC1DDB" w:rsidRPr="00E65DB0" w:rsidRDefault="00AC1DDB" w:rsidP="00AC1DDB">
      <w:pPr>
        <w:spacing w:line="360" w:lineRule="auto"/>
        <w:rPr>
          <w:sz w:val="23"/>
          <w:szCs w:val="23"/>
        </w:rPr>
      </w:pPr>
      <w:r>
        <w:rPr>
          <w:sz w:val="23"/>
          <w:szCs w:val="23"/>
        </w:rPr>
        <w:t>The second – a material views covariate – includes three question that either state or imply increases to funding for education: belief in “ensuring that more Americans can attend and pay for college” that “eliminating college debt…would reduce economic inequality,”</w:t>
      </w:r>
      <w:r w:rsidRPr="00E65DB0">
        <w:rPr>
          <w:sz w:val="23"/>
          <w:szCs w:val="23"/>
        </w:rPr>
        <w:t xml:space="preserve"> </w:t>
      </w:r>
      <w:r>
        <w:rPr>
          <w:sz w:val="23"/>
          <w:szCs w:val="23"/>
        </w:rPr>
        <w:t xml:space="preserve">and that </w:t>
      </w:r>
      <w:r w:rsidRPr="00E65DB0">
        <w:rPr>
          <w:sz w:val="23"/>
          <w:szCs w:val="23"/>
        </w:rPr>
        <w:t>“states should provide more funding to public colleges and universities to ensure that they are more affordable to state residents.”</w:t>
      </w:r>
    </w:p>
    <w:p w14:paraId="283F894D" w14:textId="77777777" w:rsidR="00AC1DDB" w:rsidRDefault="00AC1DDB" w:rsidP="00AC1DDB">
      <w:pPr>
        <w:spacing w:line="360" w:lineRule="auto"/>
        <w:rPr>
          <w:sz w:val="23"/>
          <w:szCs w:val="23"/>
        </w:rPr>
      </w:pPr>
    </w:p>
    <w:p w14:paraId="2883291D" w14:textId="4BC24A6F" w:rsidR="00AC1DDB" w:rsidRDefault="00136668" w:rsidP="00AC1DDB">
      <w:pPr>
        <w:spacing w:line="360" w:lineRule="auto"/>
        <w:jc w:val="center"/>
        <w:rPr>
          <w:color w:val="000000"/>
          <w:sz w:val="23"/>
          <w:szCs w:val="23"/>
          <w14:ligatures w14:val="standardContextual"/>
        </w:rPr>
      </w:pPr>
      <w:proofErr w:type="spellStart"/>
      <w:r>
        <w:rPr>
          <w:color w:val="000000"/>
          <w:sz w:val="23"/>
          <w:szCs w:val="23"/>
          <w14:ligatures w14:val="standardContextual"/>
        </w:rPr>
        <w:t>EdInsideOutside</w:t>
      </w:r>
      <w:proofErr w:type="spellEnd"/>
      <w:r w:rsidR="00AC1DDB" w:rsidRPr="004C57CA">
        <w:rPr>
          <w:color w:val="000000"/>
          <w:sz w:val="23"/>
          <w:szCs w:val="23"/>
          <w14:ligatures w14:val="standardContextual"/>
        </w:rPr>
        <w:t xml:space="preserve"> = β₀ + β₁(Impact) + β₂(</w:t>
      </w:r>
      <w:proofErr w:type="spellStart"/>
      <w:r w:rsidR="00AC1DDB" w:rsidRPr="004C57CA">
        <w:rPr>
          <w:color w:val="000000"/>
          <w:sz w:val="23"/>
          <w:szCs w:val="23"/>
          <w14:ligatures w14:val="standardContextual"/>
        </w:rPr>
        <w:t>SubgroupType</w:t>
      </w:r>
      <w:proofErr w:type="spellEnd"/>
      <w:r w:rsidR="00AC1DDB" w:rsidRPr="004C57CA">
        <w:rPr>
          <w:color w:val="000000"/>
          <w:sz w:val="23"/>
          <w:szCs w:val="23"/>
          <w14:ligatures w14:val="standardContextual"/>
        </w:rPr>
        <w:t>)</w:t>
      </w:r>
      <w:r w:rsidR="00AC1DDB">
        <w:rPr>
          <w:color w:val="000000"/>
          <w:sz w:val="23"/>
          <w:szCs w:val="23"/>
          <w14:ligatures w14:val="standardContextual"/>
        </w:rPr>
        <w:t xml:space="preserve"> </w:t>
      </w:r>
      <w:r w:rsidR="00AC1DDB" w:rsidRPr="004C57CA">
        <w:rPr>
          <w:color w:val="000000"/>
          <w:sz w:val="23"/>
          <w:szCs w:val="23"/>
          <w14:ligatures w14:val="standardContextual"/>
        </w:rPr>
        <w:t>+</w:t>
      </w:r>
      <w:r w:rsidR="00AC1DDB">
        <w:rPr>
          <w:color w:val="000000"/>
          <w:sz w:val="23"/>
          <w:szCs w:val="23"/>
          <w14:ligatures w14:val="standardContextual"/>
        </w:rPr>
        <w:t xml:space="preserve"> </w:t>
      </w:r>
      <w:r w:rsidR="00AC1DDB" w:rsidRPr="004C57CA">
        <w:rPr>
          <w:color w:val="000000"/>
          <w:sz w:val="23"/>
          <w:szCs w:val="23"/>
          <w14:ligatures w14:val="standardContextual"/>
        </w:rPr>
        <w:t>β</w:t>
      </w:r>
      <w:r w:rsidR="00AC1DDB" w:rsidRPr="004C57CA">
        <w:rPr>
          <w:color w:val="000000"/>
          <w:sz w:val="14"/>
          <w:szCs w:val="14"/>
          <w14:ligatures w14:val="standardContextual"/>
        </w:rPr>
        <w:t>3</w:t>
      </w:r>
      <w:r w:rsidR="00AC1DDB">
        <w:rPr>
          <w:color w:val="000000"/>
          <w:sz w:val="23"/>
          <w:szCs w:val="23"/>
          <w14:ligatures w14:val="standardContextual"/>
        </w:rPr>
        <w:t>(</w:t>
      </w:r>
      <w:proofErr w:type="spellStart"/>
      <w:r w:rsidR="00AC1DDB">
        <w:rPr>
          <w:color w:val="000000"/>
          <w:sz w:val="23"/>
          <w:szCs w:val="23"/>
          <w14:ligatures w14:val="standardContextual"/>
        </w:rPr>
        <w:t>Symbolic_Education</w:t>
      </w:r>
      <w:proofErr w:type="spellEnd"/>
      <w:r w:rsidR="00AC1DDB">
        <w:rPr>
          <w:color w:val="000000"/>
          <w:sz w:val="23"/>
          <w:szCs w:val="23"/>
          <w14:ligatures w14:val="standardContextual"/>
        </w:rPr>
        <w:t>) +</w:t>
      </w:r>
      <w:r w:rsidR="00AC1DDB" w:rsidRPr="004C57CA">
        <w:rPr>
          <w:color w:val="000000"/>
          <w:sz w:val="23"/>
          <w:szCs w:val="23"/>
          <w14:ligatures w14:val="standardContextual"/>
        </w:rPr>
        <w:t xml:space="preserve"> β</w:t>
      </w:r>
      <w:r w:rsidR="00AC1DDB">
        <w:rPr>
          <w:color w:val="000000"/>
          <w:sz w:val="14"/>
          <w:szCs w:val="14"/>
          <w14:ligatures w14:val="standardContextual"/>
        </w:rPr>
        <w:t>4</w:t>
      </w:r>
      <w:r w:rsidR="00AC1DDB">
        <w:rPr>
          <w:color w:val="000000"/>
          <w:sz w:val="23"/>
          <w:szCs w:val="23"/>
          <w14:ligatures w14:val="standardContextual"/>
        </w:rPr>
        <w:t>(</w:t>
      </w:r>
      <w:proofErr w:type="spellStart"/>
      <w:r w:rsidR="00AC1DDB">
        <w:rPr>
          <w:color w:val="000000"/>
          <w:sz w:val="23"/>
          <w:szCs w:val="23"/>
          <w14:ligatures w14:val="standardContextual"/>
        </w:rPr>
        <w:t>Material_Education</w:t>
      </w:r>
      <w:proofErr w:type="spellEnd"/>
      <w:r w:rsidR="00AC1DDB">
        <w:rPr>
          <w:color w:val="000000"/>
          <w:sz w:val="23"/>
          <w:szCs w:val="23"/>
          <w14:ligatures w14:val="standardContextual"/>
        </w:rPr>
        <w:t xml:space="preserve">) + </w:t>
      </w:r>
      <w:r w:rsidR="00AC1DDB" w:rsidRPr="004C57CA">
        <w:rPr>
          <w:color w:val="000000"/>
          <w:sz w:val="23"/>
          <w:szCs w:val="23"/>
          <w14:ligatures w14:val="standardContextual"/>
        </w:rPr>
        <w:t>β</w:t>
      </w:r>
      <w:r w:rsidR="00AC1DDB">
        <w:rPr>
          <w:color w:val="000000"/>
          <w:sz w:val="14"/>
          <w:szCs w:val="14"/>
          <w14:ligatures w14:val="standardContextual"/>
        </w:rPr>
        <w:t>5</w:t>
      </w:r>
      <w:r w:rsidR="00AC1DDB" w:rsidRPr="004C57CA">
        <w:rPr>
          <w:color w:val="000000"/>
          <w:sz w:val="23"/>
          <w:szCs w:val="23"/>
          <w14:ligatures w14:val="standardContextual"/>
        </w:rPr>
        <w:t>(Impact ×</w:t>
      </w:r>
      <w:proofErr w:type="spellStart"/>
      <w:r w:rsidR="00AC1DDB">
        <w:rPr>
          <w:color w:val="000000"/>
          <w:sz w:val="23"/>
          <w:szCs w:val="23"/>
          <w14:ligatures w14:val="standardContextual"/>
        </w:rPr>
        <w:t>Symbolic_Education</w:t>
      </w:r>
      <w:proofErr w:type="spellEnd"/>
      <w:r w:rsidR="00AC1DDB">
        <w:rPr>
          <w:color w:val="000000"/>
          <w:sz w:val="23"/>
          <w:szCs w:val="23"/>
          <w14:ligatures w14:val="standardContextual"/>
        </w:rPr>
        <w:t xml:space="preserve">) + </w:t>
      </w:r>
      <w:r w:rsidR="00AC1DDB" w:rsidRPr="004C57CA">
        <w:rPr>
          <w:color w:val="000000"/>
          <w:sz w:val="23"/>
          <w:szCs w:val="23"/>
          <w14:ligatures w14:val="standardContextual"/>
        </w:rPr>
        <w:t>β</w:t>
      </w:r>
      <w:r w:rsidR="00AC1DDB">
        <w:rPr>
          <w:color w:val="000000"/>
          <w:sz w:val="14"/>
          <w:szCs w:val="14"/>
          <w14:ligatures w14:val="standardContextual"/>
        </w:rPr>
        <w:t>6</w:t>
      </w:r>
      <w:r w:rsidR="00AC1DDB" w:rsidRPr="004C57CA">
        <w:rPr>
          <w:color w:val="000000"/>
          <w:sz w:val="23"/>
          <w:szCs w:val="23"/>
          <w14:ligatures w14:val="standardContextual"/>
        </w:rPr>
        <w:t>(Impact ×</w:t>
      </w:r>
      <w:proofErr w:type="spellStart"/>
      <w:r w:rsidR="00AC1DDB">
        <w:rPr>
          <w:color w:val="000000"/>
          <w:sz w:val="23"/>
          <w:szCs w:val="23"/>
          <w14:ligatures w14:val="standardContextual"/>
        </w:rPr>
        <w:t>Material_Education</w:t>
      </w:r>
      <w:proofErr w:type="spellEnd"/>
      <w:r w:rsidR="00AC1DDB">
        <w:rPr>
          <w:color w:val="000000"/>
          <w:sz w:val="23"/>
          <w:szCs w:val="23"/>
          <w14:ligatures w14:val="standardContextual"/>
        </w:rPr>
        <w:t xml:space="preserve">) </w:t>
      </w:r>
      <w:r w:rsidR="00AC1DDB" w:rsidRPr="004C57CA">
        <w:rPr>
          <w:color w:val="000000"/>
          <w:sz w:val="23"/>
          <w:szCs w:val="23"/>
          <w14:ligatures w14:val="standardContextual"/>
        </w:rPr>
        <w:t>+ Controls + (1|RespondentID)</w:t>
      </w:r>
    </w:p>
    <w:p w14:paraId="4ACD04B7" w14:textId="77777777" w:rsidR="00AC1DDB" w:rsidRDefault="00AC1DDB" w:rsidP="00AC1DDB">
      <w:pPr>
        <w:spacing w:line="360" w:lineRule="auto"/>
        <w:rPr>
          <w:sz w:val="23"/>
          <w:szCs w:val="23"/>
        </w:rPr>
      </w:pPr>
    </w:p>
    <w:p w14:paraId="363ACFC0" w14:textId="3A3783A3" w:rsidR="00AC1DDB" w:rsidRDefault="00AC1DDB" w:rsidP="00AC1DDB">
      <w:pPr>
        <w:spacing w:line="360" w:lineRule="auto"/>
        <w:rPr>
          <w:sz w:val="23"/>
          <w:szCs w:val="23"/>
        </w:rPr>
      </w:pPr>
      <w:r w:rsidRPr="00E65DB0">
        <w:rPr>
          <w:b/>
          <w:bCs/>
          <w:sz w:val="23"/>
          <w:szCs w:val="23"/>
        </w:rPr>
        <w:t xml:space="preserve">Policy </w:t>
      </w:r>
      <w:r w:rsidR="00906108">
        <w:rPr>
          <w:b/>
          <w:bCs/>
          <w:sz w:val="23"/>
          <w:szCs w:val="23"/>
        </w:rPr>
        <w:t>2</w:t>
      </w:r>
      <w:r>
        <w:rPr>
          <w:b/>
          <w:bCs/>
          <w:sz w:val="23"/>
          <w:szCs w:val="23"/>
        </w:rPr>
        <w:t xml:space="preserve">: </w:t>
      </w:r>
      <w:r w:rsidRPr="002F40BC">
        <w:rPr>
          <w:i/>
          <w:iCs/>
          <w:sz w:val="23"/>
          <w:szCs w:val="23"/>
        </w:rPr>
        <w:t>E</w:t>
      </w:r>
      <w:r>
        <w:rPr>
          <w:i/>
          <w:iCs/>
          <w:sz w:val="23"/>
          <w:szCs w:val="23"/>
        </w:rPr>
        <w:t>liminating costs for phone calls between people in prison and their families or communities</w:t>
      </w:r>
      <w:r>
        <w:rPr>
          <w:sz w:val="23"/>
          <w:szCs w:val="23"/>
        </w:rPr>
        <w:t xml:space="preserve">, </w:t>
      </w:r>
      <w:r w:rsidRPr="00E65DB0">
        <w:rPr>
          <w:b/>
          <w:bCs/>
          <w:sz w:val="23"/>
          <w:szCs w:val="23"/>
        </w:rPr>
        <w:t xml:space="preserve">and </w:t>
      </w:r>
      <w:r>
        <w:rPr>
          <w:b/>
          <w:bCs/>
          <w:sz w:val="23"/>
          <w:szCs w:val="23"/>
        </w:rPr>
        <w:t xml:space="preserve">Policy </w:t>
      </w:r>
      <w:r w:rsidR="00906108">
        <w:rPr>
          <w:b/>
          <w:bCs/>
          <w:sz w:val="23"/>
          <w:szCs w:val="23"/>
        </w:rPr>
        <w:t>3</w:t>
      </w:r>
      <w:r>
        <w:rPr>
          <w:b/>
          <w:bCs/>
          <w:sz w:val="23"/>
          <w:szCs w:val="23"/>
        </w:rPr>
        <w:t>:</w:t>
      </w:r>
      <w:r>
        <w:rPr>
          <w:sz w:val="23"/>
          <w:szCs w:val="23"/>
        </w:rPr>
        <w:t xml:space="preserve"> </w:t>
      </w:r>
      <w:r>
        <w:rPr>
          <w:i/>
          <w:iCs/>
          <w:sz w:val="23"/>
          <w:szCs w:val="23"/>
        </w:rPr>
        <w:t>allow</w:t>
      </w:r>
      <w:r w:rsidRPr="00E65DB0">
        <w:rPr>
          <w:sz w:val="23"/>
          <w:szCs w:val="23"/>
        </w:rPr>
        <w:t>(</w:t>
      </w:r>
      <w:proofErr w:type="spellStart"/>
      <w:r w:rsidRPr="00E65DB0">
        <w:rPr>
          <w:sz w:val="23"/>
          <w:szCs w:val="23"/>
        </w:rPr>
        <w:t>ing</w:t>
      </w:r>
      <w:proofErr w:type="spellEnd"/>
      <w:r w:rsidRPr="00E65DB0">
        <w:rPr>
          <w:sz w:val="23"/>
          <w:szCs w:val="23"/>
        </w:rPr>
        <w:t>)</w:t>
      </w:r>
      <w:r>
        <w:rPr>
          <w:i/>
          <w:iCs/>
          <w:sz w:val="23"/>
          <w:szCs w:val="23"/>
        </w:rPr>
        <w:t xml:space="preserve"> judges to offer parents of young children sentencing alternatives, like parole</w:t>
      </w:r>
      <w:r>
        <w:rPr>
          <w:sz w:val="23"/>
          <w:szCs w:val="23"/>
        </w:rPr>
        <w:t>.</w:t>
      </w:r>
      <w:r>
        <w:rPr>
          <w:b/>
          <w:bCs/>
          <w:i/>
          <w:iCs/>
          <w:sz w:val="23"/>
          <w:szCs w:val="23"/>
        </w:rPr>
        <w:t xml:space="preserve"> </w:t>
      </w:r>
      <w:r>
        <w:rPr>
          <w:sz w:val="23"/>
          <w:szCs w:val="23"/>
        </w:rPr>
        <w:t xml:space="preserve">Both policies invoke ‘identities’ of non-incarcerated family members – </w:t>
      </w:r>
      <w:r>
        <w:rPr>
          <w:sz w:val="23"/>
          <w:szCs w:val="23"/>
        </w:rPr>
        <w:lastRenderedPageBreak/>
        <w:t xml:space="preserve">particularly children – and frame carceral citizens in their identities as family members and, in the latter, parents. Both also may change how “control” and “need” are perceived, in that they are anchored around parents/families/communities/children’s needs to be in contact. In policy </w:t>
      </w:r>
      <w:r w:rsidR="00906108">
        <w:rPr>
          <w:sz w:val="23"/>
          <w:szCs w:val="23"/>
        </w:rPr>
        <w:t>2</w:t>
      </w:r>
      <w:r>
        <w:rPr>
          <w:sz w:val="23"/>
          <w:szCs w:val="23"/>
        </w:rPr>
        <w:t xml:space="preserve">, eliminating the costs of phone calls technically implies increased expense – whether out of existing department of corrections budgets or in new line items. However, that the question is framed as “eliminating costs,” even for “people in prison” may reduce opposition from some small-budget minded respondents. </w:t>
      </w:r>
      <w:proofErr w:type="gramStart"/>
      <w:r>
        <w:rPr>
          <w:sz w:val="23"/>
          <w:szCs w:val="23"/>
        </w:rPr>
        <w:t>Policy  differs</w:t>
      </w:r>
      <w:proofErr w:type="gramEnd"/>
      <w:r>
        <w:rPr>
          <w:sz w:val="23"/>
          <w:szCs w:val="23"/>
        </w:rPr>
        <w:t xml:space="preserve"> from policy </w:t>
      </w:r>
      <w:r w:rsidR="00906108">
        <w:rPr>
          <w:sz w:val="23"/>
          <w:szCs w:val="23"/>
        </w:rPr>
        <w:t>3</w:t>
      </w:r>
      <w:r>
        <w:rPr>
          <w:sz w:val="23"/>
          <w:szCs w:val="23"/>
        </w:rPr>
        <w:t xml:space="preserve"> in that carceral citizens are introduced as </w:t>
      </w:r>
      <w:r w:rsidRPr="00960BA6">
        <w:rPr>
          <w:i/>
          <w:iCs/>
          <w:sz w:val="23"/>
          <w:szCs w:val="23"/>
        </w:rPr>
        <w:t>in</w:t>
      </w:r>
      <w:r>
        <w:rPr>
          <w:sz w:val="23"/>
          <w:szCs w:val="23"/>
        </w:rPr>
        <w:t xml:space="preserve"> prison. While individuals facing sentencing are already convicted “criminals,” respondents particularly who lack familiarity with the criminal legal system may not make this </w:t>
      </w:r>
      <w:proofErr w:type="gramStart"/>
      <w:r>
        <w:rPr>
          <w:sz w:val="23"/>
          <w:szCs w:val="23"/>
        </w:rPr>
        <w:t>connection, and</w:t>
      </w:r>
      <w:proofErr w:type="gramEnd"/>
      <w:r>
        <w:rPr>
          <w:sz w:val="23"/>
          <w:szCs w:val="23"/>
        </w:rPr>
        <w:t xml:space="preserve"> react primarily to a framing in which a “parent” is still getting “punished” – paroled – but able to stay with children.  </w:t>
      </w:r>
    </w:p>
    <w:p w14:paraId="0940C87A" w14:textId="77777777" w:rsidR="00AC1DDB" w:rsidRDefault="00AC1DDB" w:rsidP="00AC1DDB">
      <w:pPr>
        <w:spacing w:line="360" w:lineRule="auto"/>
        <w:rPr>
          <w:sz w:val="23"/>
          <w:szCs w:val="23"/>
        </w:rPr>
      </w:pPr>
    </w:p>
    <w:p w14:paraId="1557ADFD" w14:textId="64A1E47F" w:rsidR="00AC1DDB" w:rsidRDefault="00AC1DDB" w:rsidP="00AC1DDB">
      <w:pPr>
        <w:spacing w:line="360" w:lineRule="auto"/>
        <w:rPr>
          <w:sz w:val="23"/>
          <w:szCs w:val="23"/>
        </w:rPr>
      </w:pPr>
      <w:r>
        <w:rPr>
          <w:sz w:val="23"/>
          <w:szCs w:val="23"/>
        </w:rPr>
        <w:t xml:space="preserve"> First, I </w:t>
      </w:r>
      <w:proofErr w:type="gramStart"/>
      <w:r>
        <w:rPr>
          <w:sz w:val="23"/>
          <w:szCs w:val="23"/>
        </w:rPr>
        <w:t>am able to</w:t>
      </w:r>
      <w:proofErr w:type="gramEnd"/>
      <w:r>
        <w:rPr>
          <w:sz w:val="23"/>
          <w:szCs w:val="23"/>
        </w:rPr>
        <w:t xml:space="preserve"> create a covariate for deservingness perceptions of “children” (although I will need to address/bootstrap that a third of respondents evaluated this group), and “poor families.” A third of respondents also evaluate the deservingness of “non-citizen parents of citizen children.” While, as I discuss in the implications section, this raises broader questions about how personal experiences shape who we believe deserve what, which merits its own paper, testing whether and how non/impacted people differentiate here will give some insight into whether differences are more universal – or applicable to other contexts involving constructed “deviants” -- than just carceral contexts.</w:t>
      </w:r>
    </w:p>
    <w:p w14:paraId="5FBA8931" w14:textId="77777777" w:rsidR="00AC1DDB" w:rsidRDefault="00AC1DDB" w:rsidP="00AC1DDB">
      <w:pPr>
        <w:spacing w:line="360" w:lineRule="auto"/>
        <w:rPr>
          <w:sz w:val="23"/>
          <w:szCs w:val="23"/>
        </w:rPr>
      </w:pPr>
    </w:p>
    <w:p w14:paraId="122E052E" w14:textId="7AC7B20B" w:rsidR="00AC1DDB" w:rsidRDefault="00136668" w:rsidP="00AC1DDB">
      <w:pPr>
        <w:spacing w:line="360" w:lineRule="auto"/>
        <w:jc w:val="center"/>
        <w:rPr>
          <w:color w:val="000000"/>
          <w:sz w:val="23"/>
          <w:szCs w:val="23"/>
          <w14:ligatures w14:val="standardContextual"/>
        </w:rPr>
      </w:pPr>
      <w:proofErr w:type="spellStart"/>
      <w:r>
        <w:rPr>
          <w:color w:val="000000"/>
          <w:sz w:val="23"/>
          <w:szCs w:val="23"/>
          <w14:ligatures w14:val="standardContextual"/>
        </w:rPr>
        <w:t>FamiliesInsideOutside</w:t>
      </w:r>
      <w:proofErr w:type="spellEnd"/>
      <w:r w:rsidR="00AC1DDB" w:rsidRPr="004C57CA">
        <w:rPr>
          <w:color w:val="000000"/>
          <w:sz w:val="23"/>
          <w:szCs w:val="23"/>
          <w14:ligatures w14:val="standardContextual"/>
        </w:rPr>
        <w:t xml:space="preserve"> = β₀ + β₁(Impact) + β₂(</w:t>
      </w:r>
      <w:proofErr w:type="spellStart"/>
      <w:r w:rsidR="00AC1DDB" w:rsidRPr="004C57CA">
        <w:rPr>
          <w:color w:val="000000"/>
          <w:sz w:val="23"/>
          <w:szCs w:val="23"/>
          <w14:ligatures w14:val="standardContextual"/>
        </w:rPr>
        <w:t>SubgroupType</w:t>
      </w:r>
      <w:proofErr w:type="spellEnd"/>
      <w:r w:rsidR="00AC1DDB" w:rsidRPr="004C57CA">
        <w:rPr>
          <w:color w:val="000000"/>
          <w:sz w:val="23"/>
          <w:szCs w:val="23"/>
          <w14:ligatures w14:val="standardContextual"/>
        </w:rPr>
        <w:t>)</w:t>
      </w:r>
      <w:r w:rsidR="00AC1DDB">
        <w:rPr>
          <w:color w:val="000000"/>
          <w:sz w:val="23"/>
          <w:szCs w:val="23"/>
          <w14:ligatures w14:val="standardContextual"/>
        </w:rPr>
        <w:t xml:space="preserve"> </w:t>
      </w:r>
      <w:r w:rsidR="00AC1DDB" w:rsidRPr="004C57CA">
        <w:rPr>
          <w:color w:val="000000"/>
          <w:sz w:val="23"/>
          <w:szCs w:val="23"/>
          <w14:ligatures w14:val="standardContextual"/>
        </w:rPr>
        <w:t>+</w:t>
      </w:r>
      <w:r w:rsidR="00AC1DDB">
        <w:rPr>
          <w:color w:val="000000"/>
          <w:sz w:val="23"/>
          <w:szCs w:val="23"/>
          <w14:ligatures w14:val="standardContextual"/>
        </w:rPr>
        <w:t xml:space="preserve"> </w:t>
      </w:r>
      <w:r w:rsidR="00AC1DDB" w:rsidRPr="004C57CA">
        <w:rPr>
          <w:color w:val="000000"/>
          <w:sz w:val="23"/>
          <w:szCs w:val="23"/>
          <w14:ligatures w14:val="standardContextual"/>
        </w:rPr>
        <w:t>β</w:t>
      </w:r>
      <w:r w:rsidR="00AC1DDB" w:rsidRPr="004C57CA">
        <w:rPr>
          <w:color w:val="000000"/>
          <w:sz w:val="14"/>
          <w:szCs w:val="14"/>
          <w14:ligatures w14:val="standardContextual"/>
        </w:rPr>
        <w:t>3</w:t>
      </w:r>
      <w:r w:rsidR="00AC1DDB">
        <w:rPr>
          <w:color w:val="000000"/>
          <w:sz w:val="23"/>
          <w:szCs w:val="23"/>
          <w14:ligatures w14:val="standardContextual"/>
        </w:rPr>
        <w:t>(Children) +</w:t>
      </w:r>
      <w:r w:rsidR="00AC1DDB" w:rsidRPr="004C57CA">
        <w:rPr>
          <w:color w:val="000000"/>
          <w:sz w:val="23"/>
          <w:szCs w:val="23"/>
          <w14:ligatures w14:val="standardContextual"/>
        </w:rPr>
        <w:t xml:space="preserve"> β</w:t>
      </w:r>
      <w:r w:rsidR="00AC1DDB">
        <w:rPr>
          <w:color w:val="000000"/>
          <w:sz w:val="14"/>
          <w:szCs w:val="14"/>
          <w14:ligatures w14:val="standardContextual"/>
        </w:rPr>
        <w:t>4</w:t>
      </w:r>
      <w:r w:rsidR="00AC1DDB">
        <w:rPr>
          <w:color w:val="000000"/>
          <w:sz w:val="23"/>
          <w:szCs w:val="23"/>
          <w14:ligatures w14:val="standardContextual"/>
        </w:rPr>
        <w:t xml:space="preserve">() + </w:t>
      </w:r>
      <w:r w:rsidR="00AC1DDB" w:rsidRPr="004C57CA">
        <w:rPr>
          <w:color w:val="000000"/>
          <w:sz w:val="23"/>
          <w:szCs w:val="23"/>
          <w14:ligatures w14:val="standardContextual"/>
        </w:rPr>
        <w:t>β</w:t>
      </w:r>
      <w:r w:rsidR="00AC1DDB">
        <w:rPr>
          <w:color w:val="000000"/>
          <w:sz w:val="14"/>
          <w:szCs w:val="14"/>
          <w14:ligatures w14:val="standardContextual"/>
        </w:rPr>
        <w:t>5</w:t>
      </w:r>
      <w:r w:rsidR="00AC1DDB" w:rsidRPr="004C57CA">
        <w:rPr>
          <w:color w:val="000000"/>
          <w:sz w:val="23"/>
          <w:szCs w:val="23"/>
          <w14:ligatures w14:val="standardContextual"/>
        </w:rPr>
        <w:t>(Impact ×</w:t>
      </w:r>
      <w:r w:rsidR="00AC1DDB">
        <w:rPr>
          <w:color w:val="000000"/>
          <w:sz w:val="23"/>
          <w:szCs w:val="23"/>
          <w14:ligatures w14:val="standardContextual"/>
        </w:rPr>
        <w:t xml:space="preserve">Children) + </w:t>
      </w:r>
      <w:r w:rsidR="00AC1DDB" w:rsidRPr="004C57CA">
        <w:rPr>
          <w:color w:val="000000"/>
          <w:sz w:val="23"/>
          <w:szCs w:val="23"/>
          <w14:ligatures w14:val="standardContextual"/>
        </w:rPr>
        <w:t>β</w:t>
      </w:r>
      <w:r w:rsidR="00AC1DDB">
        <w:rPr>
          <w:color w:val="000000"/>
          <w:sz w:val="14"/>
          <w:szCs w:val="14"/>
          <w14:ligatures w14:val="standardContextual"/>
        </w:rPr>
        <w:t>6</w:t>
      </w:r>
      <w:r w:rsidR="00AC1DDB" w:rsidRPr="004C57CA">
        <w:rPr>
          <w:color w:val="000000"/>
          <w:sz w:val="23"/>
          <w:szCs w:val="23"/>
          <w14:ligatures w14:val="standardContextual"/>
        </w:rPr>
        <w:t>(×</w:t>
      </w:r>
      <w:r w:rsidR="00AC1DDB">
        <w:rPr>
          <w:color w:val="000000"/>
          <w:sz w:val="23"/>
          <w:szCs w:val="23"/>
          <w14:ligatures w14:val="standardContextual"/>
        </w:rPr>
        <w:t xml:space="preserve">) </w:t>
      </w:r>
      <w:r w:rsidR="00AC1DDB" w:rsidRPr="004C57CA">
        <w:rPr>
          <w:color w:val="000000"/>
          <w:sz w:val="23"/>
          <w:szCs w:val="23"/>
          <w14:ligatures w14:val="standardContextual"/>
        </w:rPr>
        <w:t>+ Controls + (1|RespondentID)</w:t>
      </w:r>
    </w:p>
    <w:p w14:paraId="0A896A2A" w14:textId="77777777" w:rsidR="00AC1DDB" w:rsidRDefault="00AC1DDB" w:rsidP="00AC1DDB">
      <w:pPr>
        <w:spacing w:line="360" w:lineRule="auto"/>
        <w:rPr>
          <w:sz w:val="23"/>
          <w:szCs w:val="23"/>
        </w:rPr>
      </w:pPr>
    </w:p>
    <w:p w14:paraId="735FED08" w14:textId="1919C5D7" w:rsidR="00F63DA4" w:rsidRPr="00C1187E" w:rsidRDefault="00AC1DDB" w:rsidP="00C1187E">
      <w:pPr>
        <w:spacing w:line="360" w:lineRule="auto"/>
        <w:rPr>
          <w:sz w:val="23"/>
          <w:szCs w:val="23"/>
        </w:rPr>
      </w:pPr>
      <w:r>
        <w:rPr>
          <w:sz w:val="23"/>
          <w:szCs w:val="23"/>
        </w:rPr>
        <w:t xml:space="preserve">As they are framed, both questions are matters of “help,” rather than “status conferring/punishing.” </w:t>
      </w:r>
    </w:p>
    <w:p w14:paraId="41F3CF83" w14:textId="77777777" w:rsidR="00F63DA4" w:rsidRDefault="00F63DA4" w:rsidP="00AC1DDB">
      <w:pPr>
        <w:rPr>
          <w:b/>
          <w:bCs/>
          <w:sz w:val="23"/>
          <w:szCs w:val="23"/>
        </w:rPr>
      </w:pPr>
    </w:p>
    <w:p w14:paraId="1E61A464" w14:textId="77B65A7F" w:rsidR="00F63DA4" w:rsidRDefault="00F63DA4" w:rsidP="00F63DA4">
      <w:pPr>
        <w:rPr>
          <w:i/>
          <w:iCs/>
          <w:sz w:val="23"/>
          <w:szCs w:val="23"/>
        </w:rPr>
      </w:pPr>
      <w:r w:rsidRPr="00E65DB0">
        <w:rPr>
          <w:b/>
          <w:bCs/>
          <w:sz w:val="23"/>
          <w:szCs w:val="23"/>
        </w:rPr>
        <w:t xml:space="preserve">Policy </w:t>
      </w:r>
      <w:r w:rsidR="00906108">
        <w:rPr>
          <w:b/>
          <w:bCs/>
          <w:sz w:val="23"/>
          <w:szCs w:val="23"/>
        </w:rPr>
        <w:t>4</w:t>
      </w:r>
      <w:r>
        <w:rPr>
          <w:b/>
          <w:bCs/>
          <w:sz w:val="23"/>
          <w:szCs w:val="23"/>
        </w:rPr>
        <w:t xml:space="preserve">: </w:t>
      </w:r>
      <w:r>
        <w:rPr>
          <w:i/>
          <w:iCs/>
          <w:sz w:val="23"/>
          <w:szCs w:val="23"/>
        </w:rPr>
        <w:t xml:space="preserve">Allow people convicted of felonies to vote after serving their sentences </w:t>
      </w:r>
      <w:r w:rsidRPr="00E65DB0">
        <w:rPr>
          <w:b/>
          <w:bCs/>
          <w:sz w:val="23"/>
          <w:szCs w:val="23"/>
        </w:rPr>
        <w:t xml:space="preserve">and </w:t>
      </w:r>
      <w:r>
        <w:rPr>
          <w:b/>
          <w:bCs/>
          <w:sz w:val="23"/>
          <w:szCs w:val="23"/>
        </w:rPr>
        <w:t xml:space="preserve">Policy </w:t>
      </w:r>
      <w:r w:rsidR="00906108">
        <w:rPr>
          <w:b/>
          <w:bCs/>
          <w:sz w:val="23"/>
          <w:szCs w:val="23"/>
        </w:rPr>
        <w:t>5</w:t>
      </w:r>
      <w:r w:rsidRPr="00E65DB0">
        <w:rPr>
          <w:b/>
          <w:bCs/>
          <w:sz w:val="23"/>
          <w:szCs w:val="23"/>
        </w:rPr>
        <w:t>:</w:t>
      </w:r>
      <w:r>
        <w:rPr>
          <w:b/>
          <w:bCs/>
          <w:sz w:val="23"/>
          <w:szCs w:val="23"/>
        </w:rPr>
        <w:t xml:space="preserve"> </w:t>
      </w:r>
      <w:r>
        <w:rPr>
          <w:i/>
          <w:iCs/>
          <w:sz w:val="23"/>
          <w:szCs w:val="23"/>
        </w:rPr>
        <w:t xml:space="preserve">Requiring that jail and election officials ensure that people who are eligible to vote while incarcerated </w:t>
      </w:r>
      <w:proofErr w:type="gramStart"/>
      <w:r>
        <w:rPr>
          <w:i/>
          <w:iCs/>
          <w:sz w:val="23"/>
          <w:szCs w:val="23"/>
        </w:rPr>
        <w:t>are able to</w:t>
      </w:r>
      <w:proofErr w:type="gramEnd"/>
      <w:r>
        <w:rPr>
          <w:i/>
          <w:iCs/>
          <w:sz w:val="23"/>
          <w:szCs w:val="23"/>
        </w:rPr>
        <w:t xml:space="preserve"> exercise that right. </w:t>
      </w:r>
    </w:p>
    <w:p w14:paraId="22EC65E6" w14:textId="77777777" w:rsidR="00F63DA4" w:rsidRPr="006E08FC" w:rsidRDefault="00F63DA4" w:rsidP="00F63DA4">
      <w:pPr>
        <w:rPr>
          <w:i/>
          <w:iCs/>
          <w:sz w:val="23"/>
          <w:szCs w:val="23"/>
        </w:rPr>
      </w:pPr>
    </w:p>
    <w:p w14:paraId="620DECAA" w14:textId="77777777" w:rsidR="00F63DA4" w:rsidRDefault="00F63DA4" w:rsidP="00F63DA4">
      <w:pPr>
        <w:spacing w:line="360" w:lineRule="auto"/>
        <w:rPr>
          <w:sz w:val="23"/>
          <w:szCs w:val="23"/>
        </w:rPr>
      </w:pPr>
      <w:r>
        <w:rPr>
          <w:sz w:val="23"/>
          <w:szCs w:val="23"/>
        </w:rPr>
        <w:t>The wording of policy questions surrounding voting rights changes how people respond to them, often idiosyncratically when carceral citizens are described as “felons,” “prisoners,” or “inmates,” and when felony convictions or specific crimes are mentioned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2008, </w:t>
      </w:r>
      <w:proofErr w:type="spellStart"/>
      <w:r w:rsidRPr="008010B8">
        <w:rPr>
          <w:sz w:val="23"/>
          <w:szCs w:val="23"/>
        </w:rPr>
        <w:t>MassInc</w:t>
      </w:r>
      <w:proofErr w:type="spellEnd"/>
      <w:r w:rsidRPr="008010B8">
        <w:rPr>
          <w:sz w:val="23"/>
          <w:szCs w:val="23"/>
        </w:rPr>
        <w:t xml:space="preserve"> 2020, 2022,</w:t>
      </w:r>
      <w:r>
        <w:rPr>
          <w:sz w:val="23"/>
          <w:szCs w:val="23"/>
        </w:rPr>
        <w:t xml:space="preserve"> Sentencing Project 2022,</w:t>
      </w:r>
      <w:r w:rsidRPr="008010B8">
        <w:rPr>
          <w:sz w:val="23"/>
          <w:szCs w:val="23"/>
        </w:rPr>
        <w:t xml:space="preserve"> </w:t>
      </w:r>
      <w:proofErr w:type="spellStart"/>
      <w:r w:rsidRPr="008010B8">
        <w:rPr>
          <w:sz w:val="23"/>
          <w:szCs w:val="23"/>
        </w:rPr>
        <w:t>Uggen</w:t>
      </w:r>
      <w:proofErr w:type="spellEnd"/>
      <w:r w:rsidRPr="008010B8">
        <w:rPr>
          <w:sz w:val="23"/>
          <w:szCs w:val="23"/>
        </w:rPr>
        <w:t xml:space="preserve"> 2023</w:t>
      </w:r>
      <w:r>
        <w:rPr>
          <w:sz w:val="23"/>
          <w:szCs w:val="23"/>
        </w:rPr>
        <w:t xml:space="preserve">). </w:t>
      </w:r>
    </w:p>
    <w:p w14:paraId="4B3D13DE" w14:textId="77777777" w:rsidR="00F63DA4" w:rsidRDefault="00F63DA4" w:rsidP="00F63DA4">
      <w:pPr>
        <w:spacing w:line="360" w:lineRule="auto"/>
        <w:rPr>
          <w:sz w:val="23"/>
          <w:szCs w:val="23"/>
        </w:rPr>
      </w:pPr>
    </w:p>
    <w:p w14:paraId="01300AE3" w14:textId="4BE6F69B" w:rsidR="00F63DA4" w:rsidRDefault="00F63DA4" w:rsidP="00F63DA4">
      <w:pPr>
        <w:spacing w:line="360" w:lineRule="auto"/>
        <w:rPr>
          <w:sz w:val="23"/>
          <w:szCs w:val="23"/>
        </w:rPr>
      </w:pPr>
      <w:r>
        <w:rPr>
          <w:sz w:val="23"/>
          <w:szCs w:val="23"/>
        </w:rPr>
        <w:lastRenderedPageBreak/>
        <w:t xml:space="preserve">Policy </w:t>
      </w:r>
      <w:r w:rsidR="00906108">
        <w:rPr>
          <w:sz w:val="23"/>
          <w:szCs w:val="23"/>
        </w:rPr>
        <w:t>4</w:t>
      </w:r>
      <w:r>
        <w:rPr>
          <w:sz w:val="23"/>
          <w:szCs w:val="23"/>
        </w:rPr>
        <w:t xml:space="preserve"> does not ask about incarcerated people, but formerly incarcerated people. Policy </w:t>
      </w:r>
      <w:r w:rsidR="00906108">
        <w:rPr>
          <w:sz w:val="23"/>
          <w:szCs w:val="23"/>
        </w:rPr>
        <w:t>5</w:t>
      </w:r>
      <w:r>
        <w:rPr>
          <w:sz w:val="23"/>
          <w:szCs w:val="23"/>
        </w:rPr>
        <w:t xml:space="preserve"> frames carceral citizens as people (firstly) who are already eligible voters. Where questions of “allowing” or “extending” voting “rights,” “privileges,” or “abilities” might invoke a hierarchical response in which the target is a moral and civic “other,” making the question operate as a “status-conferring” matter, in this context it is more a matter of help. </w:t>
      </w:r>
    </w:p>
    <w:p w14:paraId="2B1E54C6" w14:textId="77777777" w:rsidR="00F63DA4" w:rsidRDefault="00F63DA4" w:rsidP="00F63DA4">
      <w:pPr>
        <w:spacing w:line="360" w:lineRule="auto"/>
        <w:rPr>
          <w:sz w:val="23"/>
          <w:szCs w:val="23"/>
        </w:rPr>
      </w:pPr>
    </w:p>
    <w:p w14:paraId="45A6ED26" w14:textId="77777777" w:rsidR="00F63DA4" w:rsidRDefault="00F63DA4" w:rsidP="00F63DA4">
      <w:pPr>
        <w:spacing w:line="360" w:lineRule="auto"/>
        <w:rPr>
          <w:sz w:val="23"/>
          <w:szCs w:val="23"/>
        </w:rPr>
      </w:pPr>
      <w:r>
        <w:rPr>
          <w:sz w:val="23"/>
          <w:szCs w:val="23"/>
        </w:rPr>
        <w:t xml:space="preserve">To test whether views on these issues reflect strong views on electoral policy and civic-mindedness, I </w:t>
      </w:r>
      <w:proofErr w:type="gramStart"/>
      <w:r>
        <w:rPr>
          <w:sz w:val="23"/>
          <w:szCs w:val="23"/>
        </w:rPr>
        <w:t>am able to</w:t>
      </w:r>
      <w:proofErr w:type="gramEnd"/>
      <w:r>
        <w:rPr>
          <w:sz w:val="23"/>
          <w:szCs w:val="23"/>
        </w:rPr>
        <w:t xml:space="preserve"> create a dummy variable for support or opposition to other electoral reforms, including automatic voter registration, making election day a holiday, voter ID, and allowing non-citizen parents with citizen children to vote in local school board elections. I am then able to create a binary composite for those who voted in the 2020 elections versus were eligible but unable, whether they plan to vote in the 2024 elections, and whether they believe or strongly agree/disagree they “feel the government pays attention to what people think when it decides what to do.”</w:t>
      </w:r>
    </w:p>
    <w:p w14:paraId="2FE49925" w14:textId="77777777" w:rsidR="00F63DA4" w:rsidRDefault="00F63DA4" w:rsidP="00F63DA4">
      <w:pPr>
        <w:rPr>
          <w:sz w:val="23"/>
          <w:szCs w:val="23"/>
        </w:rPr>
      </w:pPr>
    </w:p>
    <w:p w14:paraId="6FD3E36D" w14:textId="77777777" w:rsidR="00F63DA4" w:rsidRDefault="00F63DA4" w:rsidP="00F63DA4">
      <w:pPr>
        <w:spacing w:line="360" w:lineRule="auto"/>
        <w:jc w:val="center"/>
        <w:rPr>
          <w:color w:val="000000"/>
          <w:sz w:val="23"/>
          <w:szCs w:val="23"/>
          <w14:ligatures w14:val="standardContextual"/>
        </w:rPr>
      </w:pPr>
      <w:proofErr w:type="spellStart"/>
      <w:r>
        <w:rPr>
          <w:color w:val="000000"/>
          <w:sz w:val="23"/>
          <w:szCs w:val="23"/>
          <w14:ligatures w14:val="standardContextual"/>
        </w:rPr>
        <w:t>VotingInsideOutside</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(Electoral Policy)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(Civic Minded)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w:t>
      </w:r>
      <w:proofErr w:type="spellStart"/>
      <w:r w:rsidRPr="004C57CA">
        <w:rPr>
          <w:color w:val="000000"/>
          <w:sz w:val="23"/>
          <w:szCs w:val="23"/>
          <w14:ligatures w14:val="standardContextual"/>
        </w:rPr>
        <w:t>Impact×SubgroupType×</w:t>
      </w:r>
      <w:r>
        <w:rPr>
          <w:color w:val="000000"/>
          <w:sz w:val="23"/>
          <w:szCs w:val="23"/>
          <w14:ligatures w14:val="standardContextual"/>
        </w:rPr>
        <w:t>Workers</w:t>
      </w:r>
      <w:r w:rsidRPr="004C57CA">
        <w:rPr>
          <w:color w:val="000000"/>
          <w:sz w:val="23"/>
          <w:szCs w:val="23"/>
          <w14:ligatures w14:val="standardContextual"/>
        </w:rPr>
        <w:t>×</w:t>
      </w:r>
      <w:r>
        <w:rPr>
          <w:color w:val="000000"/>
          <w:sz w:val="23"/>
          <w:szCs w:val="23"/>
          <w14:ligatures w14:val="standardContextual"/>
        </w:rPr>
        <w:t>Wagges</w:t>
      </w:r>
      <w:proofErr w:type="spellEnd"/>
      <w:r w:rsidRPr="004C57CA">
        <w:rPr>
          <w:color w:val="000000"/>
          <w:sz w:val="23"/>
          <w:szCs w:val="23"/>
          <w14:ligatures w14:val="standardContextual"/>
        </w:rPr>
        <w:t>) + Controls + (1|RespondentID)</w:t>
      </w:r>
    </w:p>
    <w:p w14:paraId="4AA8EAF7" w14:textId="77777777" w:rsidR="00760C6C" w:rsidRDefault="00760C6C"/>
    <w:p w14:paraId="5D4CC628" w14:textId="104AD357" w:rsidR="00906108" w:rsidRPr="00906108" w:rsidRDefault="00906108" w:rsidP="00906108">
      <w:pPr>
        <w:spacing w:line="360" w:lineRule="auto"/>
        <w:rPr>
          <w:color w:val="000000"/>
          <w:sz w:val="23"/>
          <w:szCs w:val="23"/>
          <w14:ligatures w14:val="standardContextual"/>
        </w:rPr>
      </w:pPr>
      <w:r>
        <w:rPr>
          <w:b/>
          <w:bCs/>
          <w:sz w:val="23"/>
          <w:szCs w:val="23"/>
        </w:rPr>
        <w:t xml:space="preserve">Policy </w:t>
      </w:r>
      <w:r>
        <w:rPr>
          <w:b/>
          <w:bCs/>
          <w:sz w:val="23"/>
          <w:szCs w:val="23"/>
        </w:rPr>
        <w:t>6</w:t>
      </w:r>
      <w:r>
        <w:rPr>
          <w:b/>
          <w:bCs/>
          <w:sz w:val="23"/>
          <w:szCs w:val="23"/>
        </w:rPr>
        <w:t xml:space="preserve">: </w:t>
      </w:r>
      <w:r>
        <w:rPr>
          <w:i/>
          <w:iCs/>
          <w:sz w:val="23"/>
          <w:szCs w:val="23"/>
        </w:rPr>
        <w:t xml:space="preserve">Requiring that prison laborers be paid according to state minimum wage. </w:t>
      </w:r>
      <w:r>
        <w:rPr>
          <w:sz w:val="23"/>
          <w:szCs w:val="23"/>
        </w:rPr>
        <w:t xml:space="preserve">Views about prison pay should reflect broader views about worker deservingness, labor policy, and income inequality – including the role economic inequality and hardship play in carceral outcomes. Conversely, while gaps between support for workers, pro-labor policy, or policies to reduce income inequality outside prison versus inside prison could reflect expressive punitiveness – beliefs that the need to punish outweigh the import of reducing conditions (poverty) that drive criminality – I suggest such gaps inherently reflect affect and an opposition to policies that ‘empower’ or challenge morally or racially differentiated status of people who are </w:t>
      </w:r>
      <w:r w:rsidRPr="002F40BC">
        <w:rPr>
          <w:i/>
          <w:iCs/>
          <w:sz w:val="23"/>
          <w:szCs w:val="23"/>
        </w:rPr>
        <w:t>identified</w:t>
      </w:r>
      <w:r>
        <w:rPr>
          <w:sz w:val="23"/>
          <w:szCs w:val="23"/>
        </w:rPr>
        <w:t xml:space="preserve"> as incarcerated. Finally, this question may suggest elements of ‘control’ – a laborer in prison is working, ‘need’ – sub-minimum wage payment should inherently convey need, and a laborer suggests that people who are incarcerated have economic need, as well as ‘attitude’ or ‘reciprocity’ by virtue of being a somewhat humanized ‘laborer.’ </w:t>
      </w:r>
    </w:p>
    <w:p w14:paraId="655AC94A" w14:textId="77777777" w:rsidR="00906108" w:rsidRDefault="00906108" w:rsidP="00906108">
      <w:pPr>
        <w:spacing w:line="360" w:lineRule="auto"/>
        <w:rPr>
          <w:sz w:val="23"/>
          <w:szCs w:val="23"/>
        </w:rPr>
      </w:pPr>
    </w:p>
    <w:p w14:paraId="66E91723" w14:textId="77777777" w:rsidR="00906108" w:rsidRDefault="00906108" w:rsidP="00906108">
      <w:pPr>
        <w:spacing w:line="360" w:lineRule="auto"/>
        <w:rPr>
          <w:sz w:val="23"/>
          <w:szCs w:val="23"/>
        </w:rPr>
      </w:pPr>
      <w:r>
        <w:rPr>
          <w:sz w:val="23"/>
          <w:szCs w:val="23"/>
        </w:rPr>
        <w:t>I will create a covariate for minimum wages using deservingness perceptions and policy question(s). about worker deservingness will be created using p</w:t>
      </w:r>
      <w:r w:rsidRPr="002A5F9F">
        <w:rPr>
          <w:sz w:val="23"/>
          <w:szCs w:val="23"/>
        </w:rPr>
        <w:t>erception</w:t>
      </w:r>
      <w:r>
        <w:rPr>
          <w:sz w:val="23"/>
          <w:szCs w:val="23"/>
        </w:rPr>
        <w:t>s</w:t>
      </w:r>
      <w:r w:rsidRPr="002A5F9F">
        <w:rPr>
          <w:sz w:val="23"/>
          <w:szCs w:val="23"/>
        </w:rPr>
        <w:t xml:space="preserve"> of </w:t>
      </w:r>
      <w:commentRangeStart w:id="16"/>
      <w:r w:rsidRPr="002A5F9F">
        <w:rPr>
          <w:sz w:val="23"/>
          <w:szCs w:val="23"/>
        </w:rPr>
        <w:t xml:space="preserve">“labor unions” </w:t>
      </w:r>
      <w:commentRangeEnd w:id="16"/>
      <w:r>
        <w:rPr>
          <w:rStyle w:val="CommentReference"/>
        </w:rPr>
        <w:commentReference w:id="16"/>
      </w:r>
      <w:r w:rsidRPr="002A5F9F">
        <w:rPr>
          <w:sz w:val="23"/>
          <w:szCs w:val="23"/>
        </w:rPr>
        <w:t>deservingness</w:t>
      </w:r>
      <w:r>
        <w:rPr>
          <w:sz w:val="23"/>
          <w:szCs w:val="23"/>
        </w:rPr>
        <w:t xml:space="preserve">, “blue </w:t>
      </w:r>
      <w:r>
        <w:rPr>
          <w:sz w:val="23"/>
          <w:szCs w:val="23"/>
        </w:rPr>
        <w:lastRenderedPageBreak/>
        <w:t xml:space="preserve">collar workers” deservingness, and “working class Americans’” deservingness. </w:t>
      </w:r>
      <w:commentRangeStart w:id="17"/>
      <w:r>
        <w:rPr>
          <w:sz w:val="23"/>
          <w:szCs w:val="23"/>
        </w:rPr>
        <w:t xml:space="preserve">Because only a third of respondents evaluate the latter two groups, I will use bootstrapping. </w:t>
      </w:r>
      <w:commentRangeEnd w:id="17"/>
      <w:r>
        <w:rPr>
          <w:rStyle w:val="CommentReference"/>
        </w:rPr>
        <w:commentReference w:id="17"/>
      </w:r>
    </w:p>
    <w:p w14:paraId="17299234" w14:textId="77777777" w:rsidR="00906108" w:rsidRDefault="00906108" w:rsidP="00906108">
      <w:pPr>
        <w:spacing w:line="360" w:lineRule="auto"/>
        <w:rPr>
          <w:sz w:val="23"/>
          <w:szCs w:val="23"/>
        </w:rPr>
      </w:pPr>
    </w:p>
    <w:p w14:paraId="30DA8B5D" w14:textId="77777777" w:rsidR="00906108" w:rsidRDefault="00906108" w:rsidP="00906108">
      <w:pPr>
        <w:spacing w:line="360" w:lineRule="auto"/>
        <w:rPr>
          <w:sz w:val="23"/>
          <w:szCs w:val="23"/>
        </w:rPr>
      </w:pPr>
      <w:r>
        <w:rPr>
          <w:sz w:val="23"/>
          <w:szCs w:val="23"/>
        </w:rPr>
        <w:t>Participants are asked their l</w:t>
      </w:r>
      <w:r w:rsidRPr="002A5F9F">
        <w:rPr>
          <w:sz w:val="23"/>
          <w:szCs w:val="23"/>
        </w:rPr>
        <w:t>evel of belief that,</w:t>
      </w:r>
      <w:r>
        <w:rPr>
          <w:sz w:val="23"/>
          <w:szCs w:val="23"/>
        </w:rPr>
        <w:t xml:space="preserve"> </w:t>
      </w:r>
      <w:r w:rsidRPr="002A5F9F">
        <w:rPr>
          <w:sz w:val="23"/>
          <w:szCs w:val="23"/>
        </w:rPr>
        <w:t>“increasing the federal minimum wage… would reduce economic inequality in the United States” on a 5-point scale from significantly reduce to significantly increase</w:t>
      </w:r>
      <w:r>
        <w:rPr>
          <w:sz w:val="23"/>
          <w:szCs w:val="23"/>
        </w:rPr>
        <w:t>. I will code</w:t>
      </w:r>
      <w:r w:rsidRPr="002A5F9F">
        <w:rPr>
          <w:sz w:val="23"/>
          <w:szCs w:val="23"/>
        </w:rPr>
        <w:t xml:space="preserve"> don’t know/no opinion coded as neutral. </w:t>
      </w:r>
    </w:p>
    <w:p w14:paraId="4B214AA6" w14:textId="77777777" w:rsidR="00906108" w:rsidRDefault="00906108" w:rsidP="00906108">
      <w:pPr>
        <w:spacing w:line="360" w:lineRule="auto"/>
        <w:rPr>
          <w:sz w:val="23"/>
          <w:szCs w:val="23"/>
        </w:rPr>
      </w:pPr>
    </w:p>
    <w:p w14:paraId="5739904E" w14:textId="77777777" w:rsidR="00906108" w:rsidRDefault="00906108" w:rsidP="00906108">
      <w:pPr>
        <w:spacing w:line="360" w:lineRule="auto"/>
        <w:jc w:val="center"/>
        <w:rPr>
          <w:color w:val="000000"/>
          <w:sz w:val="23"/>
          <w:szCs w:val="23"/>
          <w14:ligatures w14:val="standardContextual"/>
        </w:rPr>
      </w:pPr>
      <w:proofErr w:type="spellStart"/>
      <w:r>
        <w:rPr>
          <w:color w:val="000000"/>
          <w:sz w:val="23"/>
          <w:szCs w:val="23"/>
          <w14:ligatures w14:val="standardContextual"/>
        </w:rPr>
        <w:t>WagesInsideOutside</w:t>
      </w:r>
      <w:commentRangeStart w:id="18"/>
      <w:proofErr w:type="spellEnd"/>
      <w:r w:rsidRPr="004C57CA">
        <w:rPr>
          <w:color w:val="000000"/>
          <w:sz w:val="23"/>
          <w:szCs w:val="23"/>
          <w14:ligatures w14:val="standardContextual"/>
        </w:rPr>
        <w:t xml:space="preserve"> </w:t>
      </w:r>
      <w:commentRangeEnd w:id="18"/>
      <w:r>
        <w:rPr>
          <w:rStyle w:val="CommentReference"/>
        </w:rPr>
        <w:commentReference w:id="18"/>
      </w:r>
      <w:r w:rsidRPr="004C57CA">
        <w:rPr>
          <w:color w:val="000000"/>
          <w:sz w:val="23"/>
          <w:szCs w:val="23"/>
          <w14:ligatures w14:val="standardContextual"/>
        </w:rPr>
        <w:t>=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(Workers)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(Wages)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Workers</w:t>
      </w:r>
      <w:r w:rsidRPr="004C57CA">
        <w:rPr>
          <w:color w:val="000000"/>
          <w:sz w:val="23"/>
          <w:szCs w:val="23"/>
          <w14:ligatures w14:val="standardContextual"/>
        </w:rPr>
        <w:t>) +</w:t>
      </w:r>
      <w:r w:rsidRPr="007E50E2">
        <w:rPr>
          <w:color w:val="000000"/>
          <w:sz w:val="23"/>
          <w:szCs w:val="23"/>
          <w14:ligatures w14:val="standardContextual"/>
        </w:rPr>
        <w:t xml:space="preserve">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(Impact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Wages</w:t>
      </w:r>
      <w:r w:rsidRPr="004C57CA">
        <w:rPr>
          <w:color w:val="000000"/>
          <w:sz w:val="23"/>
          <w:szCs w:val="23"/>
          <w14:ligatures w14:val="standardContextual"/>
        </w:rPr>
        <w:t>) +</w:t>
      </w:r>
      <w:r>
        <w:rPr>
          <w:color w:val="000000"/>
          <w:sz w:val="23"/>
          <w:szCs w:val="23"/>
          <w14:ligatures w14:val="standardContextual"/>
        </w:rPr>
        <w:t xml:space="preserve"> </w:t>
      </w:r>
      <w:r w:rsidRPr="004C57CA">
        <w:rPr>
          <w:color w:val="000000"/>
          <w:sz w:val="23"/>
          <w:szCs w:val="23"/>
          <w14:ligatures w14:val="standardContextual"/>
        </w:rPr>
        <w:t>Controls + (1|RespondentID)</w:t>
      </w:r>
    </w:p>
    <w:p w14:paraId="609F60AD" w14:textId="77777777" w:rsidR="00906108" w:rsidRDefault="00906108"/>
    <w:p w14:paraId="75F0266F" w14:textId="77777777" w:rsidR="00906108" w:rsidRDefault="00906108"/>
    <w:p w14:paraId="237FCC4C" w14:textId="0C1A3E4B" w:rsidR="00906108" w:rsidRPr="00303111" w:rsidRDefault="00906108">
      <w:pPr>
        <w:rPr>
          <w:sz w:val="23"/>
          <w:szCs w:val="23"/>
        </w:rPr>
      </w:pPr>
      <w:r>
        <w:rPr>
          <w:b/>
          <w:bCs/>
          <w:sz w:val="23"/>
          <w:szCs w:val="23"/>
        </w:rPr>
        <w:t xml:space="preserve">Policy </w:t>
      </w:r>
      <w:r>
        <w:rPr>
          <w:b/>
          <w:bCs/>
          <w:sz w:val="23"/>
          <w:szCs w:val="23"/>
        </w:rPr>
        <w:t>7</w:t>
      </w:r>
      <w:r>
        <w:rPr>
          <w:b/>
          <w:bCs/>
          <w:sz w:val="23"/>
          <w:szCs w:val="23"/>
        </w:rPr>
        <w:t>:</w:t>
      </w:r>
      <w:r>
        <w:rPr>
          <w:b/>
          <w:bCs/>
          <w:sz w:val="23"/>
          <w:szCs w:val="23"/>
        </w:rPr>
        <w:t xml:space="preserve"> </w:t>
      </w:r>
      <w:r>
        <w:rPr>
          <w:i/>
          <w:iCs/>
          <w:sz w:val="23"/>
          <w:szCs w:val="23"/>
        </w:rPr>
        <w:t xml:space="preserve">Maintaining the use of life without the possibility of parole </w:t>
      </w:r>
      <w:r>
        <w:rPr>
          <w:sz w:val="23"/>
          <w:szCs w:val="23"/>
        </w:rPr>
        <w:t xml:space="preserve">and </w:t>
      </w:r>
      <w:r w:rsidRPr="00906108">
        <w:rPr>
          <w:b/>
          <w:bCs/>
          <w:sz w:val="23"/>
          <w:szCs w:val="23"/>
        </w:rPr>
        <w:t>P</w:t>
      </w:r>
      <w:r>
        <w:rPr>
          <w:b/>
          <w:bCs/>
          <w:sz w:val="23"/>
          <w:szCs w:val="23"/>
        </w:rPr>
        <w:t>olicy 8</w:t>
      </w:r>
      <w:r>
        <w:rPr>
          <w:sz w:val="23"/>
          <w:szCs w:val="23"/>
        </w:rPr>
        <w:t xml:space="preserve">: </w:t>
      </w:r>
      <w:r w:rsidR="00AE2273">
        <w:rPr>
          <w:i/>
          <w:iCs/>
          <w:sz w:val="23"/>
          <w:szCs w:val="23"/>
        </w:rPr>
        <w:t>Allow the death penalty for people convicted of murder</w:t>
      </w:r>
      <w:r w:rsidR="00303111">
        <w:rPr>
          <w:i/>
          <w:iCs/>
          <w:sz w:val="23"/>
          <w:szCs w:val="23"/>
        </w:rPr>
        <w:t xml:space="preserve"> (LWOP)</w:t>
      </w:r>
      <w:r w:rsidR="00303111">
        <w:rPr>
          <w:sz w:val="23"/>
          <w:szCs w:val="23"/>
        </w:rPr>
        <w:t xml:space="preserve">. Both the death penalty and LWOP are usually understood as matters of punitiveness. </w:t>
      </w:r>
      <w:r w:rsidR="00DF41C7">
        <w:rPr>
          <w:sz w:val="23"/>
          <w:szCs w:val="23"/>
        </w:rPr>
        <w:t>But being sentenced to die in prison – whether executed by the state or denied the capacity to be understood as changed</w:t>
      </w:r>
      <w:r w:rsidR="00303111">
        <w:rPr>
          <w:sz w:val="23"/>
          <w:szCs w:val="23"/>
        </w:rPr>
        <w:t xml:space="preserve"> are also material</w:t>
      </w:r>
      <w:r w:rsidR="00DF41C7">
        <w:rPr>
          <w:sz w:val="23"/>
          <w:szCs w:val="23"/>
        </w:rPr>
        <w:t>. A</w:t>
      </w:r>
      <w:r w:rsidR="00303111">
        <w:rPr>
          <w:sz w:val="23"/>
          <w:szCs w:val="23"/>
        </w:rPr>
        <w:t xml:space="preserve">nd </w:t>
      </w:r>
      <w:r w:rsidR="00DF41C7">
        <w:rPr>
          <w:sz w:val="23"/>
          <w:szCs w:val="23"/>
        </w:rPr>
        <w:t xml:space="preserve">both are </w:t>
      </w:r>
      <w:r w:rsidR="00303111">
        <w:rPr>
          <w:sz w:val="23"/>
          <w:szCs w:val="23"/>
        </w:rPr>
        <w:t>status-conferring</w:t>
      </w:r>
      <w:r w:rsidR="00DF41C7">
        <w:rPr>
          <w:sz w:val="23"/>
          <w:szCs w:val="23"/>
        </w:rPr>
        <w:t xml:space="preserve">: suggesting a status of people who do not have a right to life, being seen as human, or being considered as a victim of a mistake in the criminal legal system.  </w:t>
      </w:r>
    </w:p>
    <w:p w14:paraId="034393C3" w14:textId="77777777" w:rsidR="00906108" w:rsidRDefault="00906108" w:rsidP="00906108">
      <w:pPr>
        <w:spacing w:line="360" w:lineRule="auto"/>
        <w:rPr>
          <w:sz w:val="23"/>
          <w:szCs w:val="23"/>
        </w:rPr>
      </w:pPr>
    </w:p>
    <w:p w14:paraId="144C4DC5" w14:textId="135FF8E3" w:rsidR="00DF41C7" w:rsidRDefault="00DF41C7" w:rsidP="00906108">
      <w:pPr>
        <w:spacing w:line="360" w:lineRule="auto"/>
        <w:rPr>
          <w:sz w:val="23"/>
          <w:szCs w:val="23"/>
        </w:rPr>
      </w:pPr>
      <w:r>
        <w:rPr>
          <w:sz w:val="23"/>
          <w:szCs w:val="23"/>
        </w:rPr>
        <w:t>I use survey items that reflect opposition to, or concern with, preventing death outside of prison. I take level of support or opposition to “require[</w:t>
      </w:r>
      <w:proofErr w:type="spellStart"/>
      <w:r>
        <w:rPr>
          <w:sz w:val="23"/>
          <w:szCs w:val="23"/>
        </w:rPr>
        <w:t>ing</w:t>
      </w:r>
      <w:proofErr w:type="spellEnd"/>
      <w:r>
        <w:rPr>
          <w:sz w:val="23"/>
          <w:szCs w:val="23"/>
        </w:rPr>
        <w:t>] police to be trained in nonviolent alternatives to deadly force” and “</w:t>
      </w:r>
      <w:proofErr w:type="spellStart"/>
      <w:r>
        <w:rPr>
          <w:sz w:val="23"/>
          <w:szCs w:val="23"/>
        </w:rPr>
        <w:t>mak</w:t>
      </w:r>
      <w:proofErr w:type="spellEnd"/>
      <w:r>
        <w:rPr>
          <w:sz w:val="23"/>
          <w:szCs w:val="23"/>
        </w:rPr>
        <w:t>[</w:t>
      </w:r>
      <w:proofErr w:type="spellStart"/>
      <w:r>
        <w:rPr>
          <w:sz w:val="23"/>
          <w:szCs w:val="23"/>
        </w:rPr>
        <w:t>ing</w:t>
      </w:r>
      <w:proofErr w:type="spellEnd"/>
      <w:r>
        <w:rPr>
          <w:sz w:val="23"/>
          <w:szCs w:val="23"/>
        </w:rPr>
        <w:t xml:space="preserve">] it a crime for police to use chokeholds or strangleholds.” </w:t>
      </w:r>
    </w:p>
    <w:p w14:paraId="4827F1DC" w14:textId="77777777" w:rsidR="00661D4B" w:rsidRDefault="00661D4B" w:rsidP="00906108">
      <w:pPr>
        <w:spacing w:line="360" w:lineRule="auto"/>
        <w:jc w:val="center"/>
        <w:rPr>
          <w:color w:val="000000"/>
          <w:sz w:val="23"/>
          <w:szCs w:val="23"/>
          <w14:ligatures w14:val="standardContextual"/>
        </w:rPr>
      </w:pPr>
    </w:p>
    <w:p w14:paraId="52884168" w14:textId="47DBE563" w:rsidR="00906108" w:rsidRPr="00022D33" w:rsidRDefault="00DF41C7" w:rsidP="00906108">
      <w:pPr>
        <w:spacing w:line="360" w:lineRule="auto"/>
        <w:jc w:val="center"/>
        <w:rPr>
          <w:color w:val="000000"/>
          <w:sz w:val="23"/>
          <w:szCs w:val="23"/>
          <w14:ligatures w14:val="standardContextual"/>
        </w:rPr>
      </w:pPr>
      <w:proofErr w:type="spellStart"/>
      <w:r>
        <w:rPr>
          <w:color w:val="000000"/>
          <w:sz w:val="23"/>
          <w:szCs w:val="23"/>
          <w14:ligatures w14:val="standardContextual"/>
        </w:rPr>
        <w:t>LifeInsideOutside</w:t>
      </w:r>
      <w:proofErr w:type="spellEnd"/>
      <w:r w:rsidR="00906108" w:rsidRPr="004C57CA">
        <w:rPr>
          <w:color w:val="000000"/>
          <w:sz w:val="23"/>
          <w:szCs w:val="23"/>
          <w14:ligatures w14:val="standardContextual"/>
        </w:rPr>
        <w:t xml:space="preserve"> = β₀ + β₁(Impact) + β₂(</w:t>
      </w:r>
      <w:proofErr w:type="spellStart"/>
      <w:r w:rsidR="00906108" w:rsidRPr="004C57CA">
        <w:rPr>
          <w:color w:val="000000"/>
          <w:sz w:val="23"/>
          <w:szCs w:val="23"/>
          <w14:ligatures w14:val="standardContextual"/>
        </w:rPr>
        <w:t>SubgroupType</w:t>
      </w:r>
      <w:proofErr w:type="spellEnd"/>
      <w:r w:rsidR="00906108" w:rsidRPr="004C57CA">
        <w:rPr>
          <w:color w:val="000000"/>
          <w:sz w:val="23"/>
          <w:szCs w:val="23"/>
          <w14:ligatures w14:val="standardContextual"/>
        </w:rPr>
        <w:t>)</w:t>
      </w:r>
      <w:r w:rsidR="00906108">
        <w:rPr>
          <w:color w:val="000000"/>
          <w:sz w:val="23"/>
          <w:szCs w:val="23"/>
          <w14:ligatures w14:val="standardContextual"/>
        </w:rPr>
        <w:t xml:space="preserve"> </w:t>
      </w:r>
      <w:r w:rsidR="00906108" w:rsidRPr="004C57CA">
        <w:rPr>
          <w:color w:val="000000"/>
          <w:sz w:val="23"/>
          <w:szCs w:val="23"/>
          <w14:ligatures w14:val="standardContextual"/>
        </w:rPr>
        <w:t>+</w:t>
      </w:r>
      <w:r w:rsidR="00906108">
        <w:rPr>
          <w:color w:val="000000"/>
          <w:sz w:val="23"/>
          <w:szCs w:val="23"/>
          <w14:ligatures w14:val="standardContextual"/>
        </w:rPr>
        <w:t xml:space="preserve"> </w:t>
      </w:r>
      <w:r w:rsidR="00906108" w:rsidRPr="004C57CA">
        <w:rPr>
          <w:color w:val="000000"/>
          <w:sz w:val="23"/>
          <w:szCs w:val="23"/>
          <w14:ligatures w14:val="standardContextual"/>
        </w:rPr>
        <w:t>β</w:t>
      </w:r>
      <w:r w:rsidR="00906108" w:rsidRPr="004C57CA">
        <w:rPr>
          <w:color w:val="000000"/>
          <w:sz w:val="14"/>
          <w:szCs w:val="14"/>
          <w14:ligatures w14:val="standardContextual"/>
        </w:rPr>
        <w:t>3</w:t>
      </w:r>
      <w:r w:rsidR="00906108">
        <w:rPr>
          <w:color w:val="000000"/>
          <w:sz w:val="23"/>
          <w:szCs w:val="23"/>
          <w14:ligatures w14:val="standardContextual"/>
        </w:rPr>
        <w:t>(</w:t>
      </w:r>
      <w:proofErr w:type="spellStart"/>
      <w:r w:rsidR="00661D4B">
        <w:rPr>
          <w:color w:val="000000"/>
          <w:sz w:val="23"/>
          <w:szCs w:val="23"/>
          <w14:ligatures w14:val="standardContextual"/>
        </w:rPr>
        <w:t>PoliceForce</w:t>
      </w:r>
      <w:proofErr w:type="spellEnd"/>
      <w:r w:rsidR="00906108">
        <w:rPr>
          <w:color w:val="000000"/>
          <w:sz w:val="23"/>
          <w:szCs w:val="23"/>
          <w14:ligatures w14:val="standardContextual"/>
        </w:rPr>
        <w:t>) +</w:t>
      </w:r>
      <w:r w:rsidR="00906108" w:rsidRPr="004C57CA">
        <w:rPr>
          <w:color w:val="000000"/>
          <w:sz w:val="23"/>
          <w:szCs w:val="23"/>
          <w14:ligatures w14:val="standardContextual"/>
        </w:rPr>
        <w:t xml:space="preserve"> β</w:t>
      </w:r>
      <w:r w:rsidR="00906108">
        <w:rPr>
          <w:color w:val="000000"/>
          <w:sz w:val="14"/>
          <w:szCs w:val="14"/>
          <w14:ligatures w14:val="standardContextual"/>
        </w:rPr>
        <w:t>4</w:t>
      </w:r>
      <w:r w:rsidR="00906108">
        <w:rPr>
          <w:color w:val="000000"/>
          <w:sz w:val="23"/>
          <w:szCs w:val="23"/>
          <w14:ligatures w14:val="standardContextual"/>
        </w:rPr>
        <w:t xml:space="preserve">(LWOP/DPEN) + </w:t>
      </w:r>
      <w:r w:rsidR="00906108" w:rsidRPr="004C57CA">
        <w:rPr>
          <w:color w:val="000000"/>
          <w:sz w:val="23"/>
          <w:szCs w:val="23"/>
          <w14:ligatures w14:val="standardContextual"/>
        </w:rPr>
        <w:t>β</w:t>
      </w:r>
      <w:r w:rsidR="00906108">
        <w:rPr>
          <w:color w:val="000000"/>
          <w:sz w:val="14"/>
          <w:szCs w:val="14"/>
          <w14:ligatures w14:val="standardContextual"/>
        </w:rPr>
        <w:t>5</w:t>
      </w:r>
      <w:r w:rsidR="00906108">
        <w:rPr>
          <w:color w:val="000000"/>
          <w:sz w:val="23"/>
          <w:szCs w:val="23"/>
          <w14:ligatures w14:val="standardContextual"/>
        </w:rPr>
        <w:t xml:space="preserve">(Punitiveness) + </w:t>
      </w:r>
      <w:r w:rsidR="00906108" w:rsidRPr="004C57CA">
        <w:rPr>
          <w:color w:val="000000"/>
          <w:sz w:val="23"/>
          <w:szCs w:val="23"/>
          <w14:ligatures w14:val="standardContextual"/>
        </w:rPr>
        <w:t>β</w:t>
      </w:r>
      <w:r w:rsidR="00906108">
        <w:rPr>
          <w:color w:val="000000"/>
          <w:sz w:val="14"/>
          <w:szCs w:val="14"/>
          <w14:ligatures w14:val="standardContextual"/>
        </w:rPr>
        <w:t>6</w:t>
      </w:r>
      <w:r w:rsidR="00906108" w:rsidRPr="004C57CA">
        <w:rPr>
          <w:color w:val="000000"/>
          <w:sz w:val="23"/>
          <w:szCs w:val="23"/>
          <w14:ligatures w14:val="standardContextual"/>
        </w:rPr>
        <w:t>(Impact ×</w:t>
      </w:r>
      <w:r w:rsidR="00906108">
        <w:rPr>
          <w:color w:val="000000"/>
          <w:sz w:val="23"/>
          <w:szCs w:val="23"/>
          <w14:ligatures w14:val="standardContextual"/>
        </w:rPr>
        <w:t>LWOP/</w:t>
      </w:r>
      <w:proofErr w:type="spellStart"/>
      <w:r w:rsidR="00906108">
        <w:rPr>
          <w:color w:val="000000"/>
          <w:sz w:val="23"/>
          <w:szCs w:val="23"/>
          <w14:ligatures w14:val="standardContextual"/>
        </w:rPr>
        <w:t>Dpen</w:t>
      </w:r>
      <w:proofErr w:type="spellEnd"/>
      <w:r w:rsidR="00906108">
        <w:rPr>
          <w:color w:val="000000"/>
          <w:sz w:val="23"/>
          <w:szCs w:val="23"/>
          <w14:ligatures w14:val="standardContextual"/>
        </w:rPr>
        <w:t xml:space="preserve">) + </w:t>
      </w:r>
      <w:r w:rsidR="00906108" w:rsidRPr="004C57CA">
        <w:rPr>
          <w:color w:val="000000"/>
          <w:sz w:val="23"/>
          <w:szCs w:val="23"/>
          <w14:ligatures w14:val="standardContextual"/>
        </w:rPr>
        <w:t>β</w:t>
      </w:r>
      <w:r w:rsidR="00906108">
        <w:rPr>
          <w:color w:val="000000"/>
          <w:sz w:val="14"/>
          <w:szCs w:val="14"/>
          <w14:ligatures w14:val="standardContextual"/>
        </w:rPr>
        <w:t>7</w:t>
      </w:r>
      <w:r w:rsidR="00906108" w:rsidRPr="004C57CA">
        <w:rPr>
          <w:color w:val="000000"/>
          <w:sz w:val="23"/>
          <w:szCs w:val="23"/>
          <w14:ligatures w14:val="standardContextual"/>
        </w:rPr>
        <w:t>(</w:t>
      </w:r>
      <w:r w:rsidR="00906108">
        <w:rPr>
          <w:color w:val="000000"/>
          <w:sz w:val="23"/>
          <w:szCs w:val="23"/>
          <w14:ligatures w14:val="standardContextual"/>
        </w:rPr>
        <w:t xml:space="preserve">Impact </w:t>
      </w:r>
      <w:r w:rsidR="00906108" w:rsidRPr="004C57CA">
        <w:rPr>
          <w:color w:val="000000"/>
          <w:sz w:val="23"/>
          <w:szCs w:val="23"/>
          <w14:ligatures w14:val="standardContextual"/>
        </w:rPr>
        <w:t>×</w:t>
      </w:r>
      <w:r w:rsidR="00906108">
        <w:rPr>
          <w:color w:val="000000"/>
          <w:sz w:val="23"/>
          <w:szCs w:val="23"/>
          <w14:ligatures w14:val="standardContextual"/>
        </w:rPr>
        <w:t xml:space="preserve"> Punitiveness) </w:t>
      </w:r>
      <w:r w:rsidR="00661D4B">
        <w:rPr>
          <w:color w:val="000000"/>
          <w:sz w:val="23"/>
          <w:szCs w:val="23"/>
          <w14:ligatures w14:val="standardContextual"/>
        </w:rPr>
        <w:t xml:space="preserve">+ </w:t>
      </w:r>
      <w:r w:rsidR="00661D4B" w:rsidRPr="004C57CA">
        <w:rPr>
          <w:color w:val="000000"/>
          <w:sz w:val="23"/>
          <w:szCs w:val="23"/>
          <w14:ligatures w14:val="standardContextual"/>
        </w:rPr>
        <w:t>β</w:t>
      </w:r>
      <w:r w:rsidR="00661D4B">
        <w:rPr>
          <w:color w:val="000000"/>
          <w:sz w:val="14"/>
          <w:szCs w:val="14"/>
          <w14:ligatures w14:val="standardContextual"/>
        </w:rPr>
        <w:t>8</w:t>
      </w:r>
      <w:r w:rsidR="00661D4B" w:rsidRPr="004C57CA">
        <w:rPr>
          <w:color w:val="000000"/>
          <w:sz w:val="23"/>
          <w:szCs w:val="23"/>
          <w14:ligatures w14:val="standardContextual"/>
        </w:rPr>
        <w:t>(</w:t>
      </w:r>
      <w:proofErr w:type="spellStart"/>
      <w:r w:rsidR="00661D4B">
        <w:rPr>
          <w:color w:val="000000"/>
          <w:sz w:val="23"/>
          <w:szCs w:val="23"/>
          <w14:ligatures w14:val="standardContextual"/>
        </w:rPr>
        <w:t>PoliceForce</w:t>
      </w:r>
      <w:proofErr w:type="spellEnd"/>
      <w:r w:rsidR="00661D4B">
        <w:rPr>
          <w:color w:val="000000"/>
          <w:sz w:val="23"/>
          <w:szCs w:val="23"/>
          <w14:ligatures w14:val="standardContextual"/>
        </w:rPr>
        <w:t xml:space="preserve"> </w:t>
      </w:r>
      <w:r w:rsidR="00661D4B" w:rsidRPr="004C57CA">
        <w:rPr>
          <w:color w:val="000000"/>
          <w:sz w:val="23"/>
          <w:szCs w:val="23"/>
          <w14:ligatures w14:val="standardContextual"/>
        </w:rPr>
        <w:t>×</w:t>
      </w:r>
      <w:r w:rsidR="00661D4B">
        <w:rPr>
          <w:color w:val="000000"/>
          <w:sz w:val="23"/>
          <w:szCs w:val="23"/>
          <w14:ligatures w14:val="standardContextual"/>
        </w:rPr>
        <w:t xml:space="preserve"> </w:t>
      </w:r>
      <w:r w:rsidR="00661D4B">
        <w:rPr>
          <w:color w:val="000000"/>
          <w:sz w:val="23"/>
          <w:szCs w:val="23"/>
          <w14:ligatures w14:val="standardContextual"/>
        </w:rPr>
        <w:t>LWOP/DPEN</w:t>
      </w:r>
      <w:r w:rsidR="00661D4B">
        <w:rPr>
          <w:color w:val="000000"/>
          <w:sz w:val="23"/>
          <w:szCs w:val="23"/>
          <w14:ligatures w14:val="standardContextual"/>
        </w:rPr>
        <w:t xml:space="preserve">) </w:t>
      </w:r>
      <w:r w:rsidR="00906108" w:rsidRPr="004C57CA">
        <w:rPr>
          <w:color w:val="000000"/>
          <w:sz w:val="23"/>
          <w:szCs w:val="23"/>
          <w14:ligatures w14:val="standardContextual"/>
        </w:rPr>
        <w:t>+ Controls + (1|RespondentID)</w:t>
      </w:r>
      <w:commentRangeStart w:id="19"/>
      <w:commentRangeEnd w:id="19"/>
      <w:r w:rsidR="00906108">
        <w:rPr>
          <w:rStyle w:val="CommentReference"/>
        </w:rPr>
        <w:commentReference w:id="19"/>
      </w:r>
    </w:p>
    <w:p w14:paraId="50421B02" w14:textId="77777777" w:rsidR="00906108" w:rsidRDefault="00906108" w:rsidP="00906108">
      <w:pPr>
        <w:rPr>
          <w:b/>
          <w:bCs/>
          <w:sz w:val="23"/>
          <w:szCs w:val="23"/>
        </w:rPr>
      </w:pPr>
    </w:p>
    <w:p w14:paraId="381E738C" w14:textId="77777777" w:rsidR="00906108" w:rsidRDefault="00906108"/>
    <w:sectPr w:rsidR="00906108" w:rsidSect="00102EC1">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ristina Mensik" w:date="2025-01-13T16:05:00Z" w:initials="KM">
    <w:p w14:paraId="5544910F" w14:textId="77777777" w:rsidR="00AC1DDB" w:rsidRDefault="00AC1DDB" w:rsidP="00AC1DDB">
      <w:r>
        <w:rPr>
          <w:rStyle w:val="CommentReference"/>
        </w:rPr>
        <w:annotationRef/>
      </w:r>
      <w:r>
        <w:rPr>
          <w:i/>
          <w:iCs/>
          <w:color w:val="000000"/>
          <w:sz w:val="20"/>
          <w:szCs w:val="20"/>
        </w:rPr>
        <w:t xml:space="preserve">I’m still trying to sort how many controls is too many, particular for the degree to which I break down impacted groups, and particularly for impacted groups in survey subset A and C who,  respectively, evaluate the deservingness of incarcerated parents and exonerated/wrongfully convicted, or sex offenders and formerly incarcerated/ex-felons. </w:t>
      </w:r>
    </w:p>
    <w:p w14:paraId="427DD1FA" w14:textId="77777777" w:rsidR="00AC1DDB" w:rsidRDefault="00AC1DDB" w:rsidP="00AC1DDB"/>
  </w:comment>
  <w:comment w:id="10" w:author="Candis Watts Smith" w:date="2025-01-15T22:05:00Z" w:initials="CWS">
    <w:p w14:paraId="64ECCF0D" w14:textId="77777777" w:rsidR="00AC1DDB" w:rsidRDefault="00AC1DDB" w:rsidP="00AC1DDB">
      <w:r>
        <w:rPr>
          <w:rStyle w:val="CommentReference"/>
        </w:rPr>
        <w:annotationRef/>
      </w:r>
      <w:r>
        <w:rPr>
          <w:color w:val="000000"/>
          <w:sz w:val="20"/>
          <w:szCs w:val="20"/>
        </w:rPr>
        <w:t>Good!</w:t>
      </w:r>
    </w:p>
  </w:comment>
  <w:comment w:id="11" w:author="Candis Watts Smith" w:date="2025-01-15T22:07:00Z" w:initials="CWS">
    <w:p w14:paraId="226ADF72" w14:textId="77777777" w:rsidR="00136668" w:rsidRDefault="00136668" w:rsidP="00136668">
      <w:r>
        <w:rPr>
          <w:rStyle w:val="CommentReference"/>
        </w:rPr>
        <w:annotationRef/>
      </w:r>
      <w:r>
        <w:rPr>
          <w:color w:val="000000"/>
          <w:sz w:val="20"/>
          <w:szCs w:val="20"/>
        </w:rPr>
        <w:t>H</w:t>
      </w:r>
      <w:r>
        <w:rPr>
          <w:color w:val="000000"/>
          <w:sz w:val="20"/>
          <w:szCs w:val="20"/>
          <w:vertAlign w:val="subscript"/>
        </w:rPr>
        <w:t>1B</w:t>
      </w:r>
      <w:r>
        <w:rPr>
          <w:color w:val="000000"/>
          <w:sz w:val="20"/>
          <w:szCs w:val="20"/>
        </w:rPr>
        <w:t xml:space="preserve"> above says” Those who have been a victim of a violent crime will view carceral citizens as more deserving than people who report knowing victims of violent crime.” WHAT YOU HAVE WRITTEN ON PAGE 25  DOESN’T MATCH EARLIER PAGES.</w:t>
      </w:r>
    </w:p>
    <w:p w14:paraId="790ACA3D" w14:textId="77777777" w:rsidR="00136668" w:rsidRDefault="00136668" w:rsidP="00136668"/>
  </w:comment>
  <w:comment w:id="12" w:author="Candis Watts Smith" w:date="2025-01-15T22:08:00Z" w:initials="CWS">
    <w:p w14:paraId="2DFD7E59" w14:textId="77777777" w:rsidR="00136668" w:rsidRDefault="00136668" w:rsidP="00136668">
      <w:r>
        <w:rPr>
          <w:rStyle w:val="CommentReference"/>
        </w:rPr>
        <w:annotationRef/>
      </w:r>
      <w:r>
        <w:rPr>
          <w:color w:val="000000"/>
          <w:sz w:val="20"/>
          <w:szCs w:val="20"/>
        </w:rPr>
        <w:t>I may have made H1B up as a model for what that section should look like. It’s YOUR paper. What are YOUR hypotheses?</w:t>
      </w:r>
    </w:p>
  </w:comment>
  <w:comment w:id="13" w:author="Candis Watts Smith" w:date="2025-01-15T21:55:00Z" w:initials="CWS">
    <w:p w14:paraId="6AE07A42" w14:textId="77777777" w:rsidR="00AC1DDB" w:rsidRDefault="00AC1DDB" w:rsidP="00AC1DDB">
      <w:r>
        <w:rPr>
          <w:rStyle w:val="CommentReference"/>
        </w:rPr>
        <w:annotationRef/>
      </w:r>
      <w:r>
        <w:rPr>
          <w:sz w:val="20"/>
          <w:szCs w:val="20"/>
        </w:rPr>
        <w:t>Do you have deservingness scores on both sides of the equation? Isn’t (Carceral_target) a deservingness score of a particular group?</w:t>
      </w:r>
    </w:p>
    <w:p w14:paraId="40BF2D0A" w14:textId="77777777" w:rsidR="00AC1DDB" w:rsidRDefault="00AC1DDB" w:rsidP="00AC1DDB"/>
    <w:p w14:paraId="012FA43D" w14:textId="77777777" w:rsidR="00AC1DDB" w:rsidRDefault="00AC1DDB" w:rsidP="00AC1DDB">
      <w:r>
        <w:rPr>
          <w:sz w:val="20"/>
          <w:szCs w:val="20"/>
        </w:rPr>
        <w:t>You shouldn’t do that. Did I miss something?</w:t>
      </w:r>
    </w:p>
  </w:comment>
  <w:comment w:id="14" w:author="Candis Watts Smith" w:date="2025-01-15T22:11:00Z" w:initials="CWS">
    <w:p w14:paraId="1BBC7634" w14:textId="77777777" w:rsidR="00AC1DDB" w:rsidRDefault="00AC1DDB" w:rsidP="00AC1DDB">
      <w:r>
        <w:rPr>
          <w:rStyle w:val="CommentReference"/>
        </w:rPr>
        <w:annotationRef/>
      </w:r>
      <w:r>
        <w:rPr>
          <w:color w:val="000000"/>
          <w:sz w:val="20"/>
          <w:szCs w:val="20"/>
        </w:rPr>
        <w:t>You can do this, but you need a question for this, and a hypothesis, and bread crumbs in the literature review.</w:t>
      </w:r>
    </w:p>
  </w:comment>
  <w:comment w:id="15" w:author="Candis Watts Smith" w:date="2025-01-15T22:13:00Z" w:initials="CWS">
    <w:p w14:paraId="31A592EC" w14:textId="77777777" w:rsidR="00AC1DDB" w:rsidRDefault="00AC1DDB" w:rsidP="00AC1DDB">
      <w:r>
        <w:rPr>
          <w:rStyle w:val="CommentReference"/>
        </w:rPr>
        <w:annotationRef/>
      </w:r>
      <w:r>
        <w:rPr>
          <w:color w:val="000000"/>
          <w:sz w:val="20"/>
          <w:szCs w:val="20"/>
        </w:rPr>
        <w:t>This is a solid hypothesis. You should keep it. It’s straightforward.</w:t>
      </w:r>
    </w:p>
  </w:comment>
  <w:comment w:id="16" w:author="Kristina Mensik" w:date="2025-01-15T11:05:00Z" w:initials="KM">
    <w:p w14:paraId="5661DD8C" w14:textId="77777777" w:rsidR="00906108" w:rsidRDefault="00906108" w:rsidP="00906108">
      <w:r>
        <w:rPr>
          <w:rStyle w:val="CommentReference"/>
        </w:rPr>
        <w:annotationRef/>
      </w:r>
      <w:r>
        <w:rPr>
          <w:color w:val="000000"/>
          <w:sz w:val="20"/>
          <w:szCs w:val="20"/>
        </w:rPr>
        <w:t>Different thing?</w:t>
      </w:r>
    </w:p>
  </w:comment>
  <w:comment w:id="17" w:author="Candis Watts Smith" w:date="2025-01-15T22:17:00Z" w:initials="CWS">
    <w:p w14:paraId="037D1C34" w14:textId="77777777" w:rsidR="00906108" w:rsidRDefault="00906108" w:rsidP="00906108">
      <w:r>
        <w:rPr>
          <w:rStyle w:val="CommentReference"/>
        </w:rPr>
        <w:annotationRef/>
      </w:r>
      <w:r>
        <w:rPr>
          <w:color w:val="000000"/>
          <w:sz w:val="20"/>
          <w:szCs w:val="20"/>
        </w:rPr>
        <w:t>Or, just analyze one third of the sample. It’s up to you.</w:t>
      </w:r>
    </w:p>
  </w:comment>
  <w:comment w:id="18" w:author="Candis Watts Smith" w:date="2025-01-15T22:18:00Z" w:initials="CWS">
    <w:p w14:paraId="71AFB048" w14:textId="77777777" w:rsidR="00906108" w:rsidRDefault="00906108" w:rsidP="00906108">
      <w:r>
        <w:rPr>
          <w:rStyle w:val="CommentReference"/>
        </w:rPr>
        <w:annotationRef/>
      </w:r>
      <w:r>
        <w:rPr>
          <w:color w:val="000000"/>
          <w:sz w:val="20"/>
          <w:szCs w:val="20"/>
        </w:rPr>
        <w:t>Why is this a deservingness score instead of something that shows the difference between how supportive people are for “inside” wages vs. “outside” wages?</w:t>
      </w:r>
    </w:p>
  </w:comment>
  <w:comment w:id="19" w:author="Kristina Mensik" w:date="2025-01-15T17:58:00Z" w:initials="KM">
    <w:p w14:paraId="140DD613" w14:textId="77777777" w:rsidR="00906108" w:rsidRDefault="00906108" w:rsidP="00906108">
      <w:r>
        <w:rPr>
          <w:rStyle w:val="CommentReference"/>
        </w:rPr>
        <w:annotationRef/>
      </w:r>
      <w:r>
        <w:rPr>
          <w:color w:val="000000"/>
          <w:sz w:val="20"/>
          <w:szCs w:val="20"/>
        </w:rPr>
        <w:t xml:space="preserve">What I want to say is that death penalty and LWOP are also status conferring policies. I’m worried that this sets up a problem where it looks like I’m just talking about punitiveness. My objective is to say punitiveness is part of why status/conferring vs helping policies invoke different policy context, different perceptions/support, but that it is insufficient.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7DD1FA" w15:done="1"/>
  <w15:commentEx w15:paraId="64ECCF0D" w15:done="1"/>
  <w15:commentEx w15:paraId="790ACA3D" w15:done="1"/>
  <w15:commentEx w15:paraId="2DFD7E59" w15:paraIdParent="790ACA3D" w15:done="1"/>
  <w15:commentEx w15:paraId="012FA43D" w15:done="1"/>
  <w15:commentEx w15:paraId="1BBC7634" w15:done="1"/>
  <w15:commentEx w15:paraId="31A592EC" w15:done="1"/>
  <w15:commentEx w15:paraId="5661DD8C" w15:done="1"/>
  <w15:commentEx w15:paraId="037D1C34" w15:done="1"/>
  <w15:commentEx w15:paraId="71AFB048" w15:done="1"/>
  <w15:commentEx w15:paraId="140DD6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395E1" w16cex:dateUtc="2025-01-13T21:05:00Z"/>
  <w16cex:commentExtensible w16cex:durableId="1F877122" w16cex:dateUtc="2025-01-16T03:05:00Z"/>
  <w16cex:commentExtensible w16cex:durableId="2F26C2A0" w16cex:dateUtc="2025-01-16T03:07:00Z"/>
  <w16cex:commentExtensible w16cex:durableId="39A93124" w16cex:dateUtc="2025-01-16T03:08:00Z"/>
  <w16cex:commentExtensible w16cex:durableId="71CDE315" w16cex:dateUtc="2025-01-16T02:55:00Z"/>
  <w16cex:commentExtensible w16cex:durableId="4DF894B0" w16cex:dateUtc="2025-01-16T03:11:00Z"/>
  <w16cex:commentExtensible w16cex:durableId="57DF4992" w16cex:dateUtc="2025-01-16T03:13:00Z"/>
  <w16cex:commentExtensible w16cex:durableId="4F3BC3DE" w16cex:dateUtc="2025-01-15T16:05:00Z"/>
  <w16cex:commentExtensible w16cex:durableId="31B4EFBD" w16cex:dateUtc="2025-01-16T03:17:00Z"/>
  <w16cex:commentExtensible w16cex:durableId="17748707" w16cex:dateUtc="2025-01-16T03:18:00Z"/>
  <w16cex:commentExtensible w16cex:durableId="3543BF76" w16cex:dateUtc="2025-01-15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7DD1FA" w16cid:durableId="2D2395E1"/>
  <w16cid:commentId w16cid:paraId="64ECCF0D" w16cid:durableId="1F877122"/>
  <w16cid:commentId w16cid:paraId="790ACA3D" w16cid:durableId="2F26C2A0"/>
  <w16cid:commentId w16cid:paraId="2DFD7E59" w16cid:durableId="39A93124"/>
  <w16cid:commentId w16cid:paraId="012FA43D" w16cid:durableId="71CDE315"/>
  <w16cid:commentId w16cid:paraId="1BBC7634" w16cid:durableId="4DF894B0"/>
  <w16cid:commentId w16cid:paraId="31A592EC" w16cid:durableId="57DF4992"/>
  <w16cid:commentId w16cid:paraId="5661DD8C" w16cid:durableId="4F3BC3DE"/>
  <w16cid:commentId w16cid:paraId="037D1C34" w16cid:durableId="31B4EFBD"/>
  <w16cid:commentId w16cid:paraId="71AFB048" w16cid:durableId="17748707"/>
  <w16cid:commentId w16cid:paraId="140DD613" w16cid:durableId="3543B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4463D" w14:textId="77777777" w:rsidR="00FF556F" w:rsidRDefault="00FF556F" w:rsidP="00347E65">
      <w:r>
        <w:separator/>
      </w:r>
    </w:p>
  </w:endnote>
  <w:endnote w:type="continuationSeparator" w:id="0">
    <w:p w14:paraId="71FE936A" w14:textId="77777777" w:rsidR="00FF556F" w:rsidRDefault="00FF556F" w:rsidP="00347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0086076"/>
      <w:docPartObj>
        <w:docPartGallery w:val="Page Numbers (Bottom of Page)"/>
        <w:docPartUnique/>
      </w:docPartObj>
    </w:sdtPr>
    <w:sdtContent>
      <w:p w14:paraId="5C02E14C" w14:textId="4C67BC46" w:rsidR="00347E65" w:rsidRDefault="00347E65" w:rsidP="00FF5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25B7A3" w14:textId="77777777" w:rsidR="00347E65" w:rsidRDefault="00347E65" w:rsidP="00347E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0605801"/>
      <w:docPartObj>
        <w:docPartGallery w:val="Page Numbers (Bottom of Page)"/>
        <w:docPartUnique/>
      </w:docPartObj>
    </w:sdtPr>
    <w:sdtContent>
      <w:p w14:paraId="08AB4FEB" w14:textId="6EDBDED8" w:rsidR="00347E65" w:rsidRDefault="00347E65" w:rsidP="00FF5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F8DFB8" w14:textId="77777777" w:rsidR="00347E65" w:rsidRDefault="00347E65" w:rsidP="00347E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8EF1" w14:textId="77777777" w:rsidR="00FF556F" w:rsidRDefault="00FF556F" w:rsidP="00347E65">
      <w:r>
        <w:separator/>
      </w:r>
    </w:p>
  </w:footnote>
  <w:footnote w:type="continuationSeparator" w:id="0">
    <w:p w14:paraId="5B0A2C4D" w14:textId="77777777" w:rsidR="00FF556F" w:rsidRDefault="00FF556F" w:rsidP="00347E65">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DB"/>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95BD0"/>
    <w:rsid w:val="000C1731"/>
    <w:rsid w:val="000C49C5"/>
    <w:rsid w:val="000D060A"/>
    <w:rsid w:val="000D232F"/>
    <w:rsid w:val="000E0CC4"/>
    <w:rsid w:val="000E2273"/>
    <w:rsid w:val="000F2810"/>
    <w:rsid w:val="000F5217"/>
    <w:rsid w:val="000F7032"/>
    <w:rsid w:val="00102EC1"/>
    <w:rsid w:val="00116A55"/>
    <w:rsid w:val="00124849"/>
    <w:rsid w:val="00125217"/>
    <w:rsid w:val="001348D5"/>
    <w:rsid w:val="00136668"/>
    <w:rsid w:val="00142B48"/>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4A62"/>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A3E5C"/>
    <w:rsid w:val="002B42AC"/>
    <w:rsid w:val="002C3D1D"/>
    <w:rsid w:val="002C64FC"/>
    <w:rsid w:val="002D71A9"/>
    <w:rsid w:val="002E5A77"/>
    <w:rsid w:val="002F4102"/>
    <w:rsid w:val="002F6609"/>
    <w:rsid w:val="002F75ED"/>
    <w:rsid w:val="00303111"/>
    <w:rsid w:val="003118B9"/>
    <w:rsid w:val="00324D4D"/>
    <w:rsid w:val="003327B8"/>
    <w:rsid w:val="00332933"/>
    <w:rsid w:val="003368F2"/>
    <w:rsid w:val="003443C2"/>
    <w:rsid w:val="00347099"/>
    <w:rsid w:val="00347E04"/>
    <w:rsid w:val="00347E65"/>
    <w:rsid w:val="003507D7"/>
    <w:rsid w:val="00351083"/>
    <w:rsid w:val="00352D4D"/>
    <w:rsid w:val="00353817"/>
    <w:rsid w:val="00373912"/>
    <w:rsid w:val="00375255"/>
    <w:rsid w:val="003766CF"/>
    <w:rsid w:val="0037746D"/>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47ED6"/>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4EA2"/>
    <w:rsid w:val="00625D0B"/>
    <w:rsid w:val="00637CDE"/>
    <w:rsid w:val="00653CC4"/>
    <w:rsid w:val="00661D4B"/>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29E5"/>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3705F"/>
    <w:rsid w:val="00841DEA"/>
    <w:rsid w:val="00857AE8"/>
    <w:rsid w:val="00865B41"/>
    <w:rsid w:val="00880953"/>
    <w:rsid w:val="00881069"/>
    <w:rsid w:val="00891166"/>
    <w:rsid w:val="00893E8C"/>
    <w:rsid w:val="008A4C12"/>
    <w:rsid w:val="008A58E6"/>
    <w:rsid w:val="008A5B66"/>
    <w:rsid w:val="008A7070"/>
    <w:rsid w:val="008B0337"/>
    <w:rsid w:val="008B6342"/>
    <w:rsid w:val="008C3CBC"/>
    <w:rsid w:val="008C4724"/>
    <w:rsid w:val="008C50C3"/>
    <w:rsid w:val="008D3EE4"/>
    <w:rsid w:val="008E1525"/>
    <w:rsid w:val="008E22CB"/>
    <w:rsid w:val="00906108"/>
    <w:rsid w:val="00913C5A"/>
    <w:rsid w:val="00931DCD"/>
    <w:rsid w:val="0093302D"/>
    <w:rsid w:val="009339C4"/>
    <w:rsid w:val="009410B8"/>
    <w:rsid w:val="00947B45"/>
    <w:rsid w:val="0095054A"/>
    <w:rsid w:val="00960ABD"/>
    <w:rsid w:val="00967766"/>
    <w:rsid w:val="009804F0"/>
    <w:rsid w:val="009812A5"/>
    <w:rsid w:val="009A0B53"/>
    <w:rsid w:val="009A0BF3"/>
    <w:rsid w:val="009B0608"/>
    <w:rsid w:val="009B6EF3"/>
    <w:rsid w:val="009C1374"/>
    <w:rsid w:val="009D5760"/>
    <w:rsid w:val="009D6EAD"/>
    <w:rsid w:val="009E7E8F"/>
    <w:rsid w:val="009F22C4"/>
    <w:rsid w:val="00A00D65"/>
    <w:rsid w:val="00A05511"/>
    <w:rsid w:val="00A10698"/>
    <w:rsid w:val="00A1104C"/>
    <w:rsid w:val="00A34086"/>
    <w:rsid w:val="00A379C8"/>
    <w:rsid w:val="00A52253"/>
    <w:rsid w:val="00A72543"/>
    <w:rsid w:val="00A75828"/>
    <w:rsid w:val="00A85E28"/>
    <w:rsid w:val="00A901EA"/>
    <w:rsid w:val="00A927B8"/>
    <w:rsid w:val="00A93C35"/>
    <w:rsid w:val="00AA0BCC"/>
    <w:rsid w:val="00AA55C4"/>
    <w:rsid w:val="00AB1061"/>
    <w:rsid w:val="00AB6163"/>
    <w:rsid w:val="00AC19B6"/>
    <w:rsid w:val="00AC1DDB"/>
    <w:rsid w:val="00AC350B"/>
    <w:rsid w:val="00AD0D2E"/>
    <w:rsid w:val="00AD42DC"/>
    <w:rsid w:val="00AD7821"/>
    <w:rsid w:val="00AE2273"/>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1187E"/>
    <w:rsid w:val="00C209B7"/>
    <w:rsid w:val="00C23633"/>
    <w:rsid w:val="00C25278"/>
    <w:rsid w:val="00C45E8C"/>
    <w:rsid w:val="00C56164"/>
    <w:rsid w:val="00C712D3"/>
    <w:rsid w:val="00C81515"/>
    <w:rsid w:val="00C91C2D"/>
    <w:rsid w:val="00CA77B8"/>
    <w:rsid w:val="00CB7AB1"/>
    <w:rsid w:val="00CB7E8C"/>
    <w:rsid w:val="00CD10D5"/>
    <w:rsid w:val="00CE024C"/>
    <w:rsid w:val="00CE64D5"/>
    <w:rsid w:val="00CF4DC5"/>
    <w:rsid w:val="00CF7A60"/>
    <w:rsid w:val="00D0117F"/>
    <w:rsid w:val="00D03511"/>
    <w:rsid w:val="00D124BA"/>
    <w:rsid w:val="00D16AE2"/>
    <w:rsid w:val="00D25166"/>
    <w:rsid w:val="00D470C3"/>
    <w:rsid w:val="00D57D57"/>
    <w:rsid w:val="00D60814"/>
    <w:rsid w:val="00D60B04"/>
    <w:rsid w:val="00D7474C"/>
    <w:rsid w:val="00D81728"/>
    <w:rsid w:val="00DC2EA9"/>
    <w:rsid w:val="00DE06C1"/>
    <w:rsid w:val="00DE1A73"/>
    <w:rsid w:val="00DE5831"/>
    <w:rsid w:val="00DE6841"/>
    <w:rsid w:val="00DF41C7"/>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447"/>
    <w:rsid w:val="00EA2599"/>
    <w:rsid w:val="00EA27FF"/>
    <w:rsid w:val="00EA3D4B"/>
    <w:rsid w:val="00EA7C26"/>
    <w:rsid w:val="00ED2CCB"/>
    <w:rsid w:val="00ED7F81"/>
    <w:rsid w:val="00EE10DB"/>
    <w:rsid w:val="00EE5879"/>
    <w:rsid w:val="00EF17CA"/>
    <w:rsid w:val="00EF618E"/>
    <w:rsid w:val="00F046C6"/>
    <w:rsid w:val="00F07916"/>
    <w:rsid w:val="00F104E9"/>
    <w:rsid w:val="00F1054A"/>
    <w:rsid w:val="00F2058F"/>
    <w:rsid w:val="00F249B8"/>
    <w:rsid w:val="00F31C7A"/>
    <w:rsid w:val="00F34DAD"/>
    <w:rsid w:val="00F40FCB"/>
    <w:rsid w:val="00F43D32"/>
    <w:rsid w:val="00F44820"/>
    <w:rsid w:val="00F46C73"/>
    <w:rsid w:val="00F51C6D"/>
    <w:rsid w:val="00F55614"/>
    <w:rsid w:val="00F63DA4"/>
    <w:rsid w:val="00F6438C"/>
    <w:rsid w:val="00F80189"/>
    <w:rsid w:val="00F801FA"/>
    <w:rsid w:val="00F866D0"/>
    <w:rsid w:val="00F87D07"/>
    <w:rsid w:val="00F90406"/>
    <w:rsid w:val="00F92E6A"/>
    <w:rsid w:val="00F9429C"/>
    <w:rsid w:val="00FA468C"/>
    <w:rsid w:val="00FB02C3"/>
    <w:rsid w:val="00FC39A2"/>
    <w:rsid w:val="00FC3F08"/>
    <w:rsid w:val="00FD0E63"/>
    <w:rsid w:val="00FD72E4"/>
    <w:rsid w:val="00FE0C56"/>
    <w:rsid w:val="00FE42E9"/>
    <w:rsid w:val="00FF556F"/>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A77CA"/>
  <w15:chartTrackingRefBased/>
  <w15:docId w15:val="{2D24227E-5313-324F-9197-6095FA3C9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DDB"/>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AC1DD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link w:val="Heading2Char"/>
    <w:uiPriority w:val="9"/>
    <w:unhideWhenUsed/>
    <w:qFormat/>
    <w:rsid w:val="006E1CDD"/>
    <w:pPr>
      <w:ind w:left="1339"/>
      <w:outlineLvl w:val="1"/>
    </w:pPr>
    <w:rPr>
      <w:rFonts w:ascii="Montserrat" w:hAnsi="Montserrat"/>
      <w:b/>
      <w:bCs/>
      <w:kern w:val="2"/>
      <w:sz w:val="21"/>
      <w:szCs w:val="21"/>
      <w14:ligatures w14:val="standardContextual"/>
    </w:rPr>
  </w:style>
  <w:style w:type="paragraph" w:styleId="Heading3">
    <w:name w:val="heading 3"/>
    <w:basedOn w:val="Normal"/>
    <w:next w:val="Normal"/>
    <w:link w:val="Heading3Char"/>
    <w:uiPriority w:val="9"/>
    <w:semiHidden/>
    <w:unhideWhenUsed/>
    <w:qFormat/>
    <w:rsid w:val="00AC1DD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C1DDB"/>
    <w:pPr>
      <w:keepNext/>
      <w:keepLines/>
      <w:spacing w:before="80" w:after="40"/>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AC1DDB"/>
    <w:pPr>
      <w:keepNext/>
      <w:keepLines/>
      <w:spacing w:before="80" w:after="40"/>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AC1DDB"/>
    <w:pPr>
      <w:keepNext/>
      <w:keepLines/>
      <w:spacing w:before="40"/>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AC1DDB"/>
    <w:pPr>
      <w:keepNext/>
      <w:keepLines/>
      <w:spacing w:before="40"/>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AC1DDB"/>
    <w:pPr>
      <w:keepNext/>
      <w:keepLines/>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AC1DDB"/>
    <w:pPr>
      <w:keepNext/>
      <w:keepLines/>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rPr>
      <w:rFonts w:ascii="Open Sans" w:hAnsi="Open Sans"/>
      <w:kern w:val="2"/>
      <w:sz w:val="22"/>
      <w14:ligatures w14:val="standardContextual"/>
    </w:rPr>
  </w:style>
  <w:style w:type="character" w:customStyle="1" w:styleId="Heading1Char">
    <w:name w:val="Heading 1 Char"/>
    <w:basedOn w:val="DefaultParagraphFont"/>
    <w:link w:val="Heading1"/>
    <w:uiPriority w:val="9"/>
    <w:rsid w:val="00AC1DD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C1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DD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AC1DD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AC1DD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AC1DD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AC1DD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AC1DD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AC1DD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1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DD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1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DDB"/>
    <w:pPr>
      <w:spacing w:before="160" w:after="160"/>
      <w:jc w:val="center"/>
    </w:pPr>
    <w:rPr>
      <w:rFonts w:ascii="Open Sans" w:hAnsi="Open Sans"/>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AC1DD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AC1DDB"/>
    <w:rPr>
      <w:i/>
      <w:iCs/>
      <w:color w:val="0F4761" w:themeColor="accent1" w:themeShade="BF"/>
    </w:rPr>
  </w:style>
  <w:style w:type="paragraph" w:styleId="IntenseQuote">
    <w:name w:val="Intense Quote"/>
    <w:basedOn w:val="Normal"/>
    <w:next w:val="Normal"/>
    <w:link w:val="IntenseQuoteChar"/>
    <w:uiPriority w:val="30"/>
    <w:qFormat/>
    <w:rsid w:val="00AC1DDB"/>
    <w:pPr>
      <w:pBdr>
        <w:top w:val="single" w:sz="4" w:space="10" w:color="0F4761" w:themeColor="accent1" w:themeShade="BF"/>
        <w:bottom w:val="single" w:sz="4" w:space="10" w:color="0F4761" w:themeColor="accent1" w:themeShade="BF"/>
      </w:pBdr>
      <w:spacing w:before="360" w:after="360"/>
      <w:ind w:left="864" w:right="864"/>
      <w:jc w:val="center"/>
    </w:pPr>
    <w:rPr>
      <w:rFonts w:ascii="Open Sans" w:hAnsi="Open Sans"/>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AC1DD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AC1DDB"/>
    <w:rPr>
      <w:b/>
      <w:bCs/>
      <w:smallCaps/>
      <w:color w:val="0F4761" w:themeColor="accent1" w:themeShade="BF"/>
      <w:spacing w:val="5"/>
    </w:rPr>
  </w:style>
  <w:style w:type="character" w:styleId="CommentReference">
    <w:name w:val="annotation reference"/>
    <w:basedOn w:val="DefaultParagraphFont"/>
    <w:uiPriority w:val="99"/>
    <w:semiHidden/>
    <w:unhideWhenUsed/>
    <w:rsid w:val="00AC1DDB"/>
    <w:rPr>
      <w:sz w:val="16"/>
      <w:szCs w:val="16"/>
    </w:rPr>
  </w:style>
  <w:style w:type="paragraph" w:styleId="Footer">
    <w:name w:val="footer"/>
    <w:basedOn w:val="Normal"/>
    <w:link w:val="FooterChar"/>
    <w:uiPriority w:val="99"/>
    <w:unhideWhenUsed/>
    <w:rsid w:val="00347E65"/>
    <w:pPr>
      <w:tabs>
        <w:tab w:val="center" w:pos="4680"/>
        <w:tab w:val="right" w:pos="9360"/>
      </w:tabs>
    </w:pPr>
  </w:style>
  <w:style w:type="character" w:customStyle="1" w:styleId="FooterChar">
    <w:name w:val="Footer Char"/>
    <w:basedOn w:val="DefaultParagraphFont"/>
    <w:link w:val="Footer"/>
    <w:uiPriority w:val="99"/>
    <w:rsid w:val="00347E65"/>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47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12</Pages>
  <Words>3946</Words>
  <Characters>22498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14</cp:revision>
  <dcterms:created xsi:type="dcterms:W3CDTF">2025-01-16T17:07:00Z</dcterms:created>
  <dcterms:modified xsi:type="dcterms:W3CDTF">2025-01-17T00:15:00Z</dcterms:modified>
</cp:coreProperties>
</file>