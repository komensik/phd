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4CF97" w14:textId="77777777" w:rsidR="003E1D99" w:rsidRPr="00786A24" w:rsidRDefault="003E1D99" w:rsidP="003E1D99">
      <w:pPr>
        <w:spacing w:line="360" w:lineRule="auto"/>
        <w:jc w:val="center"/>
        <w:rPr>
          <w:rFonts w:ascii="Arial" w:hAnsi="Arial" w:cs="Arial"/>
          <w:b/>
          <w:bCs/>
          <w:sz w:val="23"/>
          <w:szCs w:val="23"/>
        </w:rPr>
      </w:pPr>
      <w:r>
        <w:rPr>
          <w:rFonts w:ascii="Arial" w:hAnsi="Arial" w:cs="Arial"/>
          <w:b/>
          <w:bCs/>
          <w:sz w:val="23"/>
          <w:szCs w:val="23"/>
        </w:rPr>
        <w:t xml:space="preserve"> </w:t>
      </w:r>
      <w:r w:rsidRPr="00786A24">
        <w:rPr>
          <w:rFonts w:ascii="Arial" w:hAnsi="Arial" w:cs="Arial"/>
          <w:b/>
          <w:bCs/>
          <w:sz w:val="23"/>
          <w:szCs w:val="23"/>
        </w:rPr>
        <w:t xml:space="preserve"> Social Constructions of Incarcerated Subsets – Prelim Paper Draft</w:t>
      </w:r>
    </w:p>
    <w:p w14:paraId="14DCB3EB" w14:textId="77777777" w:rsidR="003E1D99" w:rsidRDefault="003E1D99" w:rsidP="003E1D99">
      <w:pPr>
        <w:spacing w:line="360" w:lineRule="auto"/>
        <w:rPr>
          <w:b/>
          <w:bCs/>
          <w:sz w:val="23"/>
          <w:szCs w:val="23"/>
        </w:rPr>
      </w:pPr>
    </w:p>
    <w:p w14:paraId="71EEEC99" w14:textId="0EEE5E25" w:rsidR="003E1D99" w:rsidRPr="00DE0628" w:rsidRDefault="003E1D99" w:rsidP="003E1D99">
      <w:pPr>
        <w:spacing w:line="360" w:lineRule="auto"/>
        <w:rPr>
          <w:color w:val="000000"/>
          <w:sz w:val="23"/>
          <w:szCs w:val="23"/>
        </w:rPr>
      </w:pPr>
      <w:bookmarkStart w:id="0" w:name="OLE_LINK3"/>
      <w:r w:rsidRPr="008010B8">
        <w:rPr>
          <w:color w:val="000000"/>
          <w:sz w:val="23"/>
          <w:szCs w:val="23"/>
        </w:rPr>
        <w:t xml:space="preserve">In September 2024, California's Democratic governor vetoed legislation that sought to end the </w:t>
      </w:r>
      <w:r w:rsidRPr="008010B8">
        <w:rPr>
          <w:i/>
          <w:iCs/>
          <w:color w:val="000000"/>
          <w:sz w:val="23"/>
          <w:szCs w:val="23"/>
        </w:rPr>
        <w:t>de-facto</w:t>
      </w:r>
      <w:r w:rsidRPr="008010B8">
        <w:rPr>
          <w:color w:val="000000"/>
          <w:sz w:val="23"/>
          <w:szCs w:val="23"/>
        </w:rPr>
        <w:t xml:space="preserve"> disenfranchisement of eligible incarcerated voters. </w:t>
      </w:r>
      <w:r w:rsidR="00DE0628">
        <w:rPr>
          <w:color w:val="000000"/>
          <w:sz w:val="23"/>
          <w:szCs w:val="23"/>
        </w:rPr>
        <w:t xml:space="preserve">With no meaningful and systematized way to cast a counted ballot from jail, these Californians made up the largest share of an estimated 500,000 people nationally were unconstitutionally kept from participating in the subsequent 2024 elections </w:t>
      </w:r>
      <w:r w:rsidR="00DE0628" w:rsidRPr="008010B8">
        <w:rPr>
          <w:color w:val="000000"/>
          <w:sz w:val="23"/>
          <w:szCs w:val="23"/>
        </w:rPr>
        <w:t>(Wang 2024)</w:t>
      </w:r>
      <w:r w:rsidR="00DE0628">
        <w:rPr>
          <w:color w:val="000000"/>
          <w:sz w:val="23"/>
          <w:szCs w:val="23"/>
        </w:rPr>
        <w:t xml:space="preserve">. In California, a majority of those who could participate chose </w:t>
      </w:r>
      <w:r w:rsidRPr="008010B8">
        <w:rPr>
          <w:color w:val="000000"/>
          <w:sz w:val="23"/>
          <w:szCs w:val="23"/>
        </w:rPr>
        <w:t>to maintain “involuntary servitude” – slavery – in prisons</w:t>
      </w:r>
      <w:r>
        <w:rPr>
          <w:color w:val="000000"/>
          <w:sz w:val="23"/>
          <w:szCs w:val="23"/>
        </w:rPr>
        <w:t>.</w:t>
      </w:r>
      <w:r w:rsidR="00DE0628">
        <w:rPr>
          <w:color w:val="000000"/>
          <w:sz w:val="23"/>
          <w:szCs w:val="23"/>
        </w:rPr>
        <w:t xml:space="preserve"> </w:t>
      </w:r>
      <w:r w:rsidRPr="008010B8">
        <w:rPr>
          <w:color w:val="000000"/>
          <w:sz w:val="23"/>
          <w:szCs w:val="23"/>
        </w:rPr>
        <w:t xml:space="preserve">In </w:t>
      </w:r>
      <w:r>
        <w:rPr>
          <w:color w:val="000000"/>
          <w:sz w:val="23"/>
          <w:szCs w:val="23"/>
        </w:rPr>
        <w:t>another</w:t>
      </w:r>
      <w:r w:rsidRPr="008010B8">
        <w:rPr>
          <w:color w:val="000000"/>
          <w:sz w:val="23"/>
          <w:szCs w:val="23"/>
        </w:rPr>
        <w:t xml:space="preserve"> ostensibly progressive </w:t>
      </w:r>
      <w:r>
        <w:rPr>
          <w:color w:val="000000"/>
          <w:sz w:val="23"/>
          <w:szCs w:val="23"/>
        </w:rPr>
        <w:t xml:space="preserve">state – </w:t>
      </w:r>
      <w:r w:rsidRPr="008010B8">
        <w:rPr>
          <w:color w:val="000000"/>
          <w:sz w:val="23"/>
          <w:szCs w:val="23"/>
        </w:rPr>
        <w:t>Massachusetts</w:t>
      </w:r>
      <w:r>
        <w:rPr>
          <w:color w:val="000000"/>
          <w:sz w:val="23"/>
          <w:szCs w:val="23"/>
        </w:rPr>
        <w:t xml:space="preserve"> – </w:t>
      </w:r>
      <w:r w:rsidRPr="008010B8">
        <w:rPr>
          <w:color w:val="000000"/>
          <w:sz w:val="23"/>
          <w:szCs w:val="23"/>
        </w:rPr>
        <w:t xml:space="preserve">prison and elections officials appeared unwilling to implement a new voting access law. And an estimated 4 million more people were excluded from the elections </w:t>
      </w:r>
      <w:r>
        <w:rPr>
          <w:color w:val="000000"/>
          <w:sz w:val="23"/>
          <w:szCs w:val="23"/>
        </w:rPr>
        <w:t>through</w:t>
      </w:r>
      <w:r w:rsidRPr="008010B8">
        <w:rPr>
          <w:color w:val="000000"/>
          <w:sz w:val="23"/>
          <w:szCs w:val="23"/>
        </w:rPr>
        <w:t xml:space="preserve"> </w:t>
      </w:r>
      <w:r w:rsidRPr="008010B8">
        <w:rPr>
          <w:i/>
          <w:iCs/>
          <w:color w:val="000000"/>
          <w:sz w:val="23"/>
          <w:szCs w:val="23"/>
        </w:rPr>
        <w:t xml:space="preserve">de jure </w:t>
      </w:r>
      <w:r w:rsidRPr="008010B8">
        <w:rPr>
          <w:sz w:val="23"/>
          <w:szCs w:val="23"/>
        </w:rPr>
        <w:t>disenfranchise</w:t>
      </w:r>
      <w:r>
        <w:rPr>
          <w:sz w:val="23"/>
          <w:szCs w:val="23"/>
        </w:rPr>
        <w:t xml:space="preserve">ment </w:t>
      </w:r>
      <w:r w:rsidRPr="008010B8">
        <w:rPr>
          <w:sz w:val="23"/>
          <w:szCs w:val="23"/>
        </w:rPr>
        <w:t xml:space="preserve">while incarcerated on felony convictions, or while on probation or parole </w:t>
      </w:r>
      <w:r w:rsidR="00DE0628">
        <w:rPr>
          <w:sz w:val="23"/>
          <w:szCs w:val="23"/>
        </w:rPr>
        <w:t xml:space="preserve">– a figure that does not include people who fear or mistakenly believe they have been permanently disenfranchised </w:t>
      </w:r>
      <w:r w:rsidRPr="008010B8">
        <w:rPr>
          <w:sz w:val="23"/>
          <w:szCs w:val="23"/>
        </w:rPr>
        <w:t>(</w:t>
      </w:r>
      <w:proofErr w:type="spellStart"/>
      <w:r w:rsidRPr="008010B8">
        <w:rPr>
          <w:sz w:val="23"/>
          <w:szCs w:val="23"/>
        </w:rPr>
        <w:t>Uggen</w:t>
      </w:r>
      <w:proofErr w:type="spellEnd"/>
      <w:r w:rsidRPr="008010B8">
        <w:rPr>
          <w:sz w:val="23"/>
          <w:szCs w:val="23"/>
        </w:rPr>
        <w:t xml:space="preserve">, Willen, and Larson 2024). Scholars have shown these disenfranchisement policies target Black political power (Hinton and Cook 2021) and </w:t>
      </w:r>
      <w:r>
        <w:rPr>
          <w:sz w:val="23"/>
          <w:szCs w:val="23"/>
        </w:rPr>
        <w:t xml:space="preserve">serve as </w:t>
      </w:r>
      <w:r w:rsidRPr="008010B8">
        <w:rPr>
          <w:sz w:val="23"/>
          <w:szCs w:val="23"/>
        </w:rPr>
        <w:t>a critical component of mass incarceration’s broader augmentation of American democracy and racialized social control (Beckett and Western 2001, Simon 2007, 2020, Wacquant 2010, Weaver and Lerman 2010).</w:t>
      </w:r>
    </w:p>
    <w:p w14:paraId="75F7AC8E" w14:textId="77777777" w:rsidR="003E1D99" w:rsidRPr="008010B8" w:rsidRDefault="003E1D99" w:rsidP="003E1D99">
      <w:pPr>
        <w:spacing w:line="360" w:lineRule="auto"/>
        <w:rPr>
          <w:sz w:val="23"/>
          <w:szCs w:val="23"/>
        </w:rPr>
      </w:pPr>
    </w:p>
    <w:p w14:paraId="6E7245BF" w14:textId="1060813E" w:rsidR="001C3B60" w:rsidRDefault="001C3B60" w:rsidP="003E1D99">
      <w:pPr>
        <w:spacing w:line="360" w:lineRule="auto"/>
        <w:rPr>
          <w:sz w:val="23"/>
          <w:szCs w:val="23"/>
        </w:rPr>
      </w:pPr>
      <w:r>
        <w:rPr>
          <w:sz w:val="23"/>
          <w:szCs w:val="23"/>
        </w:rPr>
        <w:t>In contrast, some</w:t>
      </w:r>
      <w:r w:rsidR="003E1D99" w:rsidRPr="008010B8">
        <w:rPr>
          <w:sz w:val="23"/>
          <w:szCs w:val="23"/>
        </w:rPr>
        <w:t xml:space="preserve"> particularly punitive, conservative states like </w:t>
      </w:r>
      <w:commentRangeStart w:id="1"/>
      <w:r w:rsidR="003E1D99" w:rsidRPr="008010B8">
        <w:rPr>
          <w:sz w:val="23"/>
          <w:szCs w:val="23"/>
        </w:rPr>
        <w:t xml:space="preserve">Tennessee and Texas </w:t>
      </w:r>
      <w:r>
        <w:rPr>
          <w:sz w:val="23"/>
          <w:szCs w:val="23"/>
        </w:rPr>
        <w:t>are leading</w:t>
      </w:r>
      <w:commentRangeEnd w:id="1"/>
      <w:r w:rsidR="002F1453">
        <w:rPr>
          <w:rStyle w:val="CommentReference"/>
        </w:rPr>
        <w:commentReference w:id="1"/>
      </w:r>
      <w:r>
        <w:rPr>
          <w:sz w:val="23"/>
          <w:szCs w:val="23"/>
        </w:rPr>
        <w:t xml:space="preserve"> the </w:t>
      </w:r>
      <w:r w:rsidRPr="008010B8">
        <w:rPr>
          <w:sz w:val="23"/>
          <w:szCs w:val="23"/>
        </w:rPr>
        <w:t>implementation of jail voting programs</w:t>
      </w:r>
      <w:r>
        <w:rPr>
          <w:sz w:val="23"/>
          <w:szCs w:val="23"/>
        </w:rPr>
        <w:t xml:space="preserve">, </w:t>
      </w:r>
      <w:r w:rsidR="0075684A">
        <w:rPr>
          <w:sz w:val="23"/>
          <w:szCs w:val="23"/>
        </w:rPr>
        <w:t xml:space="preserve">which </w:t>
      </w:r>
      <w:r w:rsidR="00406F1B">
        <w:rPr>
          <w:sz w:val="23"/>
          <w:szCs w:val="23"/>
        </w:rPr>
        <w:t xml:space="preserve">manage the distribution and return of registration materials and mail or absentee applications and </w:t>
      </w:r>
      <w:proofErr w:type="gramStart"/>
      <w:r w:rsidR="00406F1B">
        <w:rPr>
          <w:sz w:val="23"/>
          <w:szCs w:val="23"/>
        </w:rPr>
        <w:t>ballots, or</w:t>
      </w:r>
      <w:proofErr w:type="gramEnd"/>
      <w:r w:rsidR="00406F1B">
        <w:rPr>
          <w:sz w:val="23"/>
          <w:szCs w:val="23"/>
        </w:rPr>
        <w:t xml:space="preserve"> establish polling locations in jails. </w:t>
      </w:r>
    </w:p>
    <w:p w14:paraId="0DAD0C97" w14:textId="77777777" w:rsidR="001C3B60" w:rsidRDefault="001C3B60" w:rsidP="003E1D99">
      <w:pPr>
        <w:spacing w:line="360" w:lineRule="auto"/>
        <w:rPr>
          <w:sz w:val="23"/>
          <w:szCs w:val="23"/>
        </w:rPr>
      </w:pPr>
    </w:p>
    <w:p w14:paraId="39A3B0E8" w14:textId="298497AD" w:rsidR="003E1D99" w:rsidRDefault="001C3B60" w:rsidP="003E1D99">
      <w:pPr>
        <w:spacing w:line="360" w:lineRule="auto"/>
        <w:rPr>
          <w:sz w:val="23"/>
          <w:szCs w:val="23"/>
        </w:rPr>
      </w:pPr>
      <w:r>
        <w:rPr>
          <w:sz w:val="23"/>
          <w:szCs w:val="23"/>
        </w:rPr>
        <w:t>T</w:t>
      </w:r>
      <w:r w:rsidR="003E1D99" w:rsidRPr="008010B8">
        <w:rPr>
          <w:sz w:val="23"/>
          <w:szCs w:val="23"/>
        </w:rPr>
        <w:t xml:space="preserve">his policy landscape suggests beliefs about what incarcerated people </w:t>
      </w:r>
      <w:r w:rsidR="003E1D99">
        <w:rPr>
          <w:sz w:val="23"/>
          <w:szCs w:val="23"/>
        </w:rPr>
        <w:t>deserve are</w:t>
      </w:r>
      <w:r w:rsidR="003E1D99" w:rsidRPr="008010B8">
        <w:rPr>
          <w:sz w:val="23"/>
          <w:szCs w:val="23"/>
        </w:rPr>
        <w:t xml:space="preserve"> more than an issue of partisan politics. Understanding what drives these divergent policy paths requires examining how different communities and policymakers conceptualize whether incarcerated people deserve inclusion in democracy. At its core, it highlights a fundamental epistemic problem in criminal legal policy</w:t>
      </w:r>
      <w:r w:rsidR="003E1D99">
        <w:rPr>
          <w:sz w:val="23"/>
          <w:szCs w:val="23"/>
        </w:rPr>
        <w:t>, that troubles core claims of representative democracy</w:t>
      </w:r>
      <w:r w:rsidR="003E1D99" w:rsidRPr="008010B8">
        <w:rPr>
          <w:sz w:val="23"/>
          <w:szCs w:val="23"/>
        </w:rPr>
        <w:t>: decisions about carceral citizens' rights and their ability to influence policy are made primarily by legislative bodies that have historically excluded and continue to underrepresent the communities most impacted by incarceration</w:t>
      </w:r>
      <w:r w:rsidR="003E1D99" w:rsidRPr="00300942">
        <w:rPr>
          <w:sz w:val="23"/>
          <w:szCs w:val="23"/>
        </w:rPr>
        <w:t xml:space="preserve"> (Hinton and Cook 2021, Pew 2023, Clark and Hansen 2020)</w:t>
      </w:r>
      <w:r w:rsidR="003E1D99" w:rsidRPr="00300942">
        <w:rPr>
          <w:rStyle w:val="FootnoteReference"/>
          <w:sz w:val="23"/>
          <w:szCs w:val="23"/>
        </w:rPr>
        <w:footnoteReference w:id="1"/>
      </w:r>
      <w:r w:rsidR="003E1D99" w:rsidRPr="00300942">
        <w:rPr>
          <w:sz w:val="23"/>
          <w:szCs w:val="23"/>
        </w:rPr>
        <w:t>.</w:t>
      </w:r>
    </w:p>
    <w:p w14:paraId="57C68EB8" w14:textId="77777777" w:rsidR="003E1D99" w:rsidRPr="00300942" w:rsidRDefault="003E1D99" w:rsidP="003E1D99">
      <w:pPr>
        <w:spacing w:line="360" w:lineRule="auto"/>
        <w:rPr>
          <w:sz w:val="23"/>
          <w:szCs w:val="23"/>
        </w:rPr>
      </w:pPr>
    </w:p>
    <w:p w14:paraId="775E0BE5" w14:textId="70D69E24" w:rsidR="003E1D99" w:rsidRDefault="003E1D99" w:rsidP="003E1D99">
      <w:pPr>
        <w:spacing w:line="360" w:lineRule="auto"/>
        <w:rPr>
          <w:sz w:val="23"/>
          <w:szCs w:val="23"/>
        </w:rPr>
      </w:pPr>
      <w:r w:rsidRPr="00300942">
        <w:rPr>
          <w:sz w:val="23"/>
          <w:szCs w:val="23"/>
        </w:rPr>
        <w:t xml:space="preserve">In stark contrast, while introducing federal legislation to end </w:t>
      </w:r>
      <w:r w:rsidRPr="00300942">
        <w:rPr>
          <w:i/>
          <w:iCs/>
          <w:sz w:val="23"/>
          <w:szCs w:val="23"/>
        </w:rPr>
        <w:t>de facto</w:t>
      </w:r>
      <w:r w:rsidRPr="00300942">
        <w:rPr>
          <w:sz w:val="23"/>
          <w:szCs w:val="23"/>
        </w:rPr>
        <w:t xml:space="preserve"> and </w:t>
      </w:r>
      <w:r w:rsidRPr="00300942">
        <w:rPr>
          <w:i/>
          <w:iCs/>
          <w:sz w:val="23"/>
          <w:szCs w:val="23"/>
        </w:rPr>
        <w:t>de jure</w:t>
      </w:r>
      <w:r w:rsidRPr="00300942">
        <w:rPr>
          <w:sz w:val="23"/>
          <w:szCs w:val="23"/>
        </w:rPr>
        <w:t xml:space="preserve"> disenfranchisement in January 2023, Congresswoman Ayanna Pressley deliberately centered the voices of incarcerated activists, grounding her support not only in democratic principles and racial equity but in her personal experience with mass incarceration.</w:t>
      </w:r>
      <w:r w:rsidRPr="00A44806">
        <w:rPr>
          <w:rStyle w:val="FootnoteReference"/>
          <w:sz w:val="23"/>
          <w:szCs w:val="23"/>
        </w:rPr>
        <w:t xml:space="preserve"> </w:t>
      </w:r>
      <w:r w:rsidRPr="00300942">
        <w:rPr>
          <w:rStyle w:val="FootnoteReference"/>
          <w:sz w:val="23"/>
          <w:szCs w:val="23"/>
        </w:rPr>
        <w:footnoteReference w:id="2"/>
      </w:r>
      <w:r w:rsidRPr="00300942">
        <w:rPr>
          <w:sz w:val="23"/>
          <w:szCs w:val="23"/>
        </w:rPr>
        <w:t xml:space="preserve"> Her motto that "the people closest to the pain should be closest to the power" directly invokes this epistemic gap between policymakers and affected communities. </w:t>
      </w:r>
      <w:r>
        <w:rPr>
          <w:sz w:val="23"/>
          <w:szCs w:val="23"/>
        </w:rPr>
        <w:t>It also</w:t>
      </w:r>
      <w:r w:rsidRPr="00300942">
        <w:rPr>
          <w:sz w:val="23"/>
          <w:szCs w:val="23"/>
        </w:rPr>
        <w:t xml:space="preserve"> suggests that carceral policies may be among those "driven by social constructions and deception" that warrant investigation into whether "reinforcing feedback mechanisms overwhelm the negative feedback that should come from policy designs that do not solve problems, deepen inequalities, and discourage democratic participation" (Schneider and Ingram </w:t>
      </w:r>
      <w:commentRangeStart w:id="2"/>
      <w:r w:rsidRPr="00300942">
        <w:rPr>
          <w:sz w:val="23"/>
          <w:szCs w:val="23"/>
        </w:rPr>
        <w:t>2019</w:t>
      </w:r>
      <w:r w:rsidR="009D2D64">
        <w:rPr>
          <w:sz w:val="23"/>
          <w:szCs w:val="23"/>
        </w:rPr>
        <w:t>, 229</w:t>
      </w:r>
      <w:r w:rsidRPr="00300942">
        <w:rPr>
          <w:sz w:val="23"/>
          <w:szCs w:val="23"/>
        </w:rPr>
        <w:t xml:space="preserve">). </w:t>
      </w:r>
      <w:commentRangeEnd w:id="2"/>
      <w:r w:rsidR="001C3B60">
        <w:rPr>
          <w:rStyle w:val="CommentReference"/>
        </w:rPr>
        <w:commentReference w:id="2"/>
      </w:r>
    </w:p>
    <w:p w14:paraId="6DFB5556" w14:textId="39BC9292" w:rsidR="003E1D99" w:rsidRPr="004B6AF3" w:rsidRDefault="003E1D99" w:rsidP="003E1D99">
      <w:pPr>
        <w:pStyle w:val="whitespace-pre-wrap"/>
        <w:spacing w:line="360" w:lineRule="auto"/>
        <w:rPr>
          <w:sz w:val="23"/>
          <w:szCs w:val="23"/>
        </w:rPr>
      </w:pPr>
      <w:r w:rsidRPr="004B6AF3">
        <w:rPr>
          <w:sz w:val="23"/>
          <w:szCs w:val="23"/>
        </w:rPr>
        <w:t xml:space="preserve">This paper examines how perceptions of deservingness and related policy preferences differ between those directly impacted by incarceration and those who are not. </w:t>
      </w:r>
      <w:commentRangeStart w:id="3"/>
      <w:r w:rsidRPr="00300942">
        <w:rPr>
          <w:sz w:val="23"/>
          <w:szCs w:val="23"/>
        </w:rPr>
        <w:t>Scholars have</w:t>
      </w:r>
      <w:commentRangeEnd w:id="3"/>
      <w:r w:rsidR="001C3B60">
        <w:rPr>
          <w:rStyle w:val="CommentReference"/>
        </w:rPr>
        <w:commentReference w:id="3"/>
      </w:r>
      <w:r w:rsidRPr="00300942">
        <w:rPr>
          <w:sz w:val="23"/>
          <w:szCs w:val="23"/>
        </w:rPr>
        <w:t xml:space="preserve"> shown that what groups in society are perceived to deserve are institutional and discursive constructions, and others that these constructions may be undergirded by </w:t>
      </w:r>
      <w:proofErr w:type="gramStart"/>
      <w:r w:rsidRPr="00300942">
        <w:rPr>
          <w:sz w:val="23"/>
          <w:szCs w:val="23"/>
        </w:rPr>
        <w:t>evolutionarily-derived</w:t>
      </w:r>
      <w:proofErr w:type="gramEnd"/>
      <w:r w:rsidRPr="00300942">
        <w:rPr>
          <w:sz w:val="23"/>
          <w:szCs w:val="23"/>
        </w:rPr>
        <w:t xml:space="preserve"> mechanisms</w:t>
      </w:r>
      <w:r w:rsidR="00F23450">
        <w:rPr>
          <w:sz w:val="23"/>
          <w:szCs w:val="23"/>
        </w:rPr>
        <w:t xml:space="preserve"> (</w:t>
      </w:r>
      <w:r w:rsidR="00F23450" w:rsidRPr="008010B8">
        <w:rPr>
          <w:sz w:val="23"/>
          <w:szCs w:val="23"/>
        </w:rPr>
        <w:t>Schneider and Ingram</w:t>
      </w:r>
      <w:r w:rsidR="00F23450">
        <w:rPr>
          <w:sz w:val="23"/>
          <w:szCs w:val="23"/>
        </w:rPr>
        <w:t xml:space="preserve"> 1993, </w:t>
      </w:r>
      <w:r w:rsidR="00F23450" w:rsidRPr="008010B8">
        <w:rPr>
          <w:sz w:val="23"/>
          <w:szCs w:val="23"/>
        </w:rPr>
        <w:t xml:space="preserve">Petersen 2012, </w:t>
      </w:r>
      <w:proofErr w:type="spellStart"/>
      <w:r w:rsidR="00F23450" w:rsidRPr="008010B8">
        <w:rPr>
          <w:sz w:val="23"/>
          <w:szCs w:val="23"/>
        </w:rPr>
        <w:t>Aaroe</w:t>
      </w:r>
      <w:proofErr w:type="spellEnd"/>
      <w:r w:rsidR="00F23450" w:rsidRPr="008010B8">
        <w:rPr>
          <w:sz w:val="23"/>
          <w:szCs w:val="23"/>
        </w:rPr>
        <w:t xml:space="preserve"> and Petersen 2014</w:t>
      </w:r>
      <w:r w:rsidR="00F23450">
        <w:rPr>
          <w:sz w:val="23"/>
          <w:szCs w:val="23"/>
        </w:rPr>
        <w:t>)</w:t>
      </w:r>
      <w:r w:rsidRPr="00300942">
        <w:rPr>
          <w:sz w:val="23"/>
          <w:szCs w:val="23"/>
        </w:rPr>
        <w:t xml:space="preserve">. These constructions matter, because they are understood and translated by policymakers into policy that helps or hinders these groups. And while a broad literature examines public punitiveness, less is known about perceptions of deservingness in the context of incarceration and their translation to policy views, and on issues of democratic rights. </w:t>
      </w:r>
      <w:r w:rsidRPr="004B6AF3">
        <w:rPr>
          <w:sz w:val="23"/>
          <w:szCs w:val="23"/>
        </w:rPr>
        <w:t xml:space="preserve">Drawing on </w:t>
      </w:r>
      <w:r>
        <w:rPr>
          <w:sz w:val="23"/>
          <w:szCs w:val="23"/>
        </w:rPr>
        <w:t>these literatures</w:t>
      </w:r>
      <w:r w:rsidRPr="004B6AF3">
        <w:rPr>
          <w:sz w:val="23"/>
          <w:szCs w:val="23"/>
        </w:rPr>
        <w:t xml:space="preserve">, I develop and test hypotheses about how affect and identity fundamentally shape perceptions of carceral deservingness in ways distinct from other policy domains. I argue that direct experience with the carceral system transforms these mechanisms by disrupting dehumanization and providing concrete rather than abstract understanding. This research addresses </w:t>
      </w:r>
      <w:r w:rsidR="009D2D64">
        <w:rPr>
          <w:sz w:val="23"/>
          <w:szCs w:val="23"/>
        </w:rPr>
        <w:t>two</w:t>
      </w:r>
      <w:r w:rsidR="009D2D64" w:rsidRPr="004B6AF3">
        <w:rPr>
          <w:sz w:val="23"/>
          <w:szCs w:val="23"/>
        </w:rPr>
        <w:t xml:space="preserve"> </w:t>
      </w:r>
      <w:commentRangeStart w:id="4"/>
      <w:commentRangeEnd w:id="4"/>
      <w:r w:rsidR="001C3B60">
        <w:rPr>
          <w:rStyle w:val="CommentReference"/>
        </w:rPr>
        <w:commentReference w:id="4"/>
      </w:r>
      <w:r w:rsidRPr="004B6AF3">
        <w:rPr>
          <w:sz w:val="23"/>
          <w:szCs w:val="23"/>
        </w:rPr>
        <w:t>interrelated questions:</w:t>
      </w:r>
    </w:p>
    <w:p w14:paraId="5E05BBE7" w14:textId="77777777" w:rsidR="003E1D99" w:rsidRPr="0016031C" w:rsidRDefault="003E1D99" w:rsidP="003E1D99">
      <w:pPr>
        <w:pStyle w:val="whitespace-normal"/>
        <w:numPr>
          <w:ilvl w:val="0"/>
          <w:numId w:val="1"/>
        </w:numPr>
        <w:spacing w:line="360" w:lineRule="auto"/>
        <w:rPr>
          <w:sz w:val="23"/>
          <w:szCs w:val="23"/>
        </w:rPr>
      </w:pPr>
      <w:r w:rsidRPr="008010B8">
        <w:rPr>
          <w:sz w:val="23"/>
          <w:szCs w:val="23"/>
        </w:rPr>
        <w:t>How does direct experience with the criminal legal system shape perceptions of what incarcerated people deserve?</w:t>
      </w:r>
      <w:r>
        <w:rPr>
          <w:sz w:val="23"/>
          <w:szCs w:val="23"/>
        </w:rPr>
        <w:t xml:space="preserve"> In other words, h</w:t>
      </w:r>
      <w:r w:rsidRPr="0016031C">
        <w:rPr>
          <w:sz w:val="23"/>
          <w:szCs w:val="23"/>
        </w:rPr>
        <w:t xml:space="preserve">ow does the relationship between perceptions </w:t>
      </w:r>
      <w:r w:rsidRPr="0016031C">
        <w:rPr>
          <w:sz w:val="23"/>
          <w:szCs w:val="23"/>
        </w:rPr>
        <w:lastRenderedPageBreak/>
        <w:t>of deservingness and policy preferences differ between those with and without direct experience?</w:t>
      </w:r>
    </w:p>
    <w:p w14:paraId="1D0669E8" w14:textId="00D438BC" w:rsidR="003E1D99" w:rsidRPr="008010B8" w:rsidRDefault="003E1D99" w:rsidP="003E1D99">
      <w:pPr>
        <w:pStyle w:val="whitespace-normal"/>
        <w:numPr>
          <w:ilvl w:val="0"/>
          <w:numId w:val="1"/>
        </w:numPr>
        <w:spacing w:line="360" w:lineRule="auto"/>
        <w:rPr>
          <w:sz w:val="23"/>
          <w:szCs w:val="23"/>
        </w:rPr>
      </w:pPr>
      <w:r w:rsidRPr="008010B8">
        <w:rPr>
          <w:sz w:val="23"/>
          <w:szCs w:val="23"/>
        </w:rPr>
        <w:t xml:space="preserve">How do perceptions of deservingness operate in carceral contexts compared to </w:t>
      </w:r>
      <w:commentRangeStart w:id="5"/>
      <w:r w:rsidRPr="008010B8">
        <w:rPr>
          <w:sz w:val="23"/>
          <w:szCs w:val="23"/>
        </w:rPr>
        <w:t>other domains</w:t>
      </w:r>
      <w:r w:rsidR="00A62B7E">
        <w:rPr>
          <w:sz w:val="23"/>
          <w:szCs w:val="23"/>
        </w:rPr>
        <w:t xml:space="preserve"> such as welfare, education, or health policy</w:t>
      </w:r>
      <w:r w:rsidRPr="008010B8">
        <w:rPr>
          <w:sz w:val="23"/>
          <w:szCs w:val="23"/>
        </w:rPr>
        <w:t xml:space="preserve"> </w:t>
      </w:r>
      <w:commentRangeEnd w:id="5"/>
      <w:r w:rsidR="001C3B60">
        <w:rPr>
          <w:rStyle w:val="CommentReference"/>
        </w:rPr>
        <w:commentReference w:id="5"/>
      </w:r>
      <w:r w:rsidRPr="008010B8">
        <w:rPr>
          <w:sz w:val="23"/>
          <w:szCs w:val="23"/>
        </w:rPr>
        <w:t xml:space="preserve">- specifically how do affect (moral disgust/dehumanization) and identity shape deservingness perceptions differently in </w:t>
      </w:r>
      <w:r>
        <w:rPr>
          <w:sz w:val="23"/>
          <w:szCs w:val="23"/>
        </w:rPr>
        <w:t>matters of deserving punishment versus deserving help</w:t>
      </w:r>
      <w:r w:rsidR="009D2D64">
        <w:rPr>
          <w:sz w:val="23"/>
          <w:szCs w:val="23"/>
        </w:rPr>
        <w:t>.</w:t>
      </w:r>
    </w:p>
    <w:p w14:paraId="6603D49A" w14:textId="77777777" w:rsidR="003E1D99" w:rsidRPr="007F39A8" w:rsidRDefault="003E1D99" w:rsidP="003E1D99">
      <w:pPr>
        <w:spacing w:line="360" w:lineRule="auto"/>
        <w:rPr>
          <w:sz w:val="23"/>
          <w:szCs w:val="23"/>
        </w:rPr>
      </w:pPr>
      <w:r w:rsidRPr="007F39A8">
        <w:rPr>
          <w:sz w:val="23"/>
          <w:szCs w:val="23"/>
        </w:rPr>
        <w:t xml:space="preserve">In this paper, </w:t>
      </w:r>
      <w:r>
        <w:rPr>
          <w:sz w:val="23"/>
          <w:szCs w:val="23"/>
        </w:rPr>
        <w:t xml:space="preserve">I </w:t>
      </w:r>
      <w:r w:rsidRPr="007F39A8">
        <w:rPr>
          <w:sz w:val="23"/>
          <w:szCs w:val="23"/>
        </w:rPr>
        <w:t>draw on social construction, deservingness, and punitiveness literatures, to develop an and test hypotheses using novel survey data that perceptions of deservingness in carceral contexts operate differently than in other domains. While existing literature demonstrates how CARIN criteria (control, attitude, reciprocity, identity, need) shape deservingness perceptions for target groups – primarily welfare recipients, I expect in carceral contexts, affect (</w:t>
      </w:r>
      <w:commentRangeStart w:id="6"/>
      <w:r w:rsidRPr="007F39A8">
        <w:rPr>
          <w:sz w:val="23"/>
          <w:szCs w:val="23"/>
        </w:rPr>
        <w:t>namely moral disgust</w:t>
      </w:r>
      <w:commentRangeEnd w:id="6"/>
      <w:r w:rsidR="001C3B60">
        <w:rPr>
          <w:rStyle w:val="CommentReference"/>
        </w:rPr>
        <w:commentReference w:id="6"/>
      </w:r>
      <w:r w:rsidRPr="007F39A8">
        <w:rPr>
          <w:sz w:val="23"/>
          <w:szCs w:val="23"/>
        </w:rPr>
        <w:t>) and identity primarily shape perceptions of deservingness. Direct experience with the carceral system, I suggest, transforms these mechanisms by disrupting dehumanization and providing concrete rather than abstract understanding.</w:t>
      </w:r>
    </w:p>
    <w:p w14:paraId="3BFFF5E8" w14:textId="77777777" w:rsidR="003E1D99" w:rsidRDefault="003E1D99" w:rsidP="003E1D99">
      <w:pPr>
        <w:spacing w:line="360" w:lineRule="auto"/>
        <w:rPr>
          <w:sz w:val="23"/>
          <w:szCs w:val="23"/>
        </w:rPr>
      </w:pPr>
    </w:p>
    <w:p w14:paraId="65899694" w14:textId="5CCD896E" w:rsidR="003E1D99" w:rsidRPr="00F2333F" w:rsidRDefault="003E1D99" w:rsidP="003E1D99">
      <w:pPr>
        <w:spacing w:line="360" w:lineRule="auto"/>
        <w:rPr>
          <w:b/>
          <w:bCs/>
          <w:sz w:val="23"/>
          <w:szCs w:val="23"/>
        </w:rPr>
      </w:pPr>
      <w:r w:rsidRPr="00F2333F">
        <w:rPr>
          <w:rFonts w:ascii="Arial" w:hAnsi="Arial" w:cs="Arial"/>
          <w:b/>
          <w:bCs/>
          <w:sz w:val="23"/>
          <w:szCs w:val="23"/>
        </w:rPr>
        <w:t xml:space="preserve">II. Literature Review </w:t>
      </w:r>
    </w:p>
    <w:p w14:paraId="242AA26D" w14:textId="0672EC14" w:rsidR="00B612B5" w:rsidRDefault="003E1D99" w:rsidP="003E1D99">
      <w:pPr>
        <w:spacing w:line="360" w:lineRule="auto"/>
        <w:rPr>
          <w:sz w:val="23"/>
          <w:szCs w:val="23"/>
        </w:rPr>
      </w:pPr>
      <w:r w:rsidRPr="008010B8">
        <w:rPr>
          <w:sz w:val="23"/>
          <w:szCs w:val="23"/>
        </w:rPr>
        <w:t xml:space="preserve">Two converging research streams in political science examine how perceptions of group deservingness shape public policy preferences and outcomes. First, social constructionists examine how institutional power and discourse shape which groups in society are perceived to deserve help, and inequality is maintained and tolerated (Smith and Kreitzer, Schneider and Ingram). </w:t>
      </w:r>
      <w:r w:rsidR="00F65EC6">
        <w:rPr>
          <w:sz w:val="23"/>
          <w:szCs w:val="23"/>
        </w:rPr>
        <w:t xml:space="preserve">According to </w:t>
      </w:r>
      <w:r w:rsidRPr="008010B8">
        <w:rPr>
          <w:sz w:val="23"/>
          <w:szCs w:val="23"/>
        </w:rPr>
        <w:t>Schneider and Ingram’s (1993) foundational typology</w:t>
      </w:r>
      <w:r w:rsidR="00093D13">
        <w:rPr>
          <w:sz w:val="23"/>
          <w:szCs w:val="23"/>
        </w:rPr>
        <w:t xml:space="preserve">, policymakers </w:t>
      </w:r>
      <w:r w:rsidR="00093D13" w:rsidRPr="009A1DBD">
        <w:rPr>
          <w:sz w:val="23"/>
          <w:szCs w:val="23"/>
        </w:rPr>
        <w:t xml:space="preserve">are incentivized </w:t>
      </w:r>
      <w:r w:rsidR="00A45B2C">
        <w:rPr>
          <w:sz w:val="23"/>
          <w:szCs w:val="23"/>
        </w:rPr>
        <w:t xml:space="preserve">by electoral politics </w:t>
      </w:r>
      <w:r w:rsidR="00093D13" w:rsidRPr="009A1DBD">
        <w:rPr>
          <w:sz w:val="23"/>
          <w:szCs w:val="23"/>
        </w:rPr>
        <w:t>to produce policy that helps some groups and punishes others</w:t>
      </w:r>
      <w:r w:rsidR="00093D13">
        <w:rPr>
          <w:sz w:val="23"/>
          <w:szCs w:val="23"/>
        </w:rPr>
        <w:t xml:space="preserve">, and </w:t>
      </w:r>
      <w:r w:rsidR="002F1453">
        <w:rPr>
          <w:sz w:val="23"/>
          <w:szCs w:val="23"/>
        </w:rPr>
        <w:t xml:space="preserve">that </w:t>
      </w:r>
      <w:r w:rsidR="00093D13">
        <w:rPr>
          <w:sz w:val="23"/>
          <w:szCs w:val="23"/>
        </w:rPr>
        <w:t>th</w:t>
      </w:r>
      <w:r w:rsidR="00A45B2C">
        <w:rPr>
          <w:sz w:val="23"/>
          <w:szCs w:val="23"/>
        </w:rPr>
        <w:t xml:space="preserve">ese incentives compose two </w:t>
      </w:r>
      <w:r w:rsidR="00B612B5">
        <w:rPr>
          <w:sz w:val="23"/>
          <w:szCs w:val="23"/>
        </w:rPr>
        <w:t xml:space="preserve">interacting </w:t>
      </w:r>
      <w:r w:rsidR="00A45B2C">
        <w:rPr>
          <w:sz w:val="23"/>
          <w:szCs w:val="23"/>
        </w:rPr>
        <w:t xml:space="preserve">axes. First, </w:t>
      </w:r>
      <w:r w:rsidR="00F65EC6">
        <w:rPr>
          <w:sz w:val="23"/>
          <w:szCs w:val="23"/>
        </w:rPr>
        <w:t xml:space="preserve">policymakers consider </w:t>
      </w:r>
      <w:r w:rsidR="00A45B2C">
        <w:rPr>
          <w:sz w:val="23"/>
          <w:szCs w:val="23"/>
        </w:rPr>
        <w:t xml:space="preserve">the extent to which their constituencies’ perceive a group – say, unionized workers or college students </w:t>
      </w:r>
      <w:proofErr w:type="gramStart"/>
      <w:r w:rsidR="00A45B2C">
        <w:rPr>
          <w:sz w:val="23"/>
          <w:szCs w:val="23"/>
        </w:rPr>
        <w:t>–  to</w:t>
      </w:r>
      <w:proofErr w:type="gramEnd"/>
      <w:r w:rsidR="00A45B2C">
        <w:rPr>
          <w:sz w:val="23"/>
          <w:szCs w:val="23"/>
        </w:rPr>
        <w:t xml:space="preserve"> be socially constructed as “deserving.”  Their objective is ensuring their constituencies will broadly approve </w:t>
      </w:r>
      <w:r w:rsidR="00B612B5">
        <w:rPr>
          <w:sz w:val="23"/>
          <w:szCs w:val="23"/>
        </w:rPr>
        <w:t xml:space="preserve">of </w:t>
      </w:r>
      <w:r w:rsidR="00A45B2C">
        <w:rPr>
          <w:sz w:val="23"/>
          <w:szCs w:val="23"/>
        </w:rPr>
        <w:t xml:space="preserve">policy directed toward that group. </w:t>
      </w:r>
      <w:r w:rsidR="00093D13">
        <w:rPr>
          <w:sz w:val="23"/>
          <w:szCs w:val="23"/>
        </w:rPr>
        <w:t xml:space="preserve">Second, they consider </w:t>
      </w:r>
      <w:r w:rsidR="00A45B2C">
        <w:rPr>
          <w:sz w:val="23"/>
          <w:szCs w:val="23"/>
        </w:rPr>
        <w:t>that</w:t>
      </w:r>
      <w:r w:rsidR="00093D13">
        <w:rPr>
          <w:sz w:val="23"/>
          <w:szCs w:val="23"/>
        </w:rPr>
        <w:t xml:space="preserve"> groups</w:t>
      </w:r>
      <w:r w:rsidR="00A45B2C">
        <w:rPr>
          <w:sz w:val="23"/>
          <w:szCs w:val="23"/>
        </w:rPr>
        <w:t>’</w:t>
      </w:r>
      <w:r w:rsidR="00093D13">
        <w:rPr>
          <w:sz w:val="23"/>
          <w:szCs w:val="23"/>
        </w:rPr>
        <w:t xml:space="preserve"> political power</w:t>
      </w:r>
      <w:r w:rsidR="00A45B2C">
        <w:rPr>
          <w:sz w:val="23"/>
          <w:szCs w:val="23"/>
        </w:rPr>
        <w:t xml:space="preserve"> – the ability of a group to reward or retaliate against policy. </w:t>
      </w:r>
    </w:p>
    <w:p w14:paraId="6225939E" w14:textId="77777777" w:rsidR="00B612B5" w:rsidRDefault="00B612B5" w:rsidP="003E1D99">
      <w:pPr>
        <w:spacing w:line="360" w:lineRule="auto"/>
        <w:rPr>
          <w:sz w:val="23"/>
          <w:szCs w:val="23"/>
        </w:rPr>
      </w:pPr>
    </w:p>
    <w:p w14:paraId="009B6A02" w14:textId="77EF8DA4" w:rsidR="00B612B5" w:rsidRDefault="00B612B5" w:rsidP="003E1D99">
      <w:pPr>
        <w:spacing w:line="360" w:lineRule="auto"/>
        <w:rPr>
          <w:sz w:val="23"/>
          <w:szCs w:val="23"/>
        </w:rPr>
      </w:pPr>
      <w:r>
        <w:rPr>
          <w:sz w:val="23"/>
          <w:szCs w:val="23"/>
        </w:rPr>
        <w:t xml:space="preserve">As consequence, groups in society and policy that ‘targets’ them fall into four categories.  </w:t>
      </w:r>
    </w:p>
    <w:p w14:paraId="6A6288AD" w14:textId="02A75159" w:rsidR="003E1D99" w:rsidRPr="008010B8" w:rsidRDefault="003F2DDF" w:rsidP="003E1D99">
      <w:pPr>
        <w:spacing w:line="360" w:lineRule="auto"/>
        <w:rPr>
          <w:sz w:val="23"/>
          <w:szCs w:val="23"/>
        </w:rPr>
      </w:pPr>
      <w:r>
        <w:rPr>
          <w:sz w:val="23"/>
          <w:szCs w:val="23"/>
        </w:rPr>
        <w:t>P</w:t>
      </w:r>
      <w:r w:rsidR="00B612B5">
        <w:rPr>
          <w:sz w:val="23"/>
          <w:szCs w:val="23"/>
        </w:rPr>
        <w:t>olicymakers are incentivized to</w:t>
      </w:r>
      <w:r w:rsidR="00B612B5" w:rsidRPr="008010B8">
        <w:rPr>
          <w:sz w:val="23"/>
          <w:szCs w:val="23"/>
        </w:rPr>
        <w:t xml:space="preserve"> </w:t>
      </w:r>
      <w:r w:rsidR="003E1D99" w:rsidRPr="008010B8">
        <w:rPr>
          <w:sz w:val="23"/>
          <w:szCs w:val="23"/>
        </w:rPr>
        <w:t>help</w:t>
      </w:r>
      <w:r w:rsidR="00B612B5">
        <w:rPr>
          <w:sz w:val="23"/>
          <w:szCs w:val="23"/>
        </w:rPr>
        <w:t xml:space="preserve"> groups who are</w:t>
      </w:r>
      <w:r w:rsidR="003E1D99" w:rsidRPr="008010B8">
        <w:rPr>
          <w:sz w:val="23"/>
          <w:szCs w:val="23"/>
        </w:rPr>
        <w:t xml:space="preserve"> “advantaged” </w:t>
      </w:r>
      <w:r w:rsidR="00B612B5">
        <w:rPr>
          <w:sz w:val="23"/>
          <w:szCs w:val="23"/>
        </w:rPr>
        <w:t>– both powerful and perceived as deserving -- and</w:t>
      </w:r>
      <w:r w:rsidR="003E1D99" w:rsidRPr="008010B8">
        <w:rPr>
          <w:sz w:val="23"/>
          <w:szCs w:val="23"/>
        </w:rPr>
        <w:t xml:space="preserve"> “contender” groups</w:t>
      </w:r>
      <w:r>
        <w:rPr>
          <w:sz w:val="23"/>
          <w:szCs w:val="23"/>
        </w:rPr>
        <w:t xml:space="preserve">, or those who are powerful but constructed as undeserving. </w:t>
      </w:r>
      <w:r w:rsidR="003E1D99" w:rsidRPr="008010B8">
        <w:rPr>
          <w:sz w:val="23"/>
          <w:szCs w:val="23"/>
        </w:rPr>
        <w:t xml:space="preserve"> </w:t>
      </w:r>
      <w:r>
        <w:rPr>
          <w:sz w:val="23"/>
          <w:szCs w:val="23"/>
        </w:rPr>
        <w:t>In</w:t>
      </w:r>
      <w:r w:rsidR="001D76CF">
        <w:rPr>
          <w:sz w:val="23"/>
          <w:szCs w:val="23"/>
        </w:rPr>
        <w:t xml:space="preserve"> contrast, policymakers</w:t>
      </w:r>
      <w:r w:rsidR="003E1D99" w:rsidRPr="008010B8">
        <w:rPr>
          <w:sz w:val="23"/>
          <w:szCs w:val="23"/>
        </w:rPr>
        <w:t xml:space="preserve"> offer burdensome policy to “dependents”</w:t>
      </w:r>
      <w:r w:rsidR="001D76CF">
        <w:rPr>
          <w:sz w:val="23"/>
          <w:szCs w:val="23"/>
        </w:rPr>
        <w:t xml:space="preserve"> – those who are seen as deserving </w:t>
      </w:r>
      <w:r w:rsidR="001D76CF">
        <w:rPr>
          <w:sz w:val="23"/>
          <w:szCs w:val="23"/>
        </w:rPr>
        <w:lastRenderedPageBreak/>
        <w:t>but who are not politically powerful,</w:t>
      </w:r>
      <w:r w:rsidR="003E1D99" w:rsidRPr="008010B8">
        <w:rPr>
          <w:sz w:val="23"/>
          <w:szCs w:val="23"/>
        </w:rPr>
        <w:t xml:space="preserve"> and punish “deviants</w:t>
      </w:r>
      <w:r w:rsidR="001D76CF">
        <w:rPr>
          <w:sz w:val="23"/>
          <w:szCs w:val="23"/>
        </w:rPr>
        <w:t xml:space="preserve">,” who are seen as neither deserving nor powerful. </w:t>
      </w:r>
      <w:r w:rsidR="003E1D99" w:rsidRPr="008010B8">
        <w:rPr>
          <w:sz w:val="23"/>
          <w:szCs w:val="23"/>
        </w:rPr>
        <w:t xml:space="preserve"> This is also driven by “anticipatory” feedback, whereby policymakers respond to both their perception of groups</w:t>
      </w:r>
      <w:r w:rsidR="00302C61">
        <w:rPr>
          <w:sz w:val="23"/>
          <w:szCs w:val="23"/>
        </w:rPr>
        <w:t>’</w:t>
      </w:r>
      <w:r w:rsidR="003E1D99" w:rsidRPr="008010B8">
        <w:rPr>
          <w:sz w:val="23"/>
          <w:szCs w:val="23"/>
        </w:rPr>
        <w:t xml:space="preserve"> political power and social constructions in terms of electoral consequences – for example, by providing “hidden” benefits to contenders, who </w:t>
      </w:r>
      <w:r w:rsidR="003E1D99">
        <w:rPr>
          <w:sz w:val="23"/>
          <w:szCs w:val="23"/>
        </w:rPr>
        <w:t xml:space="preserve">are </w:t>
      </w:r>
      <w:r w:rsidR="003E1D99" w:rsidRPr="008010B8">
        <w:rPr>
          <w:sz w:val="23"/>
          <w:szCs w:val="23"/>
        </w:rPr>
        <w:t xml:space="preserve">constructed as undeserving but powerful (Schneider and Ingram 2019, Ellis and </w:t>
      </w:r>
      <w:proofErr w:type="spellStart"/>
      <w:r w:rsidR="003E1D99" w:rsidRPr="008010B8">
        <w:rPr>
          <w:sz w:val="23"/>
          <w:szCs w:val="23"/>
        </w:rPr>
        <w:t>Faricy</w:t>
      </w:r>
      <w:proofErr w:type="spellEnd"/>
      <w:r w:rsidR="003E1D99" w:rsidRPr="008010B8">
        <w:rPr>
          <w:sz w:val="23"/>
          <w:szCs w:val="23"/>
        </w:rPr>
        <w:t xml:space="preserve"> 2020).The result for ‘deviant’ groups like carceral citizens is a self-reinforcing feedback in which punitive policies are expected to be politically advantageous, as they are publicly-sanctioned and the impacted group – carceral citizens – lacks political power </w:t>
      </w:r>
      <w:commentRangeStart w:id="7"/>
      <w:r w:rsidR="003E1D99" w:rsidRPr="008010B8">
        <w:rPr>
          <w:sz w:val="23"/>
          <w:szCs w:val="23"/>
        </w:rPr>
        <w:t xml:space="preserve">to respond.  </w:t>
      </w:r>
      <w:commentRangeEnd w:id="7"/>
      <w:r w:rsidR="001C3B60">
        <w:rPr>
          <w:rStyle w:val="CommentReference"/>
        </w:rPr>
        <w:commentReference w:id="7"/>
      </w:r>
    </w:p>
    <w:p w14:paraId="612237AD" w14:textId="77777777" w:rsidR="003E1D99" w:rsidRPr="008010B8" w:rsidRDefault="003E1D99" w:rsidP="003E1D99">
      <w:pPr>
        <w:spacing w:line="360" w:lineRule="auto"/>
        <w:rPr>
          <w:sz w:val="23"/>
          <w:szCs w:val="23"/>
        </w:rPr>
      </w:pPr>
    </w:p>
    <w:p w14:paraId="4C74C7F1" w14:textId="5F417E7E" w:rsidR="003E1D99" w:rsidRPr="008010B8" w:rsidRDefault="00B24CF8" w:rsidP="003E1D99">
      <w:pPr>
        <w:spacing w:line="360" w:lineRule="auto"/>
        <w:rPr>
          <w:sz w:val="23"/>
          <w:szCs w:val="23"/>
        </w:rPr>
      </w:pPr>
      <w:r>
        <w:rPr>
          <w:sz w:val="23"/>
          <w:szCs w:val="23"/>
        </w:rPr>
        <w:t xml:space="preserve">In responding to social constructions, policies also reinforce them.  </w:t>
      </w:r>
      <w:r w:rsidR="003E1D99" w:rsidRPr="008010B8">
        <w:rPr>
          <w:sz w:val="23"/>
          <w:szCs w:val="23"/>
        </w:rPr>
        <w:t>These group social constructions</w:t>
      </w:r>
      <w:r>
        <w:rPr>
          <w:sz w:val="23"/>
          <w:szCs w:val="23"/>
        </w:rPr>
        <w:t>, which</w:t>
      </w:r>
      <w:r w:rsidR="003E1D99" w:rsidRPr="008010B8">
        <w:rPr>
          <w:sz w:val="23"/>
          <w:szCs w:val="23"/>
        </w:rPr>
        <w:t xml:space="preserve"> are produced by “value-laden components, including stereotypes, dominant ideologies, and assumptions” about groups</w:t>
      </w:r>
      <w:r>
        <w:rPr>
          <w:sz w:val="23"/>
          <w:szCs w:val="23"/>
        </w:rPr>
        <w:t xml:space="preserve"> </w:t>
      </w:r>
      <w:r w:rsidR="003E1D99" w:rsidRPr="008010B8">
        <w:rPr>
          <w:sz w:val="23"/>
          <w:szCs w:val="23"/>
        </w:rPr>
        <w:t xml:space="preserve"> operate in dialectic with existing policy – these components both inform how or whether policy tackles problems faced by different target groups and are themselves informed by “the messages that policy telegraphs to the public about how target groups should be treated” (Smith and Kreitzer, 2024). As consequence, they appear contingent – for example, on local, state, and political and cultural contexts </w:t>
      </w:r>
      <w:proofErr w:type="gramStart"/>
      <w:r w:rsidR="003E1D99" w:rsidRPr="008010B8">
        <w:rPr>
          <w:sz w:val="23"/>
          <w:szCs w:val="23"/>
        </w:rPr>
        <w:t>and also</w:t>
      </w:r>
      <w:proofErr w:type="gramEnd"/>
      <w:r w:rsidR="003E1D99" w:rsidRPr="008010B8">
        <w:rPr>
          <w:sz w:val="23"/>
          <w:szCs w:val="23"/>
        </w:rPr>
        <w:t xml:space="preserve"> the identity and ideology held by the ‘perceiver’ (Smith and Kreitzer 2018). Further, recent work demonstrates policymakers strategically differentiate </w:t>
      </w:r>
      <w:r w:rsidR="003E1D99" w:rsidRPr="008010B8">
        <w:rPr>
          <w:i/>
          <w:iCs/>
          <w:sz w:val="23"/>
          <w:szCs w:val="23"/>
        </w:rPr>
        <w:t xml:space="preserve">within </w:t>
      </w:r>
      <w:r w:rsidR="003E1D99" w:rsidRPr="008010B8">
        <w:rPr>
          <w:sz w:val="23"/>
          <w:szCs w:val="23"/>
        </w:rPr>
        <w:t xml:space="preserve">target populations, recognizing political expediency in providing benefits to some subsets and not to others. For example, Smith and Kreitzer (2018) show that </w:t>
      </w:r>
      <w:proofErr w:type="spellStart"/>
      <w:r w:rsidR="003E1D99" w:rsidRPr="008010B8">
        <w:rPr>
          <w:sz w:val="23"/>
          <w:szCs w:val="23"/>
        </w:rPr>
        <w:t>DREAMers</w:t>
      </w:r>
      <w:proofErr w:type="spellEnd"/>
      <w:r w:rsidR="003E1D99" w:rsidRPr="008010B8">
        <w:rPr>
          <w:sz w:val="23"/>
          <w:szCs w:val="23"/>
        </w:rPr>
        <w:t xml:space="preserve"> are constructed as more deserving than their parents, mirroring the DREAM Act’s protections of immigrant children, but not their parents. Criminal legal reform’s prioritization of drug offenses may reflect similar </w:t>
      </w:r>
      <w:commentRangeStart w:id="8"/>
      <w:r w:rsidR="003E1D99">
        <w:rPr>
          <w:sz w:val="23"/>
          <w:szCs w:val="23"/>
        </w:rPr>
        <w:t>differentiation</w:t>
      </w:r>
      <w:commentRangeEnd w:id="8"/>
      <w:r w:rsidR="001C3B60">
        <w:rPr>
          <w:rStyle w:val="CommentReference"/>
        </w:rPr>
        <w:commentReference w:id="8"/>
      </w:r>
      <w:r w:rsidR="003E1D99" w:rsidRPr="008010B8">
        <w:rPr>
          <w:sz w:val="23"/>
          <w:szCs w:val="23"/>
        </w:rPr>
        <w:t xml:space="preserve">. </w:t>
      </w:r>
    </w:p>
    <w:p w14:paraId="37273D72" w14:textId="77777777" w:rsidR="003E1D99" w:rsidRPr="008010B8" w:rsidRDefault="003E1D99" w:rsidP="003E1D99">
      <w:pPr>
        <w:pStyle w:val="ListParagraph"/>
        <w:ind w:left="1339" w:firstLine="0"/>
        <w:rPr>
          <w:sz w:val="23"/>
          <w:szCs w:val="23"/>
        </w:rPr>
      </w:pPr>
    </w:p>
    <w:p w14:paraId="2E20349B" w14:textId="77777777" w:rsidR="003E1D99" w:rsidRPr="008010B8" w:rsidRDefault="003E1D99" w:rsidP="003E1D99">
      <w:pPr>
        <w:spacing w:line="360" w:lineRule="auto"/>
        <w:rPr>
          <w:sz w:val="23"/>
          <w:szCs w:val="23"/>
        </w:rPr>
      </w:pPr>
    </w:p>
    <w:p w14:paraId="248EFA3F" w14:textId="7EAD8C2F" w:rsidR="003E1D99" w:rsidRPr="008010B8" w:rsidRDefault="003E1D99" w:rsidP="003E1D99">
      <w:pPr>
        <w:spacing w:line="360" w:lineRule="auto"/>
        <w:rPr>
          <w:sz w:val="23"/>
          <w:szCs w:val="23"/>
        </w:rPr>
      </w:pPr>
      <w:r w:rsidRPr="008010B8">
        <w:rPr>
          <w:sz w:val="23"/>
          <w:szCs w:val="23"/>
        </w:rPr>
        <w:t>The second deservingness stream examines the contingency and construction of deservingness perceptions through an approach rooted in evolutionary and cognitive psychology. It offers a framework -- ‘CARIN’ – that builds on a conception of deservingness perceptions as quick, heuristic judgements. These judgements stem from the evolutionary advantage of helping “reciprocators” but not “</w:t>
      </w:r>
      <w:proofErr w:type="gramStart"/>
      <w:r w:rsidRPr="008010B8">
        <w:rPr>
          <w:sz w:val="23"/>
          <w:szCs w:val="23"/>
        </w:rPr>
        <w:t>free-riders</w:t>
      </w:r>
      <w:proofErr w:type="gramEnd"/>
      <w:r w:rsidRPr="008010B8">
        <w:rPr>
          <w:sz w:val="23"/>
          <w:szCs w:val="23"/>
        </w:rPr>
        <w:t>,” and was thus aimed at distinguishing between the two by quickly “pay[</w:t>
      </w:r>
      <w:proofErr w:type="spellStart"/>
      <w:r w:rsidRPr="008010B8">
        <w:rPr>
          <w:sz w:val="23"/>
          <w:szCs w:val="23"/>
        </w:rPr>
        <w:t>ing</w:t>
      </w:r>
      <w:proofErr w:type="spellEnd"/>
      <w:r w:rsidRPr="008010B8">
        <w:rPr>
          <w:sz w:val="23"/>
          <w:szCs w:val="23"/>
        </w:rPr>
        <w:t xml:space="preserve">] attention to whether welfare recipients are lazy or making an effort.” (Petersen 2012, </w:t>
      </w:r>
      <w:proofErr w:type="spellStart"/>
      <w:r w:rsidRPr="008010B8">
        <w:rPr>
          <w:sz w:val="23"/>
          <w:szCs w:val="23"/>
        </w:rPr>
        <w:t>Aaroe</w:t>
      </w:r>
      <w:proofErr w:type="spellEnd"/>
      <w:r w:rsidRPr="008010B8">
        <w:rPr>
          <w:sz w:val="23"/>
          <w:szCs w:val="23"/>
        </w:rPr>
        <w:t xml:space="preserve"> and Petersen 2014). Five ‘CARIN’ </w:t>
      </w:r>
      <w:r w:rsidR="001C3B60">
        <w:rPr>
          <w:sz w:val="23"/>
          <w:szCs w:val="23"/>
        </w:rPr>
        <w:t>dimensions compose</w:t>
      </w:r>
      <w:r w:rsidRPr="008010B8">
        <w:rPr>
          <w:sz w:val="23"/>
          <w:szCs w:val="23"/>
        </w:rPr>
        <w:t xml:space="preserve"> these evaluations: </w:t>
      </w:r>
      <w:r w:rsidRPr="008010B8">
        <w:rPr>
          <w:i/>
          <w:iCs/>
          <w:sz w:val="23"/>
          <w:szCs w:val="23"/>
        </w:rPr>
        <w:t>control</w:t>
      </w:r>
      <w:r w:rsidRPr="008010B8">
        <w:rPr>
          <w:sz w:val="23"/>
          <w:szCs w:val="23"/>
        </w:rPr>
        <w:t xml:space="preserve"> in its original conception is closely related with </w:t>
      </w:r>
      <w:r w:rsidRPr="008010B8">
        <w:rPr>
          <w:i/>
          <w:iCs/>
          <w:sz w:val="23"/>
          <w:szCs w:val="23"/>
        </w:rPr>
        <w:t>need</w:t>
      </w:r>
      <w:r w:rsidRPr="008010B8">
        <w:rPr>
          <w:sz w:val="23"/>
          <w:szCs w:val="23"/>
        </w:rPr>
        <w:t xml:space="preserve">, referring to whether someone is perceived as lazy or unlucky – a consideration Oorschot (2006) argues can override all others. More recently, perception of a </w:t>
      </w:r>
      <w:r w:rsidRPr="008010B8">
        <w:rPr>
          <w:sz w:val="23"/>
          <w:szCs w:val="23"/>
        </w:rPr>
        <w:lastRenderedPageBreak/>
        <w:t xml:space="preserve">group or individual’s </w:t>
      </w:r>
      <w:r w:rsidRPr="008010B8">
        <w:rPr>
          <w:i/>
          <w:iCs/>
          <w:sz w:val="23"/>
          <w:szCs w:val="23"/>
        </w:rPr>
        <w:t>need</w:t>
      </w:r>
      <w:r w:rsidRPr="008010B8">
        <w:rPr>
          <w:sz w:val="23"/>
          <w:szCs w:val="23"/>
        </w:rPr>
        <w:t xml:space="preserve"> for assistance has been considered the </w:t>
      </w:r>
      <w:r>
        <w:rPr>
          <w:sz w:val="23"/>
          <w:szCs w:val="23"/>
        </w:rPr>
        <w:t>severity</w:t>
      </w:r>
      <w:r w:rsidRPr="008010B8">
        <w:rPr>
          <w:sz w:val="23"/>
          <w:szCs w:val="23"/>
        </w:rPr>
        <w:t xml:space="preserve"> of their neediness and </w:t>
      </w:r>
      <w:r w:rsidRPr="008010B8">
        <w:rPr>
          <w:i/>
          <w:iCs/>
          <w:sz w:val="23"/>
          <w:szCs w:val="23"/>
        </w:rPr>
        <w:t xml:space="preserve">control </w:t>
      </w:r>
      <w:r w:rsidRPr="008010B8">
        <w:rPr>
          <w:sz w:val="23"/>
          <w:szCs w:val="23"/>
        </w:rPr>
        <w:t>the degree to which they are responsible (</w:t>
      </w:r>
      <w:proofErr w:type="spellStart"/>
      <w:r w:rsidRPr="008010B8">
        <w:rPr>
          <w:sz w:val="23"/>
          <w:szCs w:val="23"/>
        </w:rPr>
        <w:t>SoRelle</w:t>
      </w:r>
      <w:proofErr w:type="spellEnd"/>
      <w:r w:rsidRPr="008010B8">
        <w:rPr>
          <w:sz w:val="23"/>
          <w:szCs w:val="23"/>
        </w:rPr>
        <w:t xml:space="preserve"> and Laws 2024). Perceptions of the group’s </w:t>
      </w:r>
      <w:r w:rsidRPr="008010B8">
        <w:rPr>
          <w:i/>
          <w:iCs/>
          <w:sz w:val="23"/>
          <w:szCs w:val="23"/>
        </w:rPr>
        <w:t>attitude</w:t>
      </w:r>
      <w:r w:rsidRPr="008010B8">
        <w:rPr>
          <w:sz w:val="23"/>
          <w:szCs w:val="23"/>
        </w:rPr>
        <w:t xml:space="preserve"> refer to whether the beneficiary is grateful and likeable, and closely related perceptions of the group’s </w:t>
      </w:r>
      <w:r w:rsidRPr="008010B8">
        <w:rPr>
          <w:i/>
          <w:iCs/>
          <w:sz w:val="23"/>
          <w:szCs w:val="23"/>
        </w:rPr>
        <w:t>reciprocity</w:t>
      </w:r>
      <w:r w:rsidRPr="008010B8">
        <w:rPr>
          <w:sz w:val="23"/>
          <w:szCs w:val="23"/>
        </w:rPr>
        <w:t xml:space="preserve"> connote their history or apparent willingness to contribute to society. Last, the </w:t>
      </w:r>
      <w:r w:rsidRPr="008010B8">
        <w:rPr>
          <w:i/>
          <w:iCs/>
          <w:sz w:val="23"/>
          <w:szCs w:val="23"/>
        </w:rPr>
        <w:t>identity</w:t>
      </w:r>
      <w:r w:rsidRPr="008010B8">
        <w:rPr>
          <w:sz w:val="23"/>
          <w:szCs w:val="23"/>
        </w:rPr>
        <w:t xml:space="preserve"> characteristic holds that people will evaluate more generously the deservingness of people whose identity is aligned with their own (Oorschot 2000, 2006). </w:t>
      </w:r>
    </w:p>
    <w:p w14:paraId="1C2317DC" w14:textId="77777777" w:rsidR="003E1D99" w:rsidRPr="008010B8" w:rsidRDefault="003E1D99" w:rsidP="003E1D99">
      <w:pPr>
        <w:spacing w:line="360" w:lineRule="auto"/>
        <w:rPr>
          <w:sz w:val="23"/>
          <w:szCs w:val="23"/>
        </w:rPr>
      </w:pPr>
    </w:p>
    <w:p w14:paraId="095705A7" w14:textId="681495F6" w:rsidR="003E1D99" w:rsidRDefault="003E1D99" w:rsidP="003E1D99">
      <w:pPr>
        <w:spacing w:line="360" w:lineRule="auto"/>
        <w:rPr>
          <w:sz w:val="23"/>
          <w:szCs w:val="23"/>
        </w:rPr>
      </w:pPr>
      <w:r w:rsidRPr="008010B8">
        <w:rPr>
          <w:sz w:val="23"/>
          <w:szCs w:val="23"/>
        </w:rPr>
        <w:t>There is some debate around the extent to which perceptions of deservingness vary across contexts, but it is understood these characteristics have varying degrees of salience in -- and thus should not be presumed to operate identically across -- different applications.</w:t>
      </w:r>
      <w:r w:rsidRPr="008010B8">
        <w:rPr>
          <w:rStyle w:val="FootnoteReference"/>
          <w:sz w:val="23"/>
          <w:szCs w:val="23"/>
        </w:rPr>
        <w:footnoteReference w:id="3"/>
      </w:r>
      <w:r w:rsidRPr="008010B8">
        <w:rPr>
          <w:sz w:val="23"/>
          <w:szCs w:val="23"/>
        </w:rPr>
        <w:t xml:space="preserve"> And while studies of deservingness have found CARIN mechanisms are well supported in the context of healthcare, immigration, and student loan relief (Meuleman, </w:t>
      </w:r>
      <w:proofErr w:type="spellStart"/>
      <w:r w:rsidRPr="008010B8">
        <w:rPr>
          <w:sz w:val="23"/>
          <w:szCs w:val="23"/>
        </w:rPr>
        <w:t>Roosma</w:t>
      </w:r>
      <w:proofErr w:type="spellEnd"/>
      <w:r w:rsidRPr="008010B8">
        <w:rPr>
          <w:sz w:val="23"/>
          <w:szCs w:val="23"/>
        </w:rPr>
        <w:t xml:space="preserve">, and Abts 2020), these settings still are akin to perceptions of welfare desert where the primary question invoked is whether to </w:t>
      </w:r>
      <w:r w:rsidRPr="008010B8">
        <w:rPr>
          <w:i/>
          <w:iCs/>
          <w:sz w:val="23"/>
          <w:szCs w:val="23"/>
        </w:rPr>
        <w:t>help</w:t>
      </w:r>
      <w:r w:rsidRPr="008010B8">
        <w:rPr>
          <w:sz w:val="23"/>
          <w:szCs w:val="23"/>
        </w:rPr>
        <w:t xml:space="preserve"> and offer economic resources to a target group. To my knowledge no/few recent studies apply this framework to “deviant” groups and matters of democratic rights. Recent work also suggests that perceptions of policy beneficiary deservingness may not linearly translate into support for policy overall (</w:t>
      </w:r>
      <w:proofErr w:type="spellStart"/>
      <w:r w:rsidRPr="008010B8">
        <w:rPr>
          <w:sz w:val="23"/>
          <w:szCs w:val="23"/>
        </w:rPr>
        <w:t>SoRelle</w:t>
      </w:r>
      <w:proofErr w:type="spellEnd"/>
      <w:r w:rsidRPr="008010B8">
        <w:rPr>
          <w:sz w:val="23"/>
          <w:szCs w:val="23"/>
        </w:rPr>
        <w:t xml:space="preserve"> and Laws 2023) and of a more complicated ‘deviant’ power and feedback dynamics (Schneider and Ingram 2019). I take these findings and the ‘peculiarity’ of the carceral system within US democracy to suggest that, applied to carceral context, perceptions of deservingness and implications for policy may be fundamentally distinct.</w:t>
      </w:r>
    </w:p>
    <w:p w14:paraId="49BF3AD2" w14:textId="77777777" w:rsidR="00381330" w:rsidRDefault="00381330" w:rsidP="003E1D99">
      <w:pPr>
        <w:spacing w:line="360" w:lineRule="auto"/>
        <w:rPr>
          <w:sz w:val="23"/>
          <w:szCs w:val="23"/>
        </w:rPr>
      </w:pPr>
    </w:p>
    <w:p w14:paraId="3DD20E33" w14:textId="32FB5E47" w:rsidR="00381330" w:rsidRDefault="00381330" w:rsidP="00381330">
      <w:pPr>
        <w:spacing w:line="360" w:lineRule="auto"/>
        <w:rPr>
          <w:sz w:val="23"/>
          <w:szCs w:val="23"/>
        </w:rPr>
      </w:pPr>
      <w:r>
        <w:rPr>
          <w:sz w:val="23"/>
          <w:szCs w:val="23"/>
        </w:rPr>
        <w:t xml:space="preserve">In the next sections, I zoom out from the CARIN literature to examine key elements that may complicate the deservingness literature, but that also serve to inform my own expectations. First, the literature on affect, particularly as it relates to dehumanization and disgust, adds a needed dimension or layer to the five components understood to compose deservingness assessments. </w:t>
      </w:r>
      <w:r w:rsidRPr="00D317A6">
        <w:rPr>
          <w:sz w:val="23"/>
          <w:szCs w:val="23"/>
        </w:rPr>
        <w:t xml:space="preserve">Additionally, as previously noted, identity refers to </w:t>
      </w:r>
      <w:r w:rsidR="00D317A6" w:rsidRPr="005D5C09">
        <w:rPr>
          <w:sz w:val="23"/>
          <w:szCs w:val="23"/>
        </w:rPr>
        <w:t>the proximity to or alignment with one’s own</w:t>
      </w:r>
      <w:r w:rsidRPr="00D317A6">
        <w:rPr>
          <w:sz w:val="23"/>
          <w:szCs w:val="23"/>
        </w:rPr>
        <w:t>,</w:t>
      </w:r>
      <w:r w:rsidRPr="000E7B35">
        <w:rPr>
          <w:sz w:val="23"/>
          <w:szCs w:val="23"/>
        </w:rPr>
        <w:t xml:space="preserve"> but there are </w:t>
      </w:r>
      <w:r>
        <w:rPr>
          <w:sz w:val="23"/>
          <w:szCs w:val="23"/>
        </w:rPr>
        <w:t>at least</w:t>
      </w:r>
      <w:r w:rsidRPr="000E7B35">
        <w:rPr>
          <w:sz w:val="23"/>
          <w:szCs w:val="23"/>
        </w:rPr>
        <w:t xml:space="preserve"> complicating factors with regards to identity. First, is that no group is homogenous. Consequently, even as people evaluate groups, there are subsets of a group, which may be more </w:t>
      </w:r>
      <w:r w:rsidRPr="000E7B35">
        <w:rPr>
          <w:sz w:val="23"/>
          <w:szCs w:val="23"/>
        </w:rPr>
        <w:lastRenderedPageBreak/>
        <w:t xml:space="preserve">aligned with one’s on than other subsets of the group. Second, within the context of the United States, race is not only an identity but an organizing mechanism of society; as such, the dynamics of race and racism, </w:t>
      </w:r>
      <w:proofErr w:type="gramStart"/>
      <w:r w:rsidRPr="000E7B35">
        <w:rPr>
          <w:sz w:val="23"/>
          <w:szCs w:val="23"/>
        </w:rPr>
        <w:t>has to</w:t>
      </w:r>
      <w:proofErr w:type="gramEnd"/>
      <w:r w:rsidRPr="000E7B35">
        <w:rPr>
          <w:sz w:val="23"/>
          <w:szCs w:val="23"/>
        </w:rPr>
        <w:t xml:space="preserve"> be called to special attention. </w:t>
      </w:r>
      <w:r>
        <w:rPr>
          <w:sz w:val="23"/>
          <w:szCs w:val="23"/>
        </w:rPr>
        <w:t>Finally, CARIN is assessed in a rather abstract way; the policy context that people are making assessments are likely to influence the way people evaluate CARIN. I address insights from a wider array of literatures, which enrich the theory and hypothesis I offer here.</w:t>
      </w:r>
    </w:p>
    <w:p w14:paraId="7A6BD495" w14:textId="77777777" w:rsidR="00381330" w:rsidRDefault="00381330" w:rsidP="00381330">
      <w:pPr>
        <w:spacing w:line="360" w:lineRule="auto"/>
        <w:rPr>
          <w:sz w:val="23"/>
          <w:szCs w:val="23"/>
        </w:rPr>
      </w:pPr>
    </w:p>
    <w:p w14:paraId="1D730305" w14:textId="318AB328" w:rsidR="00381330" w:rsidRPr="005D5C09" w:rsidRDefault="00381330" w:rsidP="00381330">
      <w:pPr>
        <w:spacing w:line="360" w:lineRule="auto"/>
        <w:rPr>
          <w:b/>
          <w:bCs/>
          <w:sz w:val="23"/>
          <w:szCs w:val="23"/>
        </w:rPr>
      </w:pPr>
      <w:r w:rsidRPr="005D5C09">
        <w:rPr>
          <w:b/>
          <w:bCs/>
          <w:sz w:val="23"/>
          <w:szCs w:val="23"/>
        </w:rPr>
        <w:t>Affect &amp; Dehumanization</w:t>
      </w:r>
    </w:p>
    <w:p w14:paraId="202E8094" w14:textId="3FB2A633" w:rsidR="006743AF" w:rsidRDefault="00C1555F" w:rsidP="003E1D99">
      <w:pPr>
        <w:spacing w:line="360" w:lineRule="auto"/>
        <w:rPr>
          <w:sz w:val="23"/>
          <w:szCs w:val="23"/>
        </w:rPr>
      </w:pPr>
      <w:r>
        <w:rPr>
          <w:sz w:val="23"/>
          <w:szCs w:val="23"/>
        </w:rPr>
        <w:t>Affect – emotional valence – shapes political judgements (Lodge and Taber 2013) and views about what groups deserve (Fiske, Cuddy, Glick &amp; Xu 2002</w:t>
      </w:r>
      <w:r w:rsidR="00CB2D59">
        <w:rPr>
          <w:sz w:val="23"/>
          <w:szCs w:val="23"/>
        </w:rPr>
        <w:t>, Glick and Fiske 1996</w:t>
      </w:r>
      <w:r>
        <w:rPr>
          <w:sz w:val="23"/>
          <w:szCs w:val="23"/>
        </w:rPr>
        <w:t xml:space="preserve">). </w:t>
      </w:r>
      <w:r w:rsidR="00CB2D59">
        <w:rPr>
          <w:sz w:val="23"/>
          <w:szCs w:val="23"/>
        </w:rPr>
        <w:t>Kahneman (2011) frames this readiness of emotional disposition towards an object to both shape and justify opinions as the “affect heuristic” (139), and notes that it is especially</w:t>
      </w:r>
      <w:r w:rsidR="006743AF">
        <w:rPr>
          <w:sz w:val="23"/>
          <w:szCs w:val="23"/>
        </w:rPr>
        <w:t xml:space="preserve"> pronounced in </w:t>
      </w:r>
      <w:r w:rsidR="00CB2D59">
        <w:rPr>
          <w:sz w:val="23"/>
          <w:szCs w:val="23"/>
        </w:rPr>
        <w:t>complicated</w:t>
      </w:r>
      <w:r w:rsidR="006743AF">
        <w:rPr>
          <w:sz w:val="23"/>
          <w:szCs w:val="23"/>
        </w:rPr>
        <w:t xml:space="preserve"> policy domains, where “the answer to an easy question (How do I feel about it?) serves as an answer to a much harder question (What do I think about it)?” </w:t>
      </w:r>
    </w:p>
    <w:p w14:paraId="3F2A022D" w14:textId="77777777" w:rsidR="006743AF" w:rsidRDefault="006743AF" w:rsidP="003E1D99">
      <w:pPr>
        <w:spacing w:line="360" w:lineRule="auto"/>
        <w:rPr>
          <w:sz w:val="23"/>
          <w:szCs w:val="23"/>
        </w:rPr>
      </w:pPr>
    </w:p>
    <w:p w14:paraId="725C5981" w14:textId="59F2DB2C" w:rsidR="00F04F32" w:rsidRDefault="00C5524C" w:rsidP="003E1D99">
      <w:pPr>
        <w:spacing w:line="360" w:lineRule="auto"/>
        <w:rPr>
          <w:sz w:val="23"/>
          <w:szCs w:val="23"/>
        </w:rPr>
      </w:pPr>
      <w:r>
        <w:rPr>
          <w:sz w:val="23"/>
          <w:szCs w:val="23"/>
        </w:rPr>
        <w:t xml:space="preserve">Where various emotions are important in shaping perceptions of </w:t>
      </w:r>
      <w:r w:rsidR="003E1D99" w:rsidRPr="008010B8">
        <w:rPr>
          <w:sz w:val="23"/>
          <w:szCs w:val="23"/>
        </w:rPr>
        <w:t>welfare beneficiary deservingness</w:t>
      </w:r>
      <w:r>
        <w:rPr>
          <w:sz w:val="23"/>
          <w:szCs w:val="23"/>
        </w:rPr>
        <w:t xml:space="preserve"> – a process rooted in </w:t>
      </w:r>
      <w:r w:rsidR="003E1D99" w:rsidRPr="008010B8">
        <w:rPr>
          <w:sz w:val="23"/>
          <w:szCs w:val="23"/>
        </w:rPr>
        <w:t xml:space="preserve"> the evolutionary impulse to help reciprocators and avoid cheaters – or differentiate between the two</w:t>
      </w:r>
      <w:r>
        <w:rPr>
          <w:sz w:val="23"/>
          <w:szCs w:val="23"/>
        </w:rPr>
        <w:t xml:space="preserve"> </w:t>
      </w:r>
      <w:r w:rsidR="009E1B8C">
        <w:rPr>
          <w:sz w:val="23"/>
          <w:szCs w:val="23"/>
        </w:rPr>
        <w:t>(Feather 2009)</w:t>
      </w:r>
      <w:r>
        <w:rPr>
          <w:sz w:val="23"/>
          <w:szCs w:val="23"/>
        </w:rPr>
        <w:t xml:space="preserve">, disgust </w:t>
      </w:r>
      <w:r w:rsidR="00CB2D59">
        <w:rPr>
          <w:sz w:val="23"/>
          <w:szCs w:val="23"/>
        </w:rPr>
        <w:t>appears to be</w:t>
      </w:r>
      <w:r>
        <w:rPr>
          <w:sz w:val="23"/>
          <w:szCs w:val="23"/>
        </w:rPr>
        <w:t xml:space="preserve"> particularly salient in contexts like immigration</w:t>
      </w:r>
      <w:r w:rsidR="001707A5">
        <w:rPr>
          <w:sz w:val="23"/>
          <w:szCs w:val="23"/>
        </w:rPr>
        <w:t xml:space="preserve"> or interactions with strangers,</w:t>
      </w:r>
      <w:r>
        <w:rPr>
          <w:sz w:val="23"/>
          <w:szCs w:val="23"/>
        </w:rPr>
        <w:t xml:space="preserve"> where perceptions of deservingness </w:t>
      </w:r>
      <w:r w:rsidR="001707A5">
        <w:rPr>
          <w:sz w:val="23"/>
          <w:szCs w:val="23"/>
        </w:rPr>
        <w:t>could</w:t>
      </w:r>
      <w:r>
        <w:rPr>
          <w:sz w:val="23"/>
          <w:szCs w:val="23"/>
        </w:rPr>
        <w:t xml:space="preserve"> hinge on, and justifications for deservingness judgements can leverage, claims about personal safety (Petersen 2017). </w:t>
      </w:r>
    </w:p>
    <w:p w14:paraId="28579DC0" w14:textId="77777777" w:rsidR="00C5524C" w:rsidRDefault="00C5524C" w:rsidP="003E1D99">
      <w:pPr>
        <w:spacing w:line="360" w:lineRule="auto"/>
        <w:rPr>
          <w:sz w:val="23"/>
          <w:szCs w:val="23"/>
        </w:rPr>
      </w:pPr>
    </w:p>
    <w:p w14:paraId="24F44183" w14:textId="12D6EA53" w:rsidR="00C5524C" w:rsidRDefault="00C5524C" w:rsidP="003E1D99">
      <w:pPr>
        <w:spacing w:line="360" w:lineRule="auto"/>
        <w:rPr>
          <w:sz w:val="23"/>
          <w:szCs w:val="23"/>
        </w:rPr>
      </w:pPr>
      <w:r w:rsidRPr="008010B8">
        <w:rPr>
          <w:sz w:val="23"/>
          <w:szCs w:val="23"/>
        </w:rPr>
        <w:t xml:space="preserve">The evolutionary roots of this process </w:t>
      </w:r>
      <w:r w:rsidR="00CB2D59">
        <w:rPr>
          <w:sz w:val="23"/>
          <w:szCs w:val="23"/>
        </w:rPr>
        <w:t>suggest</w:t>
      </w:r>
      <w:r w:rsidRPr="008010B8">
        <w:rPr>
          <w:sz w:val="23"/>
          <w:szCs w:val="23"/>
        </w:rPr>
        <w:t xml:space="preserve"> its salience</w:t>
      </w:r>
      <w:r w:rsidR="00CB2D59">
        <w:rPr>
          <w:sz w:val="23"/>
          <w:szCs w:val="23"/>
        </w:rPr>
        <w:t xml:space="preserve">. </w:t>
      </w:r>
      <w:r w:rsidRPr="008010B8">
        <w:rPr>
          <w:sz w:val="23"/>
          <w:szCs w:val="23"/>
        </w:rPr>
        <w:t>Disgust is thought to have originated as a defense against poison and disease (Rozin, Haidt &amp; McCauley 2008, Petersen 2017). Through “exaptation,” disgust took on the functional role of identifying and eschewing moral wrongdoers or perceived badness, about which people tend to hold strong intuitive judgements (Rozin et al 2008, Kahneman 2003). Like judgements about cheaters, assessments of ‘badness’ are most negative in contexts of information scarcity – where people attribute blame entirely to an individuals’ moral or inner character.</w:t>
      </w:r>
      <w:r>
        <w:rPr>
          <w:sz w:val="23"/>
          <w:szCs w:val="23"/>
        </w:rPr>
        <w:t xml:space="preserve"> These claims and cues about moral character generate disgust on their own, which trigger a self-reinforcing relationship between disgust</w:t>
      </w:r>
      <w:r w:rsidRPr="00C5524C">
        <w:rPr>
          <w:sz w:val="23"/>
          <w:szCs w:val="23"/>
        </w:rPr>
        <w:t xml:space="preserve"> </w:t>
      </w:r>
      <w:r>
        <w:rPr>
          <w:sz w:val="23"/>
          <w:szCs w:val="23"/>
        </w:rPr>
        <w:t xml:space="preserve">-- </w:t>
      </w:r>
      <w:r w:rsidRPr="008010B8">
        <w:rPr>
          <w:sz w:val="23"/>
          <w:szCs w:val="23"/>
        </w:rPr>
        <w:t>which “appears to have the unique capacity to foster the social-cognitive dehumanization of outgroup members (</w:t>
      </w:r>
      <w:proofErr w:type="spellStart"/>
      <w:r w:rsidRPr="008010B8">
        <w:rPr>
          <w:sz w:val="23"/>
          <w:szCs w:val="23"/>
        </w:rPr>
        <w:t>Buckels</w:t>
      </w:r>
      <w:proofErr w:type="spellEnd"/>
      <w:r w:rsidRPr="008010B8">
        <w:rPr>
          <w:sz w:val="23"/>
          <w:szCs w:val="23"/>
        </w:rPr>
        <w:t xml:space="preserve"> and </w:t>
      </w:r>
      <w:proofErr w:type="spellStart"/>
      <w:r w:rsidRPr="008010B8">
        <w:rPr>
          <w:sz w:val="23"/>
          <w:szCs w:val="23"/>
        </w:rPr>
        <w:t>Trapnell</w:t>
      </w:r>
      <w:proofErr w:type="spellEnd"/>
      <w:r w:rsidRPr="008010B8">
        <w:rPr>
          <w:sz w:val="23"/>
          <w:szCs w:val="23"/>
        </w:rPr>
        <w:t xml:space="preserve"> 2013) </w:t>
      </w:r>
      <w:r>
        <w:rPr>
          <w:sz w:val="23"/>
          <w:szCs w:val="23"/>
        </w:rPr>
        <w:t xml:space="preserve">-- </w:t>
      </w:r>
      <w:r w:rsidRPr="008010B8">
        <w:rPr>
          <w:sz w:val="23"/>
          <w:szCs w:val="23"/>
        </w:rPr>
        <w:t xml:space="preserve">and dehumanization, which </w:t>
      </w:r>
      <w:r w:rsidR="0082696E">
        <w:rPr>
          <w:sz w:val="23"/>
          <w:szCs w:val="23"/>
        </w:rPr>
        <w:t xml:space="preserve">further </w:t>
      </w:r>
      <w:r w:rsidRPr="008010B8">
        <w:rPr>
          <w:sz w:val="23"/>
          <w:szCs w:val="23"/>
        </w:rPr>
        <w:t>intensifies disgust (Fincher and Tetlock 2016)</w:t>
      </w:r>
    </w:p>
    <w:p w14:paraId="5F7ED018" w14:textId="77777777" w:rsidR="00C5524C" w:rsidRDefault="00C5524C" w:rsidP="003E1D99">
      <w:pPr>
        <w:spacing w:line="360" w:lineRule="auto"/>
        <w:rPr>
          <w:sz w:val="23"/>
          <w:szCs w:val="23"/>
        </w:rPr>
      </w:pPr>
    </w:p>
    <w:p w14:paraId="000A05A1" w14:textId="4E3E8963" w:rsidR="0082696E" w:rsidRDefault="0082696E" w:rsidP="003E1D99">
      <w:pPr>
        <w:spacing w:line="360" w:lineRule="auto"/>
        <w:rPr>
          <w:sz w:val="23"/>
          <w:szCs w:val="23"/>
        </w:rPr>
      </w:pPr>
      <w:r>
        <w:rPr>
          <w:sz w:val="23"/>
          <w:szCs w:val="23"/>
        </w:rPr>
        <w:lastRenderedPageBreak/>
        <w:t>Disgust and dehumanization appear to change how groups are perceived in both broader and specific ways than in terms of moral character. Dehumaniz</w:t>
      </w:r>
      <w:r w:rsidR="001707A5">
        <w:rPr>
          <w:sz w:val="23"/>
          <w:szCs w:val="23"/>
        </w:rPr>
        <w:t>ed groups are viewed as belonging to a different</w:t>
      </w:r>
      <w:r w:rsidR="006E12D5">
        <w:rPr>
          <w:sz w:val="23"/>
          <w:szCs w:val="23"/>
        </w:rPr>
        <w:t xml:space="preserve"> </w:t>
      </w:r>
      <w:r w:rsidR="001707A5">
        <w:rPr>
          <w:sz w:val="23"/>
          <w:szCs w:val="23"/>
        </w:rPr>
        <w:t>moral category</w:t>
      </w:r>
      <w:r w:rsidR="006E12D5">
        <w:rPr>
          <w:sz w:val="23"/>
          <w:szCs w:val="23"/>
        </w:rPr>
        <w:t>, or “outside the boundary in which moral values, rules, and considerations of fairness apply” (</w:t>
      </w:r>
      <w:proofErr w:type="spellStart"/>
      <w:r w:rsidR="006E12D5">
        <w:rPr>
          <w:sz w:val="23"/>
          <w:szCs w:val="23"/>
        </w:rPr>
        <w:t>Opotow</w:t>
      </w:r>
      <w:proofErr w:type="spellEnd"/>
      <w:r w:rsidR="006E12D5">
        <w:rPr>
          <w:sz w:val="23"/>
          <w:szCs w:val="23"/>
        </w:rPr>
        <w:t xml:space="preserve"> 1990, 1, Bar-Tal 1989).  This is clearly developed in the context of mass violence (Kelman 1976, Staub 1989). Mechanistically, Harris and Fiske </w:t>
      </w:r>
      <w:r w:rsidR="00CB2D59">
        <w:rPr>
          <w:sz w:val="23"/>
          <w:szCs w:val="23"/>
        </w:rPr>
        <w:t xml:space="preserve">(2006) </w:t>
      </w:r>
      <w:r w:rsidR="006E12D5">
        <w:rPr>
          <w:sz w:val="23"/>
          <w:szCs w:val="23"/>
        </w:rPr>
        <w:t xml:space="preserve">find in a neuroimaging study that people do not perceive and think about </w:t>
      </w:r>
      <w:r w:rsidR="00103B24">
        <w:rPr>
          <w:sz w:val="23"/>
          <w:szCs w:val="23"/>
        </w:rPr>
        <w:t>individuals</w:t>
      </w:r>
      <w:r w:rsidR="006E12D5">
        <w:rPr>
          <w:sz w:val="23"/>
          <w:szCs w:val="23"/>
        </w:rPr>
        <w:t xml:space="preserve"> who are dehumanized, or “extreme out-groups” as they would otherwise, and instead primarily neurologically react with disgust</w:t>
      </w:r>
      <w:r w:rsidR="00103B24">
        <w:rPr>
          <w:sz w:val="23"/>
          <w:szCs w:val="23"/>
        </w:rPr>
        <w:t xml:space="preserve"> – and this is particularly true when prompted with Black rather than white individuals as cues</w:t>
      </w:r>
      <w:r w:rsidR="006E12D5">
        <w:rPr>
          <w:sz w:val="23"/>
          <w:szCs w:val="23"/>
        </w:rPr>
        <w:t xml:space="preserve">. </w:t>
      </w:r>
      <w:r w:rsidR="00103B24">
        <w:rPr>
          <w:sz w:val="23"/>
          <w:szCs w:val="23"/>
        </w:rPr>
        <w:t xml:space="preserve">Further, </w:t>
      </w:r>
      <w:r w:rsidR="006E12D5">
        <w:rPr>
          <w:sz w:val="23"/>
          <w:szCs w:val="23"/>
        </w:rPr>
        <w:t xml:space="preserve">dehumanization and disgust can both produce </w:t>
      </w:r>
      <w:r w:rsidR="006E12D5" w:rsidRPr="005D5C09">
        <w:rPr>
          <w:i/>
          <w:iCs/>
          <w:sz w:val="23"/>
          <w:szCs w:val="23"/>
        </w:rPr>
        <w:t>specific</w:t>
      </w:r>
      <w:r w:rsidR="006E12D5">
        <w:rPr>
          <w:sz w:val="23"/>
          <w:szCs w:val="23"/>
        </w:rPr>
        <w:t xml:space="preserve"> assumptions about </w:t>
      </w:r>
      <w:r w:rsidR="00103B24">
        <w:rPr>
          <w:sz w:val="23"/>
          <w:szCs w:val="23"/>
        </w:rPr>
        <w:t>the</w:t>
      </w:r>
      <w:r w:rsidR="006E12D5">
        <w:rPr>
          <w:sz w:val="23"/>
          <w:szCs w:val="23"/>
        </w:rPr>
        <w:t xml:space="preserve"> traits</w:t>
      </w:r>
      <w:r w:rsidR="00103B24">
        <w:rPr>
          <w:sz w:val="23"/>
          <w:szCs w:val="23"/>
        </w:rPr>
        <w:t xml:space="preserve"> of targets:</w:t>
      </w:r>
      <w:r w:rsidR="006E12D5">
        <w:rPr>
          <w:sz w:val="23"/>
          <w:szCs w:val="23"/>
        </w:rPr>
        <w:t xml:space="preserve"> </w:t>
      </w:r>
      <w:r w:rsidR="00103B24">
        <w:rPr>
          <w:sz w:val="23"/>
          <w:szCs w:val="23"/>
        </w:rPr>
        <w:t>about higher levels of aggression</w:t>
      </w:r>
      <w:r w:rsidR="006E12D5">
        <w:rPr>
          <w:sz w:val="23"/>
          <w:szCs w:val="23"/>
        </w:rPr>
        <w:t xml:space="preserve"> </w:t>
      </w:r>
      <w:r w:rsidR="006E12D5" w:rsidRPr="008010B8">
        <w:rPr>
          <w:sz w:val="23"/>
          <w:szCs w:val="23"/>
        </w:rPr>
        <w:t xml:space="preserve">(Rozin et al 2008), incompetence, coldness (Fiske, Cuddy, </w:t>
      </w:r>
      <w:proofErr w:type="spellStart"/>
      <w:r w:rsidR="006E12D5" w:rsidRPr="008010B8">
        <w:rPr>
          <w:sz w:val="23"/>
          <w:szCs w:val="23"/>
        </w:rPr>
        <w:t>Glix</w:t>
      </w:r>
      <w:proofErr w:type="spellEnd"/>
      <w:r w:rsidR="006E12D5" w:rsidRPr="008010B8">
        <w:rPr>
          <w:sz w:val="23"/>
          <w:szCs w:val="23"/>
        </w:rPr>
        <w:t xml:space="preserve"> and Xu 2002).</w:t>
      </w:r>
      <w:r w:rsidR="00A62B7E">
        <w:rPr>
          <w:sz w:val="23"/>
          <w:szCs w:val="23"/>
        </w:rPr>
        <w:t xml:space="preserve"> And whether automatically or deliberately, affect </w:t>
      </w:r>
      <w:r w:rsidR="005817E9">
        <w:rPr>
          <w:sz w:val="23"/>
          <w:szCs w:val="23"/>
        </w:rPr>
        <w:t xml:space="preserve">can </w:t>
      </w:r>
      <w:r w:rsidR="00A62B7E">
        <w:rPr>
          <w:sz w:val="23"/>
          <w:szCs w:val="23"/>
        </w:rPr>
        <w:t>strengthen or validate already-hel</w:t>
      </w:r>
      <w:r w:rsidR="005817E9">
        <w:rPr>
          <w:sz w:val="23"/>
          <w:szCs w:val="23"/>
        </w:rPr>
        <w:t>d</w:t>
      </w:r>
      <w:r w:rsidR="00A62B7E">
        <w:rPr>
          <w:sz w:val="23"/>
          <w:szCs w:val="23"/>
        </w:rPr>
        <w:t xml:space="preserve"> prejudicial views (Harris and Fiske 2006), implicit biases (</w:t>
      </w:r>
      <w:r w:rsidR="00A62B7E" w:rsidRPr="008010B8">
        <w:rPr>
          <w:sz w:val="23"/>
          <w:szCs w:val="23"/>
        </w:rPr>
        <w:t>Dasgupta, DeSteno, Williams and Hunsinger 2009</w:t>
      </w:r>
      <w:r w:rsidR="00A62B7E">
        <w:rPr>
          <w:sz w:val="23"/>
          <w:szCs w:val="23"/>
        </w:rPr>
        <w:t>).</w:t>
      </w:r>
    </w:p>
    <w:p w14:paraId="31BA1CDD" w14:textId="534341D3" w:rsidR="00103B24" w:rsidRDefault="00103B24" w:rsidP="003E1D99">
      <w:pPr>
        <w:spacing w:line="360" w:lineRule="auto"/>
        <w:rPr>
          <w:sz w:val="23"/>
          <w:szCs w:val="23"/>
        </w:rPr>
      </w:pPr>
    </w:p>
    <w:p w14:paraId="288AFEBE" w14:textId="485157C9" w:rsidR="0010660D" w:rsidRDefault="00A62B7E" w:rsidP="0010660D">
      <w:pPr>
        <w:spacing w:line="360" w:lineRule="auto"/>
        <w:rPr>
          <w:sz w:val="23"/>
          <w:szCs w:val="23"/>
        </w:rPr>
      </w:pPr>
      <w:r>
        <w:rPr>
          <w:sz w:val="23"/>
          <w:szCs w:val="23"/>
        </w:rPr>
        <w:t>In turn, d</w:t>
      </w:r>
      <w:r w:rsidR="00103B24">
        <w:rPr>
          <w:sz w:val="23"/>
          <w:szCs w:val="23"/>
        </w:rPr>
        <w:t>ehumanization and disgust</w:t>
      </w:r>
      <w:r>
        <w:rPr>
          <w:sz w:val="23"/>
          <w:szCs w:val="23"/>
        </w:rPr>
        <w:t xml:space="preserve"> both enable</w:t>
      </w:r>
      <w:r w:rsidR="00103B24">
        <w:rPr>
          <w:sz w:val="23"/>
          <w:szCs w:val="23"/>
        </w:rPr>
        <w:t xml:space="preserve"> </w:t>
      </w:r>
      <w:r>
        <w:rPr>
          <w:sz w:val="23"/>
          <w:szCs w:val="23"/>
        </w:rPr>
        <w:t>toleration by evaluators of treatment towards the target group they otherwise would not (</w:t>
      </w:r>
      <w:r w:rsidRPr="008010B8">
        <w:rPr>
          <w:sz w:val="23"/>
          <w:szCs w:val="23"/>
        </w:rPr>
        <w:t xml:space="preserve">Bain, Vaes, and Phil 2024, </w:t>
      </w:r>
      <w:proofErr w:type="spellStart"/>
      <w:r w:rsidRPr="008010B8">
        <w:rPr>
          <w:sz w:val="23"/>
          <w:szCs w:val="23"/>
        </w:rPr>
        <w:t>Ellemers</w:t>
      </w:r>
      <w:proofErr w:type="spellEnd"/>
      <w:r w:rsidRPr="008010B8">
        <w:rPr>
          <w:sz w:val="23"/>
          <w:szCs w:val="23"/>
        </w:rPr>
        <w:t xml:space="preserve"> 2017</w:t>
      </w:r>
      <w:r>
        <w:rPr>
          <w:sz w:val="23"/>
          <w:szCs w:val="23"/>
        </w:rPr>
        <w:t>). This affect actively g</w:t>
      </w:r>
      <w:r w:rsidR="00103B24">
        <w:rPr>
          <w:sz w:val="23"/>
          <w:szCs w:val="23"/>
        </w:rPr>
        <w:t>enerate</w:t>
      </w:r>
      <w:r>
        <w:rPr>
          <w:sz w:val="23"/>
          <w:szCs w:val="23"/>
        </w:rPr>
        <w:t>s</w:t>
      </w:r>
      <w:r w:rsidR="00103B24">
        <w:rPr>
          <w:sz w:val="23"/>
          <w:szCs w:val="23"/>
        </w:rPr>
        <w:t xml:space="preserve"> </w:t>
      </w:r>
      <w:r w:rsidR="004618E6">
        <w:rPr>
          <w:sz w:val="23"/>
          <w:szCs w:val="23"/>
        </w:rPr>
        <w:t>aggressive behavior</w:t>
      </w:r>
      <w:r w:rsidR="0010660D">
        <w:rPr>
          <w:sz w:val="23"/>
          <w:szCs w:val="23"/>
        </w:rPr>
        <w:t xml:space="preserve"> and punitiveness, </w:t>
      </w:r>
      <w:r w:rsidR="004618E6">
        <w:rPr>
          <w:sz w:val="23"/>
          <w:szCs w:val="23"/>
        </w:rPr>
        <w:t xml:space="preserve">particularly in the US to racial minorities (Bandura 1975, 1999, Bandura, </w:t>
      </w:r>
      <w:proofErr w:type="spellStart"/>
      <w:r w:rsidR="004618E6">
        <w:rPr>
          <w:sz w:val="23"/>
          <w:szCs w:val="23"/>
        </w:rPr>
        <w:t>Kteily</w:t>
      </w:r>
      <w:proofErr w:type="spellEnd"/>
      <w:r w:rsidR="004618E6">
        <w:rPr>
          <w:sz w:val="23"/>
          <w:szCs w:val="23"/>
        </w:rPr>
        <w:t xml:space="preserve"> and Bruneau 2017). </w:t>
      </w:r>
      <w:r w:rsidR="003E1D99" w:rsidRPr="008010B8">
        <w:rPr>
          <w:sz w:val="23"/>
          <w:szCs w:val="23"/>
        </w:rPr>
        <w:t xml:space="preserve">Coupled with cultural conditioning, disgust motivates people to attribute blame to moral character akin to Kant’s (1790) “internal wickedness” (Nisbett and Ross 1980). This </w:t>
      </w:r>
      <w:r w:rsidR="0010660D">
        <w:rPr>
          <w:sz w:val="23"/>
          <w:szCs w:val="23"/>
        </w:rPr>
        <w:t xml:space="preserve">tendency in criminal legal contexts is especially </w:t>
      </w:r>
      <w:r w:rsidR="003E1D99" w:rsidRPr="008010B8">
        <w:rPr>
          <w:sz w:val="23"/>
          <w:szCs w:val="23"/>
        </w:rPr>
        <w:t>well-established</w:t>
      </w:r>
      <w:r w:rsidR="0010660D">
        <w:rPr>
          <w:sz w:val="23"/>
          <w:szCs w:val="23"/>
        </w:rPr>
        <w:t>:</w:t>
      </w:r>
      <w:r w:rsidR="003E1D99" w:rsidRPr="008010B8">
        <w:rPr>
          <w:sz w:val="23"/>
          <w:szCs w:val="23"/>
        </w:rPr>
        <w:t xml:space="preserve"> overassessment of individual culpability and purposeful harm, or </w:t>
      </w:r>
      <w:proofErr w:type="spellStart"/>
      <w:r w:rsidR="003E1D99" w:rsidRPr="008010B8">
        <w:rPr>
          <w:i/>
          <w:iCs/>
          <w:sz w:val="23"/>
          <w:szCs w:val="23"/>
        </w:rPr>
        <w:t>mens</w:t>
      </w:r>
      <w:proofErr w:type="spellEnd"/>
      <w:r w:rsidR="003E1D99" w:rsidRPr="008010B8">
        <w:rPr>
          <w:i/>
          <w:iCs/>
          <w:sz w:val="23"/>
          <w:szCs w:val="23"/>
        </w:rPr>
        <w:t xml:space="preserve"> rea</w:t>
      </w:r>
      <w:r w:rsidR="003E1D99" w:rsidRPr="008010B8">
        <w:rPr>
          <w:sz w:val="23"/>
          <w:szCs w:val="23"/>
        </w:rPr>
        <w:t xml:space="preserve"> in court contexts, appears not just among survey participants (Shen et al 2011) but also among jurists (Severance and Loftus 1982), and trial judges (</w:t>
      </w:r>
      <w:proofErr w:type="spellStart"/>
      <w:r w:rsidR="003E1D99" w:rsidRPr="008010B8">
        <w:rPr>
          <w:sz w:val="23"/>
          <w:szCs w:val="23"/>
        </w:rPr>
        <w:t>Fondacaro</w:t>
      </w:r>
      <w:proofErr w:type="spellEnd"/>
      <w:r w:rsidR="003E1D99" w:rsidRPr="008010B8">
        <w:rPr>
          <w:sz w:val="23"/>
          <w:szCs w:val="23"/>
        </w:rPr>
        <w:t xml:space="preserve"> and O’Toole 2015). </w:t>
      </w:r>
    </w:p>
    <w:p w14:paraId="00E4526E" w14:textId="77777777" w:rsidR="0010660D" w:rsidRDefault="0010660D" w:rsidP="0010660D">
      <w:pPr>
        <w:spacing w:line="360" w:lineRule="auto"/>
        <w:rPr>
          <w:sz w:val="23"/>
          <w:szCs w:val="23"/>
        </w:rPr>
      </w:pPr>
    </w:p>
    <w:p w14:paraId="278F70F7" w14:textId="342FD4E0" w:rsidR="0010660D" w:rsidRDefault="005817E9" w:rsidP="005D5C09">
      <w:pPr>
        <w:spacing w:line="360" w:lineRule="auto"/>
        <w:rPr>
          <w:sz w:val="23"/>
          <w:szCs w:val="23"/>
        </w:rPr>
      </w:pPr>
      <w:r>
        <w:rPr>
          <w:sz w:val="23"/>
          <w:szCs w:val="23"/>
        </w:rPr>
        <w:t xml:space="preserve">Such outcomes are </w:t>
      </w:r>
      <w:r w:rsidR="0010660D">
        <w:rPr>
          <w:sz w:val="23"/>
          <w:szCs w:val="23"/>
        </w:rPr>
        <w:t>product</w:t>
      </w:r>
      <w:r>
        <w:rPr>
          <w:sz w:val="23"/>
          <w:szCs w:val="23"/>
        </w:rPr>
        <w:t>s, in part,</w:t>
      </w:r>
      <w:r w:rsidR="0010660D">
        <w:rPr>
          <w:sz w:val="23"/>
          <w:szCs w:val="23"/>
        </w:rPr>
        <w:t xml:space="preserve"> of disgust’s ability to </w:t>
      </w:r>
      <w:r w:rsidR="0010660D" w:rsidRPr="008010B8">
        <w:rPr>
          <w:sz w:val="23"/>
          <w:szCs w:val="23"/>
        </w:rPr>
        <w:t>inhibit or constraining subsequent deliberative processes (</w:t>
      </w:r>
      <w:proofErr w:type="spellStart"/>
      <w:r w:rsidR="00CB6640" w:rsidRPr="008010B8">
        <w:rPr>
          <w:sz w:val="23"/>
          <w:szCs w:val="23"/>
        </w:rPr>
        <w:t>Carlsmith</w:t>
      </w:r>
      <w:proofErr w:type="spellEnd"/>
      <w:r w:rsidR="00CB6640" w:rsidRPr="008010B8">
        <w:rPr>
          <w:sz w:val="23"/>
          <w:szCs w:val="23"/>
        </w:rPr>
        <w:t xml:space="preserve"> and Darley 2008</w:t>
      </w:r>
      <w:r w:rsidR="00CB6640">
        <w:rPr>
          <w:sz w:val="23"/>
          <w:szCs w:val="23"/>
        </w:rPr>
        <w:t xml:space="preserve">, </w:t>
      </w:r>
      <w:r w:rsidR="0010660D" w:rsidRPr="008010B8">
        <w:rPr>
          <w:sz w:val="23"/>
          <w:szCs w:val="23"/>
        </w:rPr>
        <w:t xml:space="preserve">Petersen 2014) and make people </w:t>
      </w:r>
      <w:r>
        <w:rPr>
          <w:sz w:val="23"/>
          <w:szCs w:val="23"/>
        </w:rPr>
        <w:t xml:space="preserve">either </w:t>
      </w:r>
      <w:r w:rsidR="0010660D" w:rsidRPr="008010B8">
        <w:rPr>
          <w:sz w:val="23"/>
          <w:szCs w:val="23"/>
        </w:rPr>
        <w:t>uninterested in or override mitigating information (Fincher and Tetlock 2016, Nisbett and Ross 1980)</w:t>
      </w:r>
      <w:r>
        <w:rPr>
          <w:sz w:val="23"/>
          <w:szCs w:val="23"/>
        </w:rPr>
        <w:t xml:space="preserve"> --</w:t>
      </w:r>
      <w:r w:rsidR="0010660D" w:rsidRPr="008010B8">
        <w:rPr>
          <w:sz w:val="23"/>
          <w:szCs w:val="23"/>
        </w:rPr>
        <w:t xml:space="preserve"> particularly </w:t>
      </w:r>
      <w:r>
        <w:rPr>
          <w:sz w:val="23"/>
          <w:szCs w:val="23"/>
        </w:rPr>
        <w:t xml:space="preserve">information </w:t>
      </w:r>
      <w:r w:rsidR="0010660D" w:rsidRPr="008010B8">
        <w:rPr>
          <w:sz w:val="23"/>
          <w:szCs w:val="23"/>
        </w:rPr>
        <w:t xml:space="preserve">that challenges already </w:t>
      </w:r>
      <w:r w:rsidR="0010660D">
        <w:rPr>
          <w:sz w:val="23"/>
          <w:szCs w:val="23"/>
        </w:rPr>
        <w:t>established</w:t>
      </w:r>
      <w:r w:rsidR="0010660D" w:rsidRPr="008010B8">
        <w:rPr>
          <w:sz w:val="23"/>
          <w:szCs w:val="23"/>
        </w:rPr>
        <w:t xml:space="preserve"> beliefs (Bishops 2009). </w:t>
      </w:r>
      <w:r w:rsidR="0010660D">
        <w:rPr>
          <w:sz w:val="23"/>
          <w:szCs w:val="23"/>
        </w:rPr>
        <w:t xml:space="preserve">Further, </w:t>
      </w:r>
      <w:r w:rsidR="0010660D" w:rsidRPr="008010B8">
        <w:rPr>
          <w:sz w:val="23"/>
          <w:szCs w:val="23"/>
        </w:rPr>
        <w:t>disgust and dehumanization can prompt feelings of moral superiority</w:t>
      </w:r>
      <w:r w:rsidR="0010660D">
        <w:rPr>
          <w:sz w:val="23"/>
          <w:szCs w:val="23"/>
        </w:rPr>
        <w:t xml:space="preserve"> for the perceiver</w:t>
      </w:r>
      <w:r w:rsidR="0010660D" w:rsidRPr="008010B8">
        <w:rPr>
          <w:sz w:val="23"/>
          <w:szCs w:val="23"/>
        </w:rPr>
        <w:t xml:space="preserve"> (Pizarro Detweiler-Bedell and Bloom 2006), and the punitive impulse </w:t>
      </w:r>
      <w:r w:rsidR="0010660D">
        <w:rPr>
          <w:sz w:val="23"/>
          <w:szCs w:val="23"/>
        </w:rPr>
        <w:t>appears to be</w:t>
      </w:r>
      <w:r w:rsidR="0010660D" w:rsidRPr="008010B8">
        <w:rPr>
          <w:sz w:val="23"/>
          <w:szCs w:val="23"/>
        </w:rPr>
        <w:t xml:space="preserve"> psychological</w:t>
      </w:r>
      <w:r w:rsidR="0010660D">
        <w:rPr>
          <w:sz w:val="23"/>
          <w:szCs w:val="23"/>
        </w:rPr>
        <w:t xml:space="preserve">ly rewarding </w:t>
      </w:r>
      <w:r w:rsidR="0010660D" w:rsidRPr="008010B8">
        <w:rPr>
          <w:sz w:val="23"/>
          <w:szCs w:val="23"/>
        </w:rPr>
        <w:t>(</w:t>
      </w:r>
      <w:proofErr w:type="spellStart"/>
      <w:r w:rsidR="0010660D" w:rsidRPr="008010B8">
        <w:rPr>
          <w:sz w:val="23"/>
          <w:szCs w:val="23"/>
        </w:rPr>
        <w:t>Ellemers</w:t>
      </w:r>
      <w:proofErr w:type="spellEnd"/>
      <w:r w:rsidR="0010660D" w:rsidRPr="008010B8">
        <w:rPr>
          <w:sz w:val="23"/>
          <w:szCs w:val="23"/>
        </w:rPr>
        <w:t xml:space="preserve"> 2017, Tajfel and Turner 1979).</w:t>
      </w:r>
      <w:bookmarkStart w:id="9" w:name="OLE_LINK1"/>
    </w:p>
    <w:p w14:paraId="7198BDD1" w14:textId="20DE3F17" w:rsidR="00103B24" w:rsidRDefault="00103B24" w:rsidP="00103B24">
      <w:pPr>
        <w:spacing w:line="360" w:lineRule="auto"/>
        <w:rPr>
          <w:sz w:val="23"/>
          <w:szCs w:val="23"/>
        </w:rPr>
      </w:pPr>
    </w:p>
    <w:p w14:paraId="508580ED" w14:textId="1BB218CD" w:rsidR="00103B24" w:rsidRDefault="00103B24" w:rsidP="003E1D99">
      <w:pPr>
        <w:spacing w:line="360" w:lineRule="auto"/>
        <w:rPr>
          <w:i/>
          <w:iCs/>
          <w:sz w:val="23"/>
          <w:szCs w:val="23"/>
        </w:rPr>
      </w:pPr>
      <w:proofErr w:type="spellStart"/>
      <w:r w:rsidRPr="005D5C09">
        <w:rPr>
          <w:b/>
          <w:bCs/>
          <w:sz w:val="23"/>
          <w:szCs w:val="23"/>
        </w:rPr>
        <w:t>Subsetting</w:t>
      </w:r>
      <w:proofErr w:type="spellEnd"/>
      <w:r w:rsidRPr="005D5C09">
        <w:rPr>
          <w:b/>
          <w:bCs/>
          <w:sz w:val="23"/>
          <w:szCs w:val="23"/>
        </w:rPr>
        <w:t xml:space="preserve"> Identities</w:t>
      </w:r>
    </w:p>
    <w:p w14:paraId="435C9C85" w14:textId="77777777" w:rsidR="003E1D99" w:rsidRDefault="003E1D99" w:rsidP="003E1D99">
      <w:pPr>
        <w:pStyle w:val="whitespace-pre-wrap"/>
        <w:spacing w:line="360" w:lineRule="auto"/>
        <w:rPr>
          <w:i/>
          <w:iCs/>
          <w:sz w:val="23"/>
          <w:szCs w:val="23"/>
        </w:rPr>
      </w:pPr>
      <w:r>
        <w:rPr>
          <w:i/>
          <w:iCs/>
          <w:sz w:val="23"/>
          <w:szCs w:val="23"/>
        </w:rPr>
        <w:lastRenderedPageBreak/>
        <w:t>Identity – Carceral Citizen</w:t>
      </w:r>
    </w:p>
    <w:p w14:paraId="3B33BDFF" w14:textId="647D5DC7" w:rsidR="002253B7" w:rsidRDefault="002253B7" w:rsidP="003E1D99">
      <w:pPr>
        <w:pStyle w:val="whitespace-pre-wrap"/>
        <w:spacing w:line="360" w:lineRule="auto"/>
        <w:rPr>
          <w:sz w:val="23"/>
          <w:szCs w:val="23"/>
        </w:rPr>
      </w:pPr>
      <w:r>
        <w:rPr>
          <w:sz w:val="23"/>
          <w:szCs w:val="23"/>
        </w:rPr>
        <w:t>Public support for policies and perceptions of what groups and individuals deserve changes depending on what information about a group or individual is available (Feather 1999, 2009). It follows intuitively that</w:t>
      </w:r>
      <w:r w:rsidR="00D0292E">
        <w:rPr>
          <w:sz w:val="23"/>
          <w:szCs w:val="23"/>
        </w:rPr>
        <w:t xml:space="preserve"> –</w:t>
      </w:r>
      <w:r>
        <w:rPr>
          <w:sz w:val="23"/>
          <w:szCs w:val="23"/>
        </w:rPr>
        <w:t xml:space="preserve"> since no individual is constituted by a single identity, groups are internally heterogenous, and policies, policy discourse, and questions about policy opinion often involve frames</w:t>
      </w:r>
      <w:r w:rsidR="00D0292E">
        <w:rPr>
          <w:sz w:val="23"/>
          <w:szCs w:val="23"/>
        </w:rPr>
        <w:t xml:space="preserve"> – that</w:t>
      </w:r>
      <w:r>
        <w:rPr>
          <w:sz w:val="23"/>
          <w:szCs w:val="23"/>
        </w:rPr>
        <w:t xml:space="preserve"> there is also variation in how deserving “groups within groups,” or subsets of groups – pre-school versus high school teachers versus </w:t>
      </w:r>
      <w:r w:rsidR="00A10F7A">
        <w:rPr>
          <w:sz w:val="23"/>
          <w:szCs w:val="23"/>
        </w:rPr>
        <w:t xml:space="preserve">special education teachers, as an example -- </w:t>
      </w:r>
      <w:r>
        <w:rPr>
          <w:sz w:val="23"/>
          <w:szCs w:val="23"/>
        </w:rPr>
        <w:t xml:space="preserve">are perceived. </w:t>
      </w:r>
    </w:p>
    <w:p w14:paraId="1EA1DFBB" w14:textId="04F721D7" w:rsidR="00A10F7A" w:rsidRDefault="00A10F7A" w:rsidP="003E1D99">
      <w:pPr>
        <w:pStyle w:val="whitespace-pre-wrap"/>
        <w:spacing w:line="360" w:lineRule="auto"/>
        <w:rPr>
          <w:sz w:val="23"/>
          <w:szCs w:val="23"/>
        </w:rPr>
      </w:pPr>
      <w:r>
        <w:rPr>
          <w:sz w:val="23"/>
          <w:szCs w:val="23"/>
        </w:rPr>
        <w:t>Scholars find this is particularly true in the context of policies affecting marginalized groups</w:t>
      </w:r>
      <w:r w:rsidR="00020E30">
        <w:rPr>
          <w:sz w:val="23"/>
          <w:szCs w:val="23"/>
        </w:rPr>
        <w:t xml:space="preserve">, and that policymakers </w:t>
      </w:r>
      <w:r w:rsidR="00745B0D">
        <w:rPr>
          <w:sz w:val="23"/>
          <w:szCs w:val="23"/>
        </w:rPr>
        <w:t xml:space="preserve">strategically differentiate between subgroups with the effect of enhancing social constructions of some subsets, while further stigmatizing others – for instance </w:t>
      </w:r>
      <w:proofErr w:type="gramStart"/>
      <w:r w:rsidR="00745B0D">
        <w:rPr>
          <w:sz w:val="23"/>
          <w:szCs w:val="23"/>
        </w:rPr>
        <w:t>through the use of</w:t>
      </w:r>
      <w:proofErr w:type="gramEnd"/>
      <w:r w:rsidR="00745B0D">
        <w:rPr>
          <w:sz w:val="23"/>
          <w:szCs w:val="23"/>
        </w:rPr>
        <w:t xml:space="preserve"> “sanctions and force” to further stigmatize others (Schneider and Ingram 1990, 515). Matos (2019) </w:t>
      </w:r>
      <w:r w:rsidR="00E8054D">
        <w:rPr>
          <w:sz w:val="23"/>
          <w:szCs w:val="23"/>
        </w:rPr>
        <w:t xml:space="preserve">asks how broad bipartisan support for the DREAM Act – protections for people who were brought to the US without documentation as minors – can coexist with stringent punitiveness towards migrants more broadly. Using 2018 Cooperative Congressional Election Study (CCES) and 2012 American National Election Study (ANES) data, she finds that particularly among democrats, this differentiation is explained by higher levels of racial resentment and an egalitarianism that negates the role of racial, structural inequalities in the American opportunity landscape. Further, she shows </w:t>
      </w:r>
      <w:r w:rsidR="009D2D64">
        <w:rPr>
          <w:sz w:val="23"/>
          <w:szCs w:val="23"/>
        </w:rPr>
        <w:t>that</w:t>
      </w:r>
      <w:r w:rsidR="00E8054D">
        <w:rPr>
          <w:sz w:val="23"/>
          <w:szCs w:val="23"/>
        </w:rPr>
        <w:t xml:space="preserve"> perceptions of what subsets of groups – immigrants in this case – deserve is conditioned on </w:t>
      </w:r>
      <w:r w:rsidR="005367B4">
        <w:rPr>
          <w:sz w:val="23"/>
          <w:szCs w:val="23"/>
        </w:rPr>
        <w:t>frames and characteristics particular to both the subset, and the evaluating group.</w:t>
      </w:r>
      <w:r w:rsidR="00086D58">
        <w:rPr>
          <w:sz w:val="23"/>
          <w:szCs w:val="23"/>
        </w:rPr>
        <w:t xml:space="preserve"> Conservatives, for example, are more supportive of protections for </w:t>
      </w:r>
      <w:proofErr w:type="spellStart"/>
      <w:r w:rsidR="00086D58">
        <w:rPr>
          <w:sz w:val="23"/>
          <w:szCs w:val="23"/>
        </w:rPr>
        <w:t>DREAMer’s</w:t>
      </w:r>
      <w:proofErr w:type="spellEnd"/>
      <w:r w:rsidR="00086D58">
        <w:rPr>
          <w:sz w:val="23"/>
          <w:szCs w:val="23"/>
        </w:rPr>
        <w:t xml:space="preserve"> when their military service is highlighted.</w:t>
      </w:r>
    </w:p>
    <w:p w14:paraId="09CAD867" w14:textId="7D6A6ED5" w:rsidR="005367B4" w:rsidRDefault="00E533E9" w:rsidP="003E1D99">
      <w:pPr>
        <w:pStyle w:val="whitespace-pre-wrap"/>
        <w:spacing w:line="360" w:lineRule="auto"/>
        <w:rPr>
          <w:sz w:val="23"/>
          <w:szCs w:val="23"/>
        </w:rPr>
      </w:pPr>
      <w:r>
        <w:rPr>
          <w:sz w:val="23"/>
          <w:szCs w:val="23"/>
        </w:rPr>
        <w:t xml:space="preserve">Within-group differentiation or </w:t>
      </w:r>
      <w:proofErr w:type="spellStart"/>
      <w:r>
        <w:rPr>
          <w:sz w:val="23"/>
          <w:szCs w:val="23"/>
        </w:rPr>
        <w:t>subsetting</w:t>
      </w:r>
      <w:proofErr w:type="spellEnd"/>
      <w:r>
        <w:rPr>
          <w:sz w:val="23"/>
          <w:szCs w:val="23"/>
        </w:rPr>
        <w:t xml:space="preserve"> </w:t>
      </w:r>
      <w:r w:rsidR="0082726C">
        <w:rPr>
          <w:sz w:val="23"/>
          <w:szCs w:val="23"/>
        </w:rPr>
        <w:t xml:space="preserve">of groups </w:t>
      </w:r>
      <w:r>
        <w:rPr>
          <w:sz w:val="23"/>
          <w:szCs w:val="23"/>
        </w:rPr>
        <w:t>is also a product of</w:t>
      </w:r>
      <w:r w:rsidR="0082726C">
        <w:rPr>
          <w:sz w:val="23"/>
          <w:szCs w:val="23"/>
        </w:rPr>
        <w:t xml:space="preserve"> “othering</w:t>
      </w:r>
      <w:r w:rsidR="00086D58">
        <w:rPr>
          <w:sz w:val="23"/>
          <w:szCs w:val="23"/>
        </w:rPr>
        <w:t>.</w:t>
      </w:r>
      <w:r w:rsidR="0082726C">
        <w:rPr>
          <w:sz w:val="23"/>
          <w:szCs w:val="23"/>
        </w:rPr>
        <w:t xml:space="preserve">” Grove and </w:t>
      </w:r>
      <w:proofErr w:type="spellStart"/>
      <w:r w:rsidR="0082726C">
        <w:rPr>
          <w:sz w:val="23"/>
          <w:szCs w:val="23"/>
        </w:rPr>
        <w:t>Zwi</w:t>
      </w:r>
      <w:proofErr w:type="spellEnd"/>
      <w:r w:rsidR="0082726C">
        <w:rPr>
          <w:sz w:val="23"/>
          <w:szCs w:val="23"/>
        </w:rPr>
        <w:t xml:space="preserve"> (2006)</w:t>
      </w:r>
      <w:r w:rsidR="00086D58">
        <w:rPr>
          <w:sz w:val="23"/>
          <w:szCs w:val="23"/>
        </w:rPr>
        <w:t xml:space="preserve"> illuminate this point in the </w:t>
      </w:r>
      <w:r w:rsidR="00C96B48">
        <w:rPr>
          <w:sz w:val="23"/>
          <w:szCs w:val="23"/>
        </w:rPr>
        <w:t>context of the treatment of immigrants</w:t>
      </w:r>
      <w:r w:rsidR="0082726C">
        <w:rPr>
          <w:sz w:val="23"/>
          <w:szCs w:val="23"/>
        </w:rPr>
        <w:t>. D</w:t>
      </w:r>
      <w:r>
        <w:rPr>
          <w:sz w:val="23"/>
          <w:szCs w:val="23"/>
        </w:rPr>
        <w:t>iscourses</w:t>
      </w:r>
      <w:r w:rsidR="0082726C">
        <w:rPr>
          <w:sz w:val="23"/>
          <w:szCs w:val="23"/>
        </w:rPr>
        <w:t xml:space="preserve"> involving threat and order,</w:t>
      </w:r>
      <w:r>
        <w:rPr>
          <w:sz w:val="23"/>
          <w:szCs w:val="23"/>
        </w:rPr>
        <w:t xml:space="preserve"> and </w:t>
      </w:r>
      <w:r w:rsidR="0082726C">
        <w:rPr>
          <w:sz w:val="23"/>
          <w:szCs w:val="23"/>
        </w:rPr>
        <w:t xml:space="preserve">of </w:t>
      </w:r>
      <w:r>
        <w:rPr>
          <w:sz w:val="23"/>
          <w:szCs w:val="23"/>
        </w:rPr>
        <w:t xml:space="preserve">policies that </w:t>
      </w:r>
      <w:r w:rsidR="0082726C">
        <w:rPr>
          <w:sz w:val="23"/>
          <w:szCs w:val="23"/>
        </w:rPr>
        <w:t>enforce boundaries</w:t>
      </w:r>
      <w:r w:rsidR="00976BD8">
        <w:rPr>
          <w:sz w:val="23"/>
          <w:szCs w:val="23"/>
        </w:rPr>
        <w:t xml:space="preserve"> and symbolize unbelonging are discerning in which subsets are both</w:t>
      </w:r>
      <w:r w:rsidR="0082726C">
        <w:rPr>
          <w:sz w:val="23"/>
          <w:szCs w:val="23"/>
        </w:rPr>
        <w:t xml:space="preserve"> </w:t>
      </w:r>
      <w:r w:rsidR="00976BD8">
        <w:rPr>
          <w:sz w:val="23"/>
          <w:szCs w:val="23"/>
        </w:rPr>
        <w:t xml:space="preserve">“set” and held apart from dominant communities. </w:t>
      </w:r>
      <w:r w:rsidR="0082726C">
        <w:rPr>
          <w:sz w:val="23"/>
          <w:szCs w:val="23"/>
        </w:rPr>
        <w:t xml:space="preserve">Like punitiveness and moral differentiation, </w:t>
      </w:r>
      <w:r w:rsidR="00976BD8">
        <w:rPr>
          <w:sz w:val="23"/>
          <w:szCs w:val="23"/>
        </w:rPr>
        <w:t xml:space="preserve">Grove and </w:t>
      </w:r>
      <w:proofErr w:type="spellStart"/>
      <w:r w:rsidR="00976BD8">
        <w:rPr>
          <w:sz w:val="23"/>
          <w:szCs w:val="23"/>
        </w:rPr>
        <w:t>Zwi</w:t>
      </w:r>
      <w:proofErr w:type="spellEnd"/>
      <w:r w:rsidR="0082726C">
        <w:rPr>
          <w:sz w:val="23"/>
          <w:szCs w:val="23"/>
        </w:rPr>
        <w:t xml:space="preserve"> note that ‘othering’ both defines the deservingness of the target, and in contrast, the deservingness or belonging (in-</w:t>
      </w:r>
      <w:proofErr w:type="gramStart"/>
      <w:r w:rsidR="0082726C">
        <w:rPr>
          <w:sz w:val="23"/>
          <w:szCs w:val="23"/>
        </w:rPr>
        <w:t>group-ness</w:t>
      </w:r>
      <w:proofErr w:type="gramEnd"/>
      <w:r w:rsidR="0082726C">
        <w:rPr>
          <w:sz w:val="23"/>
          <w:szCs w:val="23"/>
        </w:rPr>
        <w:t xml:space="preserve">) of oneself. </w:t>
      </w:r>
      <w:r w:rsidR="00FD50DB">
        <w:rPr>
          <w:sz w:val="23"/>
          <w:szCs w:val="23"/>
        </w:rPr>
        <w:t xml:space="preserve">Also similarly, humanization – in discourse and policy – can </w:t>
      </w:r>
      <w:r w:rsidR="00FD50DB" w:rsidRPr="008010B8">
        <w:rPr>
          <w:sz w:val="23"/>
          <w:szCs w:val="23"/>
        </w:rPr>
        <w:t xml:space="preserve">generate sympathy </w:t>
      </w:r>
      <w:r w:rsidR="00FD50DB">
        <w:rPr>
          <w:sz w:val="23"/>
          <w:szCs w:val="23"/>
        </w:rPr>
        <w:t>and inclusivity</w:t>
      </w:r>
      <w:r w:rsidR="00493013">
        <w:rPr>
          <w:sz w:val="23"/>
          <w:szCs w:val="23"/>
        </w:rPr>
        <w:t>.</w:t>
      </w:r>
    </w:p>
    <w:p w14:paraId="6F1AB772" w14:textId="401DBB7B" w:rsidR="00FD50DB" w:rsidRDefault="005D5C09" w:rsidP="003E1D99">
      <w:pPr>
        <w:pStyle w:val="whitespace-pre-wrap"/>
        <w:spacing w:line="360" w:lineRule="auto"/>
        <w:rPr>
          <w:sz w:val="23"/>
          <w:szCs w:val="23"/>
        </w:rPr>
      </w:pPr>
      <w:r>
        <w:rPr>
          <w:sz w:val="23"/>
          <w:szCs w:val="23"/>
        </w:rPr>
        <w:t>Such</w:t>
      </w:r>
      <w:r w:rsidR="00FD50DB">
        <w:rPr>
          <w:sz w:val="23"/>
          <w:szCs w:val="23"/>
        </w:rPr>
        <w:t xml:space="preserve"> ‘</w:t>
      </w:r>
      <w:proofErr w:type="spellStart"/>
      <w:r w:rsidR="00FD50DB">
        <w:rPr>
          <w:sz w:val="23"/>
          <w:szCs w:val="23"/>
        </w:rPr>
        <w:t>subsetting</w:t>
      </w:r>
      <w:proofErr w:type="spellEnd"/>
      <w:r w:rsidR="00FD50DB">
        <w:rPr>
          <w:sz w:val="23"/>
          <w:szCs w:val="23"/>
        </w:rPr>
        <w:t xml:space="preserve">’ </w:t>
      </w:r>
      <w:r>
        <w:rPr>
          <w:sz w:val="23"/>
          <w:szCs w:val="23"/>
        </w:rPr>
        <w:t xml:space="preserve">also appears </w:t>
      </w:r>
      <w:r w:rsidR="00FD50DB">
        <w:rPr>
          <w:sz w:val="23"/>
          <w:szCs w:val="23"/>
        </w:rPr>
        <w:t>the criminal legal domain</w:t>
      </w:r>
      <w:r>
        <w:rPr>
          <w:sz w:val="23"/>
          <w:szCs w:val="23"/>
        </w:rPr>
        <w:t xml:space="preserve">. </w:t>
      </w:r>
      <w:r w:rsidR="006C40D6" w:rsidRPr="008010B8">
        <w:rPr>
          <w:sz w:val="23"/>
          <w:szCs w:val="23"/>
        </w:rPr>
        <w:t xml:space="preserve">Support for incarcerated political rights idiosyncratically decreases with specificity of sentence and then seriousness of offense type – </w:t>
      </w:r>
      <w:r w:rsidR="006C40D6" w:rsidRPr="008010B8">
        <w:rPr>
          <w:sz w:val="23"/>
          <w:szCs w:val="23"/>
        </w:rPr>
        <w:lastRenderedPageBreak/>
        <w:t xml:space="preserve">meaning </w:t>
      </w:r>
      <w:r w:rsidR="006C40D6">
        <w:rPr>
          <w:sz w:val="23"/>
          <w:szCs w:val="23"/>
        </w:rPr>
        <w:t>that among respondents who say they support voting rights for “all” incarcerated people, these same respondents go on to say they would exclude extending voting rights to incarcerated “felons,” or people convicted of violent offenses.</w:t>
      </w:r>
      <w:r w:rsidR="006C40D6" w:rsidRPr="008010B8">
        <w:rPr>
          <w:sz w:val="23"/>
          <w:szCs w:val="23"/>
        </w:rPr>
        <w:t xml:space="preserve"> (</w:t>
      </w:r>
      <w:proofErr w:type="spellStart"/>
      <w:r w:rsidR="006C40D6" w:rsidRPr="008010B8">
        <w:rPr>
          <w:sz w:val="23"/>
          <w:szCs w:val="23"/>
        </w:rPr>
        <w:t>Uggen</w:t>
      </w:r>
      <w:proofErr w:type="spellEnd"/>
      <w:r w:rsidR="006C40D6" w:rsidRPr="008010B8">
        <w:rPr>
          <w:sz w:val="23"/>
          <w:szCs w:val="23"/>
        </w:rPr>
        <w:t xml:space="preserve"> and </w:t>
      </w:r>
      <w:proofErr w:type="spellStart"/>
      <w:r w:rsidR="006C40D6" w:rsidRPr="008010B8">
        <w:rPr>
          <w:sz w:val="23"/>
          <w:szCs w:val="23"/>
        </w:rPr>
        <w:t>Manza</w:t>
      </w:r>
      <w:proofErr w:type="spellEnd"/>
      <w:r w:rsidR="006C40D6" w:rsidRPr="008010B8">
        <w:rPr>
          <w:sz w:val="23"/>
          <w:szCs w:val="23"/>
        </w:rPr>
        <w:t xml:space="preserve"> 2008, </w:t>
      </w:r>
      <w:proofErr w:type="spellStart"/>
      <w:r w:rsidR="006C40D6" w:rsidRPr="008010B8">
        <w:rPr>
          <w:sz w:val="23"/>
          <w:szCs w:val="23"/>
        </w:rPr>
        <w:t>MassInc</w:t>
      </w:r>
      <w:proofErr w:type="spellEnd"/>
      <w:r w:rsidR="006C40D6" w:rsidRPr="008010B8">
        <w:rPr>
          <w:sz w:val="23"/>
          <w:szCs w:val="23"/>
        </w:rPr>
        <w:t xml:space="preserve"> 2020, 2022, </w:t>
      </w:r>
      <w:proofErr w:type="spellStart"/>
      <w:r w:rsidR="006C40D6" w:rsidRPr="008010B8">
        <w:rPr>
          <w:sz w:val="23"/>
          <w:szCs w:val="23"/>
        </w:rPr>
        <w:t>Uggen</w:t>
      </w:r>
      <w:proofErr w:type="spellEnd"/>
      <w:r w:rsidR="006C40D6" w:rsidRPr="008010B8">
        <w:rPr>
          <w:sz w:val="23"/>
          <w:szCs w:val="23"/>
        </w:rPr>
        <w:t xml:space="preserve"> 2023). </w:t>
      </w:r>
      <w:proofErr w:type="spellStart"/>
      <w:r w:rsidR="006C40D6">
        <w:rPr>
          <w:sz w:val="23"/>
          <w:szCs w:val="23"/>
        </w:rPr>
        <w:t>Thielo</w:t>
      </w:r>
      <w:proofErr w:type="spellEnd"/>
      <w:r w:rsidR="006C40D6">
        <w:rPr>
          <w:sz w:val="23"/>
          <w:szCs w:val="23"/>
        </w:rPr>
        <w:t xml:space="preserve"> and colleagues (2019) find that the public differentiates between incarcerated types – “non-violent offenders” versus “violent offenders” deservingness of voting rights as well, and that this differentiation is tied to perceptions that violent offenders are unredeemable. Consensus about subsets may also vary. In a different study, </w:t>
      </w:r>
      <w:proofErr w:type="spellStart"/>
      <w:r w:rsidR="006C40D6" w:rsidRPr="008010B8">
        <w:rPr>
          <w:sz w:val="23"/>
          <w:szCs w:val="23"/>
        </w:rPr>
        <w:t>Thielo</w:t>
      </w:r>
      <w:proofErr w:type="spellEnd"/>
      <w:r w:rsidR="006C40D6" w:rsidRPr="008010B8">
        <w:rPr>
          <w:sz w:val="23"/>
          <w:szCs w:val="23"/>
        </w:rPr>
        <w:t xml:space="preserve"> et al (2015) find</w:t>
      </w:r>
      <w:r w:rsidR="006C40D6">
        <w:rPr>
          <w:sz w:val="23"/>
          <w:szCs w:val="23"/>
        </w:rPr>
        <w:t>s that information about redeemability or rehabilitation can</w:t>
      </w:r>
      <w:r w:rsidR="006C40D6" w:rsidRPr="008010B8">
        <w:rPr>
          <w:sz w:val="23"/>
          <w:szCs w:val="23"/>
        </w:rPr>
        <w:t xml:space="preserve"> decrease support for punitive policies. However, information about carceral citizens’ identity can do the reverse – Kreitzer and Smith (2018), for example, find that while there is variation in perceptions of deservingness and power of many groups, others like sex offender are “clearly are categorized as deviants” – with significant consensus on both dimensions.</w:t>
      </w:r>
      <w:r w:rsidR="006C40D6" w:rsidRPr="006C40D6">
        <w:rPr>
          <w:sz w:val="23"/>
          <w:szCs w:val="23"/>
        </w:rPr>
        <w:t xml:space="preserve"> </w:t>
      </w:r>
      <w:r w:rsidR="006C40D6">
        <w:rPr>
          <w:sz w:val="23"/>
          <w:szCs w:val="23"/>
        </w:rPr>
        <w:t xml:space="preserve">Such differentiation is evidenced in the </w:t>
      </w:r>
      <w:r w:rsidR="006C40D6" w:rsidRPr="008010B8">
        <w:rPr>
          <w:sz w:val="23"/>
          <w:szCs w:val="23"/>
        </w:rPr>
        <w:t>quasi-reformist recent policy landscape,</w:t>
      </w:r>
      <w:r w:rsidR="006C40D6">
        <w:rPr>
          <w:sz w:val="23"/>
          <w:szCs w:val="23"/>
        </w:rPr>
        <w:t xml:space="preserve"> as well.</w:t>
      </w:r>
      <w:r w:rsidR="006C40D6" w:rsidRPr="008010B8">
        <w:rPr>
          <w:rStyle w:val="FootnoteReference"/>
          <w:sz w:val="23"/>
          <w:szCs w:val="23"/>
        </w:rPr>
        <w:footnoteReference w:id="4"/>
      </w:r>
    </w:p>
    <w:p w14:paraId="2EB328D5" w14:textId="77777777" w:rsidR="003E1D99" w:rsidRDefault="003E1D99" w:rsidP="003E1D99">
      <w:pPr>
        <w:spacing w:line="360" w:lineRule="auto"/>
        <w:rPr>
          <w:i/>
          <w:iCs/>
          <w:sz w:val="23"/>
          <w:szCs w:val="23"/>
        </w:rPr>
      </w:pPr>
      <w:commentRangeStart w:id="10"/>
    </w:p>
    <w:p w14:paraId="2A324953" w14:textId="77777777" w:rsidR="003E1D99" w:rsidRDefault="003E1D99" w:rsidP="003E1D99">
      <w:pPr>
        <w:spacing w:line="360" w:lineRule="auto"/>
        <w:rPr>
          <w:i/>
          <w:iCs/>
          <w:sz w:val="23"/>
          <w:szCs w:val="23"/>
        </w:rPr>
      </w:pPr>
      <w:r w:rsidRPr="00153F14">
        <w:rPr>
          <w:i/>
          <w:iCs/>
          <w:sz w:val="23"/>
          <w:szCs w:val="23"/>
        </w:rPr>
        <w:t xml:space="preserve">Identity – Policy Context </w:t>
      </w:r>
      <w:commentRangeEnd w:id="10"/>
      <w:r w:rsidR="005D5C09">
        <w:rPr>
          <w:rStyle w:val="CommentReference"/>
        </w:rPr>
        <w:commentReference w:id="10"/>
      </w:r>
    </w:p>
    <w:p w14:paraId="13637064" w14:textId="13ED674C" w:rsidR="006B30B4" w:rsidRDefault="003E1D99" w:rsidP="005D5C09">
      <w:pPr>
        <w:pStyle w:val="whitespace-pre-wrap"/>
        <w:spacing w:line="360" w:lineRule="auto"/>
        <w:rPr>
          <w:sz w:val="23"/>
          <w:szCs w:val="23"/>
        </w:rPr>
      </w:pPr>
      <w:r>
        <w:rPr>
          <w:sz w:val="23"/>
          <w:szCs w:val="23"/>
        </w:rPr>
        <w:t>Perceptions of whether groups deserve policy benefits depend in part on the policy in question</w:t>
      </w:r>
      <w:r w:rsidR="006B30B4">
        <w:rPr>
          <w:sz w:val="23"/>
          <w:szCs w:val="23"/>
        </w:rPr>
        <w:t>, and particular context</w:t>
      </w:r>
      <w:r w:rsidR="006F1EEB">
        <w:rPr>
          <w:sz w:val="23"/>
          <w:szCs w:val="23"/>
        </w:rPr>
        <w:t>.</w:t>
      </w:r>
      <w:r w:rsidR="002B30DB" w:rsidRPr="002B30DB">
        <w:rPr>
          <w:sz w:val="23"/>
          <w:szCs w:val="23"/>
        </w:rPr>
        <w:t xml:space="preserve"> </w:t>
      </w:r>
      <w:proofErr w:type="spellStart"/>
      <w:r w:rsidR="002B30DB" w:rsidRPr="008010B8">
        <w:rPr>
          <w:sz w:val="23"/>
          <w:szCs w:val="23"/>
        </w:rPr>
        <w:t>Carlsmith</w:t>
      </w:r>
      <w:proofErr w:type="spellEnd"/>
      <w:r w:rsidR="002B30DB" w:rsidRPr="008010B8">
        <w:rPr>
          <w:sz w:val="23"/>
          <w:szCs w:val="23"/>
        </w:rPr>
        <w:t xml:space="preserve"> et al. (2002) and </w:t>
      </w:r>
      <w:proofErr w:type="spellStart"/>
      <w:r w:rsidR="002B30DB" w:rsidRPr="008010B8">
        <w:rPr>
          <w:sz w:val="23"/>
          <w:szCs w:val="23"/>
        </w:rPr>
        <w:t>Chamberlen</w:t>
      </w:r>
      <w:proofErr w:type="spellEnd"/>
      <w:r w:rsidR="002B30DB" w:rsidRPr="008010B8">
        <w:rPr>
          <w:sz w:val="23"/>
          <w:szCs w:val="23"/>
        </w:rPr>
        <w:t xml:space="preserve"> (2017) observe people appear more utilitarian and rehabilitation-oriented in "temporally distant" or general settings, but retributive in proximate situations. The perceived "ask" becomes more concrete and potentially threatening as policies move from abstract support to specific implementations that might challenge existing hierarchies.</w:t>
      </w:r>
    </w:p>
    <w:p w14:paraId="5C294141" w14:textId="114482C9" w:rsidR="006F1EEB" w:rsidRDefault="006B30B4" w:rsidP="006F1EEB">
      <w:pPr>
        <w:spacing w:line="360" w:lineRule="auto"/>
        <w:rPr>
          <w:sz w:val="23"/>
          <w:szCs w:val="23"/>
        </w:rPr>
      </w:pPr>
      <w:r>
        <w:rPr>
          <w:sz w:val="23"/>
          <w:szCs w:val="23"/>
        </w:rPr>
        <w:t xml:space="preserve">As Grove and </w:t>
      </w:r>
      <w:proofErr w:type="spellStart"/>
      <w:r>
        <w:rPr>
          <w:sz w:val="23"/>
          <w:szCs w:val="23"/>
        </w:rPr>
        <w:t>Zwi</w:t>
      </w:r>
      <w:proofErr w:type="spellEnd"/>
      <w:r>
        <w:rPr>
          <w:sz w:val="23"/>
          <w:szCs w:val="23"/>
        </w:rPr>
        <w:t xml:space="preserve"> (2006) show, in some policy contexts, perceptions of what groups deserve involve an evaluator’s perception of self, and their own location on a deservingness hierarchy: </w:t>
      </w:r>
    </w:p>
    <w:p w14:paraId="38A14720" w14:textId="7B993A0A" w:rsidR="006B30B4" w:rsidRDefault="006B30B4" w:rsidP="005D5C09">
      <w:pPr>
        <w:spacing w:line="360" w:lineRule="auto"/>
        <w:ind w:left="720"/>
        <w:rPr>
          <w:sz w:val="23"/>
          <w:szCs w:val="23"/>
        </w:rPr>
      </w:pPr>
      <w:r>
        <w:rPr>
          <w:sz w:val="23"/>
          <w:szCs w:val="23"/>
        </w:rPr>
        <w:t>“</w:t>
      </w:r>
      <w:r w:rsidR="006F1EEB">
        <w:rPr>
          <w:sz w:val="23"/>
          <w:szCs w:val="23"/>
        </w:rPr>
        <w:t xml:space="preserve">Othering’ defines and secures one’s own identity by distancing and stigmatizing an(other). Its purpose is to reinforce notions of our own ‘normality,’ and to set up the difference of </w:t>
      </w:r>
      <w:r w:rsidR="006F1EEB">
        <w:rPr>
          <w:sz w:val="23"/>
          <w:szCs w:val="23"/>
        </w:rPr>
        <w:lastRenderedPageBreak/>
        <w:t xml:space="preserve">others as a point of deviance. The person or group being ‘othered’ experiences this as a process of marginalization, disempowerment and social exclusion.” (1933). </w:t>
      </w:r>
    </w:p>
    <w:p w14:paraId="42B6ABFD" w14:textId="77777777" w:rsidR="00F42DAA" w:rsidRDefault="00F42DAA" w:rsidP="005D5C09">
      <w:pPr>
        <w:spacing w:line="360" w:lineRule="auto"/>
        <w:ind w:left="720"/>
        <w:rPr>
          <w:sz w:val="23"/>
          <w:szCs w:val="23"/>
        </w:rPr>
      </w:pPr>
    </w:p>
    <w:p w14:paraId="68D00387" w14:textId="63A819E2" w:rsidR="003E1D99" w:rsidRPr="00F42DAA" w:rsidRDefault="00F42DAA" w:rsidP="00F42DAA">
      <w:pPr>
        <w:pStyle w:val="ListParagraph"/>
        <w:numPr>
          <w:ilvl w:val="0"/>
          <w:numId w:val="10"/>
        </w:numPr>
        <w:spacing w:line="360" w:lineRule="auto"/>
        <w:rPr>
          <w:sz w:val="23"/>
          <w:szCs w:val="23"/>
        </w:rPr>
      </w:pPr>
      <w:r>
        <w:rPr>
          <w:sz w:val="23"/>
          <w:szCs w:val="23"/>
        </w:rPr>
        <w:t>More subtle ways:  ideologies of race and class operate out of beliefs in racial/class/gender hierarchies in terms of ‘</w:t>
      </w:r>
      <w:proofErr w:type="spellStart"/>
      <w:r>
        <w:rPr>
          <w:sz w:val="23"/>
          <w:szCs w:val="23"/>
        </w:rPr>
        <w:t>competancy</w:t>
      </w:r>
      <w:proofErr w:type="spellEnd"/>
      <w:r>
        <w:rPr>
          <w:sz w:val="23"/>
          <w:szCs w:val="23"/>
        </w:rPr>
        <w:t xml:space="preserve">’ (Jackman 1994). </w:t>
      </w:r>
    </w:p>
    <w:p w14:paraId="7C93ED50" w14:textId="77777777" w:rsidR="00F42DAA" w:rsidRDefault="00F42DAA" w:rsidP="003E1D99">
      <w:pPr>
        <w:spacing w:line="360" w:lineRule="auto"/>
        <w:rPr>
          <w:sz w:val="23"/>
          <w:szCs w:val="23"/>
        </w:rPr>
      </w:pPr>
    </w:p>
    <w:p w14:paraId="502E0656" w14:textId="39DAE0CE" w:rsidR="00911F4B" w:rsidRDefault="006F1EEB" w:rsidP="003E1D99">
      <w:pPr>
        <w:spacing w:line="360" w:lineRule="auto"/>
        <w:rPr>
          <w:sz w:val="23"/>
          <w:szCs w:val="23"/>
        </w:rPr>
      </w:pPr>
      <w:r>
        <w:rPr>
          <w:sz w:val="23"/>
          <w:szCs w:val="23"/>
        </w:rPr>
        <w:t xml:space="preserve">Policies can </w:t>
      </w:r>
      <w:r w:rsidR="004A5D38">
        <w:rPr>
          <w:sz w:val="23"/>
          <w:szCs w:val="23"/>
        </w:rPr>
        <w:t xml:space="preserve">protect, </w:t>
      </w:r>
      <w:r>
        <w:rPr>
          <w:sz w:val="23"/>
          <w:szCs w:val="23"/>
        </w:rPr>
        <w:t xml:space="preserve">maintain </w:t>
      </w:r>
      <w:r w:rsidR="00170CA3">
        <w:rPr>
          <w:sz w:val="23"/>
          <w:szCs w:val="23"/>
        </w:rPr>
        <w:t xml:space="preserve">or challenge </w:t>
      </w:r>
      <w:r>
        <w:rPr>
          <w:sz w:val="23"/>
          <w:szCs w:val="23"/>
        </w:rPr>
        <w:t>differentiation</w:t>
      </w:r>
      <w:r w:rsidR="00170CA3">
        <w:rPr>
          <w:sz w:val="23"/>
          <w:szCs w:val="23"/>
        </w:rPr>
        <w:t xml:space="preserve"> and hierarchies</w:t>
      </w:r>
      <w:r w:rsidR="004A5D38">
        <w:rPr>
          <w:sz w:val="23"/>
          <w:szCs w:val="23"/>
        </w:rPr>
        <w:t xml:space="preserve"> (Eubank and Fresh 2022, </w:t>
      </w:r>
      <w:proofErr w:type="spellStart"/>
      <w:r w:rsidR="004A5D38">
        <w:rPr>
          <w:sz w:val="23"/>
          <w:szCs w:val="23"/>
        </w:rPr>
        <w:t>Soss</w:t>
      </w:r>
      <w:proofErr w:type="spellEnd"/>
      <w:r w:rsidR="004A5D38">
        <w:rPr>
          <w:sz w:val="23"/>
          <w:szCs w:val="23"/>
        </w:rPr>
        <w:t>, Fording, and Schram 2012)</w:t>
      </w:r>
      <w:r w:rsidR="00170CA3">
        <w:rPr>
          <w:sz w:val="23"/>
          <w:szCs w:val="23"/>
        </w:rPr>
        <w:t xml:space="preserve">. </w:t>
      </w:r>
      <w:r w:rsidR="002B30DB">
        <w:rPr>
          <w:sz w:val="23"/>
          <w:szCs w:val="23"/>
        </w:rPr>
        <w:t xml:space="preserve"> </w:t>
      </w:r>
      <w:r w:rsidR="00911F4B">
        <w:rPr>
          <w:sz w:val="23"/>
          <w:szCs w:val="23"/>
        </w:rPr>
        <w:t xml:space="preserve">In colonial and post-colonial contexts, </w:t>
      </w:r>
      <w:r w:rsidR="003E1D99" w:rsidRPr="008010B8">
        <w:rPr>
          <w:sz w:val="23"/>
          <w:szCs w:val="23"/>
        </w:rPr>
        <w:t>educational and cultural “improvement” programs</w:t>
      </w:r>
      <w:r w:rsidR="00911F4B">
        <w:rPr>
          <w:sz w:val="23"/>
          <w:szCs w:val="23"/>
        </w:rPr>
        <w:t xml:space="preserve"> were employed to maintain racial hierarchies that involved moral differentiation, and created narratives to justify exploitation (Fanon 1952, 1961). </w:t>
      </w:r>
    </w:p>
    <w:p w14:paraId="7DEE672F" w14:textId="237C198A" w:rsidR="00911F4B" w:rsidRDefault="00911F4B" w:rsidP="003E1D99">
      <w:pPr>
        <w:spacing w:line="360" w:lineRule="auto"/>
        <w:rPr>
          <w:sz w:val="23"/>
          <w:szCs w:val="23"/>
        </w:rPr>
      </w:pPr>
    </w:p>
    <w:p w14:paraId="2ABB6ABE" w14:textId="1F504AEB" w:rsidR="003E1D99" w:rsidRDefault="00FE22B8" w:rsidP="003E1D99">
      <w:pPr>
        <w:spacing w:line="360" w:lineRule="auto"/>
        <w:rPr>
          <w:sz w:val="23"/>
          <w:szCs w:val="23"/>
        </w:rPr>
      </w:pPr>
      <w:r>
        <w:rPr>
          <w:sz w:val="23"/>
          <w:szCs w:val="23"/>
        </w:rPr>
        <w:t xml:space="preserve">In the context of </w:t>
      </w:r>
      <w:r w:rsidR="003E1D99">
        <w:rPr>
          <w:sz w:val="23"/>
          <w:szCs w:val="23"/>
        </w:rPr>
        <w:t xml:space="preserve">the hyper policing and incarceration of Black Americans </w:t>
      </w:r>
      <w:r>
        <w:rPr>
          <w:sz w:val="23"/>
          <w:szCs w:val="23"/>
        </w:rPr>
        <w:t>– manifestations of</w:t>
      </w:r>
      <w:r w:rsidR="003E1D99">
        <w:rPr>
          <w:sz w:val="23"/>
          <w:szCs w:val="23"/>
        </w:rPr>
        <w:t xml:space="preserve"> structural racism</w:t>
      </w:r>
      <w:r>
        <w:rPr>
          <w:sz w:val="23"/>
          <w:szCs w:val="23"/>
        </w:rPr>
        <w:t xml:space="preserve"> – where </w:t>
      </w:r>
      <w:r w:rsidR="003E1D99">
        <w:rPr>
          <w:sz w:val="23"/>
          <w:szCs w:val="23"/>
        </w:rPr>
        <w:t xml:space="preserve">attitudes towards carceral citizens </w:t>
      </w:r>
      <w:r>
        <w:rPr>
          <w:sz w:val="23"/>
          <w:szCs w:val="23"/>
        </w:rPr>
        <w:t xml:space="preserve">can </w:t>
      </w:r>
      <w:r w:rsidR="003E1D99">
        <w:rPr>
          <w:sz w:val="23"/>
          <w:szCs w:val="23"/>
        </w:rPr>
        <w:t xml:space="preserve">serve as </w:t>
      </w:r>
      <w:r>
        <w:rPr>
          <w:sz w:val="23"/>
          <w:szCs w:val="23"/>
        </w:rPr>
        <w:t xml:space="preserve">justifications or </w:t>
      </w:r>
      <w:r w:rsidR="003E1D99">
        <w:rPr>
          <w:sz w:val="23"/>
          <w:szCs w:val="23"/>
        </w:rPr>
        <w:t>“storylines” about racial difference</w:t>
      </w:r>
      <w:r>
        <w:rPr>
          <w:sz w:val="23"/>
          <w:szCs w:val="23"/>
        </w:rPr>
        <w:t xml:space="preserve">. For example, Bonilla-Silva contends </w:t>
      </w:r>
      <w:r w:rsidR="003E1D99">
        <w:rPr>
          <w:sz w:val="23"/>
          <w:szCs w:val="23"/>
        </w:rPr>
        <w:t xml:space="preserve">“if others made it, why can’t they” storylines </w:t>
      </w:r>
      <w:r>
        <w:rPr>
          <w:sz w:val="23"/>
          <w:szCs w:val="23"/>
        </w:rPr>
        <w:t xml:space="preserve">generate </w:t>
      </w:r>
      <w:r w:rsidR="003E1D99">
        <w:rPr>
          <w:sz w:val="23"/>
          <w:szCs w:val="23"/>
        </w:rPr>
        <w:t>self-gratification (Bonilla-Silva 2003). Prison education, in this conception, may operate akin to racial paternalism in part because of the assumption that carceral citizens are uneducated and thus helpless, and its support invoke a kind of racial tourism (van Cleeve 2016, Bonilla-Silva). Matters of minimum wage, conversely, materially and symbolically threatens such arrangements and ask the evaluator to make ‘moral,’ racial, and economic concessions.</w:t>
      </w:r>
    </w:p>
    <w:p w14:paraId="14029048" w14:textId="77777777" w:rsidR="00CC0716" w:rsidRDefault="00CC0716" w:rsidP="003E1D99">
      <w:pPr>
        <w:spacing w:line="360" w:lineRule="auto"/>
        <w:rPr>
          <w:rFonts w:ascii="Arial" w:hAnsi="Arial" w:cs="Arial"/>
          <w:i/>
          <w:iCs/>
          <w:sz w:val="23"/>
          <w:szCs w:val="23"/>
        </w:rPr>
      </w:pPr>
    </w:p>
    <w:p w14:paraId="29D63A46" w14:textId="77777777" w:rsidR="00CC0716" w:rsidRPr="005D5C09" w:rsidRDefault="00CC0716" w:rsidP="00CC0716">
      <w:pPr>
        <w:spacing w:line="360" w:lineRule="auto"/>
        <w:rPr>
          <w:b/>
          <w:bCs/>
          <w:sz w:val="23"/>
          <w:szCs w:val="23"/>
        </w:rPr>
      </w:pPr>
      <w:r w:rsidRPr="005D5C09">
        <w:rPr>
          <w:b/>
          <w:bCs/>
          <w:sz w:val="23"/>
          <w:szCs w:val="23"/>
        </w:rPr>
        <w:t>Race as Central Identity in American Politics</w:t>
      </w:r>
    </w:p>
    <w:p w14:paraId="6462A5C2" w14:textId="77777777" w:rsidR="003E1D99" w:rsidRPr="008010B8" w:rsidRDefault="003E1D99" w:rsidP="003E1D99">
      <w:pPr>
        <w:spacing w:line="360" w:lineRule="auto"/>
        <w:rPr>
          <w:sz w:val="23"/>
          <w:szCs w:val="23"/>
        </w:rPr>
      </w:pPr>
    </w:p>
    <w:p w14:paraId="377DEC74" w14:textId="77777777" w:rsidR="003E1D99" w:rsidRPr="008010B8" w:rsidRDefault="003E1D99" w:rsidP="003E1D99">
      <w:pPr>
        <w:spacing w:line="360" w:lineRule="auto"/>
        <w:rPr>
          <w:sz w:val="23"/>
          <w:szCs w:val="23"/>
        </w:rPr>
      </w:pPr>
      <w:r w:rsidRPr="008010B8">
        <w:rPr>
          <w:sz w:val="23"/>
          <w:szCs w:val="23"/>
        </w:rPr>
        <w:t xml:space="preserve">These affect and identity mechanisms operate in a context fundamentally linking punishment and race, as punishment in the US is a case of racial disproportionality and decentralization (Michener 2018, Alexander 2010), such that even beyond explicit or measurable racial attitudes, racial ideology informs deservingness in its embeddedness in punitive institutions, discourse, and ideology. </w:t>
      </w:r>
    </w:p>
    <w:p w14:paraId="74E4E3F9" w14:textId="77777777" w:rsidR="003E1D99" w:rsidRPr="008010B8" w:rsidRDefault="003E1D99" w:rsidP="003E1D99">
      <w:pPr>
        <w:spacing w:line="360" w:lineRule="auto"/>
        <w:rPr>
          <w:sz w:val="23"/>
          <w:szCs w:val="23"/>
        </w:rPr>
      </w:pPr>
    </w:p>
    <w:p w14:paraId="0C0AAC64" w14:textId="77777777" w:rsidR="003E1D99" w:rsidRDefault="003E1D99" w:rsidP="003E1D99">
      <w:pPr>
        <w:spacing w:line="360" w:lineRule="auto"/>
        <w:rPr>
          <w:sz w:val="23"/>
          <w:szCs w:val="23"/>
        </w:rPr>
      </w:pPr>
      <w:r w:rsidRPr="008010B8">
        <w:rPr>
          <w:sz w:val="23"/>
          <w:szCs w:val="23"/>
        </w:rPr>
        <w:t>Race or assumed race of policy recipients shapes what people believe about their deservingness of public benefits, including welfare (</w:t>
      </w:r>
      <w:proofErr w:type="spellStart"/>
      <w:r w:rsidRPr="008010B8">
        <w:rPr>
          <w:sz w:val="23"/>
          <w:szCs w:val="23"/>
        </w:rPr>
        <w:t>DeSante</w:t>
      </w:r>
      <w:proofErr w:type="spellEnd"/>
      <w:r w:rsidRPr="008010B8">
        <w:rPr>
          <w:sz w:val="23"/>
          <w:szCs w:val="23"/>
        </w:rPr>
        <w:t xml:space="preserve">, 2013, </w:t>
      </w:r>
      <w:proofErr w:type="spellStart"/>
      <w:r w:rsidRPr="008010B8">
        <w:rPr>
          <w:sz w:val="23"/>
          <w:szCs w:val="23"/>
        </w:rPr>
        <w:t>Gilens</w:t>
      </w:r>
      <w:proofErr w:type="spellEnd"/>
      <w:r w:rsidRPr="008010B8">
        <w:rPr>
          <w:sz w:val="23"/>
          <w:szCs w:val="23"/>
        </w:rPr>
        <w:t xml:space="preserve">, 1996, </w:t>
      </w:r>
      <w:proofErr w:type="spellStart"/>
      <w:r w:rsidRPr="008010B8">
        <w:rPr>
          <w:sz w:val="23"/>
          <w:szCs w:val="23"/>
        </w:rPr>
        <w:t>Soss</w:t>
      </w:r>
      <w:proofErr w:type="spellEnd"/>
      <w:r w:rsidRPr="008010B8">
        <w:rPr>
          <w:sz w:val="23"/>
          <w:szCs w:val="23"/>
        </w:rPr>
        <w:t xml:space="preserve"> et al, 2011, Hancock 2004) and college scholarships (Feldman and Huddy 2005), as well as punishment and policing (Israel-</w:t>
      </w:r>
      <w:proofErr w:type="spellStart"/>
      <w:r w:rsidRPr="008010B8">
        <w:rPr>
          <w:sz w:val="23"/>
          <w:szCs w:val="23"/>
        </w:rPr>
        <w:t>Trummel</w:t>
      </w:r>
      <w:proofErr w:type="spellEnd"/>
      <w:r w:rsidRPr="008010B8">
        <w:rPr>
          <w:sz w:val="23"/>
          <w:szCs w:val="23"/>
        </w:rPr>
        <w:t xml:space="preserve"> 2022). Across policy literatures, these racialized assessments are linked to evaluations that Black individuals are more </w:t>
      </w:r>
      <w:r w:rsidRPr="008010B8">
        <w:rPr>
          <w:i/>
          <w:iCs/>
          <w:sz w:val="23"/>
          <w:szCs w:val="23"/>
        </w:rPr>
        <w:t>culpable</w:t>
      </w:r>
      <w:r w:rsidRPr="008010B8">
        <w:rPr>
          <w:sz w:val="23"/>
          <w:szCs w:val="23"/>
        </w:rPr>
        <w:t xml:space="preserve"> for their circumstances – whether that circumstance is poverty, </w:t>
      </w:r>
      <w:r w:rsidRPr="008010B8">
        <w:rPr>
          <w:sz w:val="23"/>
          <w:szCs w:val="23"/>
        </w:rPr>
        <w:lastRenderedPageBreak/>
        <w:t>illness, or being sexually assaulted -- and punished more harshly, where whites are seen to be victims of circumstances beyond their control (</w:t>
      </w:r>
      <w:proofErr w:type="spellStart"/>
      <w:r w:rsidRPr="008010B8">
        <w:rPr>
          <w:sz w:val="23"/>
          <w:szCs w:val="23"/>
        </w:rPr>
        <w:t>Aaroe</w:t>
      </w:r>
      <w:proofErr w:type="spellEnd"/>
      <w:r w:rsidRPr="008010B8">
        <w:rPr>
          <w:sz w:val="23"/>
          <w:szCs w:val="23"/>
        </w:rPr>
        <w:t xml:space="preserve"> and Peterson, 2014; </w:t>
      </w:r>
      <w:proofErr w:type="spellStart"/>
      <w:r w:rsidRPr="008010B8">
        <w:rPr>
          <w:sz w:val="23"/>
          <w:szCs w:val="23"/>
        </w:rPr>
        <w:t>Nazione</w:t>
      </w:r>
      <w:proofErr w:type="spellEnd"/>
      <w:r w:rsidRPr="008010B8">
        <w:rPr>
          <w:sz w:val="23"/>
          <w:szCs w:val="23"/>
        </w:rPr>
        <w:t xml:space="preserve"> and Silk, 2013; Donovan, 2007).  In a study exposing survey participants to a vignette about police violence, Israel-</w:t>
      </w:r>
      <w:proofErr w:type="spellStart"/>
      <w:r w:rsidRPr="008010B8">
        <w:rPr>
          <w:sz w:val="23"/>
          <w:szCs w:val="23"/>
        </w:rPr>
        <w:t>Trummel</w:t>
      </w:r>
      <w:proofErr w:type="spellEnd"/>
      <w:r w:rsidRPr="008010B8">
        <w:rPr>
          <w:sz w:val="23"/>
          <w:szCs w:val="23"/>
        </w:rPr>
        <w:t xml:space="preserve"> and Streeter (2021) find that Black women participants are deemed to be more responsible (“could have done something differently to change the outcome of the interaction”) for their victimization than white women. These racialized perceptions link to policy outcomes and administration – where, for example, welfare case workers assess Black applicants more </w:t>
      </w:r>
      <w:r>
        <w:rPr>
          <w:sz w:val="23"/>
          <w:szCs w:val="23"/>
        </w:rPr>
        <w:t xml:space="preserve">than </w:t>
      </w:r>
      <w:r w:rsidRPr="008010B8">
        <w:rPr>
          <w:sz w:val="23"/>
          <w:szCs w:val="23"/>
        </w:rPr>
        <w:t>29% harshly and are twice as likely to sanction them than white applicants (</w:t>
      </w:r>
      <w:proofErr w:type="spellStart"/>
      <w:r w:rsidRPr="008010B8">
        <w:rPr>
          <w:sz w:val="23"/>
          <w:szCs w:val="23"/>
        </w:rPr>
        <w:t>Soss</w:t>
      </w:r>
      <w:proofErr w:type="spellEnd"/>
      <w:r w:rsidRPr="008010B8">
        <w:rPr>
          <w:sz w:val="23"/>
          <w:szCs w:val="23"/>
        </w:rPr>
        <w:t xml:space="preserve"> 2011) and elections administrators discriminate against Latinx emailers (White 2018).</w:t>
      </w:r>
    </w:p>
    <w:p w14:paraId="10841F38" w14:textId="77777777" w:rsidR="003E1D99" w:rsidRPr="008010B8" w:rsidRDefault="003E1D99" w:rsidP="003E1D99">
      <w:pPr>
        <w:spacing w:line="360" w:lineRule="auto"/>
        <w:rPr>
          <w:sz w:val="23"/>
          <w:szCs w:val="23"/>
        </w:rPr>
      </w:pPr>
    </w:p>
    <w:p w14:paraId="37AE653C" w14:textId="77777777" w:rsidR="003E1D99" w:rsidRPr="008010B8" w:rsidRDefault="003E1D99" w:rsidP="003E1D99">
      <w:pPr>
        <w:spacing w:line="360" w:lineRule="auto"/>
        <w:rPr>
          <w:sz w:val="23"/>
          <w:szCs w:val="23"/>
        </w:rPr>
      </w:pPr>
      <w:r w:rsidRPr="008010B8">
        <w:rPr>
          <w:sz w:val="23"/>
          <w:szCs w:val="23"/>
        </w:rPr>
        <w:t>While more recent work has found that racial cues may primarily condition support for redistributive policies for respondents with “higher levels of racism,” for whom they “dramatically enlarge the effects of racial cues” (</w:t>
      </w:r>
      <w:bookmarkStart w:id="11" w:name="OLE_LINK2"/>
      <w:proofErr w:type="spellStart"/>
      <w:r w:rsidRPr="008010B8">
        <w:rPr>
          <w:sz w:val="23"/>
          <w:szCs w:val="23"/>
        </w:rPr>
        <w:t>Harell</w:t>
      </w:r>
      <w:proofErr w:type="spellEnd"/>
      <w:r w:rsidRPr="008010B8">
        <w:rPr>
          <w:sz w:val="23"/>
          <w:szCs w:val="23"/>
        </w:rPr>
        <w:t>, Soroka, Iyengar 2016</w:t>
      </w:r>
      <w:bookmarkEnd w:id="11"/>
      <w:r w:rsidRPr="008010B8">
        <w:rPr>
          <w:sz w:val="23"/>
          <w:szCs w:val="23"/>
        </w:rPr>
        <w:t xml:space="preserve">), racial attitudes inform perceptions of carceral deservingness in underlying associations between Black Americans and </w:t>
      </w:r>
      <w:proofErr w:type="spellStart"/>
      <w:r w:rsidRPr="008010B8">
        <w:rPr>
          <w:sz w:val="23"/>
          <w:szCs w:val="23"/>
        </w:rPr>
        <w:t>carcerality</w:t>
      </w:r>
      <w:proofErr w:type="spellEnd"/>
      <w:r w:rsidRPr="008010B8">
        <w:rPr>
          <w:sz w:val="23"/>
          <w:szCs w:val="23"/>
        </w:rPr>
        <w:t>, translating to implicit associations between Black carceral citizens and more serious offenses, or the label “felon” (</w:t>
      </w:r>
      <w:proofErr w:type="spellStart"/>
      <w:r w:rsidRPr="008010B8">
        <w:rPr>
          <w:sz w:val="23"/>
          <w:szCs w:val="23"/>
        </w:rPr>
        <w:t>Sigelman</w:t>
      </w:r>
      <w:proofErr w:type="spellEnd"/>
      <w:r w:rsidRPr="008010B8">
        <w:rPr>
          <w:sz w:val="23"/>
          <w:szCs w:val="23"/>
        </w:rPr>
        <w:t xml:space="preserve"> and </w:t>
      </w:r>
      <w:proofErr w:type="spellStart"/>
      <w:r w:rsidRPr="008010B8">
        <w:rPr>
          <w:sz w:val="23"/>
          <w:szCs w:val="23"/>
        </w:rPr>
        <w:t>Tuch</w:t>
      </w:r>
      <w:proofErr w:type="spellEnd"/>
      <w:r w:rsidRPr="008010B8">
        <w:rPr>
          <w:sz w:val="23"/>
          <w:szCs w:val="23"/>
        </w:rPr>
        <w:t xml:space="preserve"> 1997).  </w:t>
      </w:r>
    </w:p>
    <w:p w14:paraId="386E89FC" w14:textId="77777777" w:rsidR="003E1D99" w:rsidRPr="008010B8" w:rsidRDefault="003E1D99" w:rsidP="003E1D99">
      <w:pPr>
        <w:spacing w:line="360" w:lineRule="auto"/>
        <w:rPr>
          <w:sz w:val="23"/>
          <w:szCs w:val="23"/>
        </w:rPr>
      </w:pPr>
    </w:p>
    <w:p w14:paraId="57F9915F" w14:textId="77777777" w:rsidR="00434BFB" w:rsidRDefault="003E1D99" w:rsidP="003E1D99">
      <w:pPr>
        <w:spacing w:line="360" w:lineRule="auto"/>
        <w:rPr>
          <w:sz w:val="23"/>
          <w:szCs w:val="23"/>
        </w:rPr>
      </w:pPr>
      <w:r w:rsidRPr="008010B8">
        <w:rPr>
          <w:sz w:val="23"/>
          <w:szCs w:val="23"/>
        </w:rPr>
        <w:t xml:space="preserve">Such implicit assumptions appear in deservingness literature: in a seminal analysis, </w:t>
      </w:r>
      <w:proofErr w:type="spellStart"/>
      <w:r w:rsidRPr="008010B8">
        <w:rPr>
          <w:sz w:val="23"/>
          <w:szCs w:val="23"/>
        </w:rPr>
        <w:t>Gilens</w:t>
      </w:r>
      <w:proofErr w:type="spellEnd"/>
      <w:r w:rsidRPr="008010B8">
        <w:rPr>
          <w:sz w:val="23"/>
          <w:szCs w:val="23"/>
        </w:rPr>
        <w:t xml:space="preserve"> (1996) demonstrates that whites not only view welfare recipients as undeserving, but that they do so because they </w:t>
      </w:r>
      <w:r w:rsidRPr="008010B8">
        <w:rPr>
          <w:i/>
          <w:iCs/>
          <w:sz w:val="23"/>
          <w:szCs w:val="23"/>
        </w:rPr>
        <w:t>assume</w:t>
      </w:r>
      <w:r w:rsidRPr="008010B8">
        <w:rPr>
          <w:sz w:val="23"/>
          <w:szCs w:val="23"/>
        </w:rPr>
        <w:t xml:space="preserve"> welfare recipients are Black, stereotype Black Americans as lazy, and deem them undeserving of public benefits. Leveraging content analysis of media representations of poverty and welfare from the second half of the 20</w:t>
      </w:r>
      <w:r w:rsidRPr="008010B8">
        <w:rPr>
          <w:sz w:val="23"/>
          <w:szCs w:val="23"/>
          <w:vertAlign w:val="superscript"/>
        </w:rPr>
        <w:t>th</w:t>
      </w:r>
      <w:r w:rsidRPr="008010B8">
        <w:rPr>
          <w:sz w:val="23"/>
          <w:szCs w:val="23"/>
        </w:rPr>
        <w:t xml:space="preserve"> century, he concludes that this stereotype was developed in large part due to over-representation of Black Americans in stories that cast them as less sympathetic than whites (</w:t>
      </w:r>
      <w:proofErr w:type="spellStart"/>
      <w:r w:rsidRPr="008010B8">
        <w:rPr>
          <w:sz w:val="23"/>
          <w:szCs w:val="23"/>
        </w:rPr>
        <w:t>Gilens</w:t>
      </w:r>
      <w:proofErr w:type="spellEnd"/>
      <w:r w:rsidRPr="008010B8">
        <w:rPr>
          <w:sz w:val="23"/>
          <w:szCs w:val="23"/>
        </w:rPr>
        <w:t xml:space="preserve">, 1996). </w:t>
      </w:r>
    </w:p>
    <w:p w14:paraId="0F8DEE9A" w14:textId="77777777" w:rsidR="00434BFB" w:rsidRDefault="00434BFB" w:rsidP="003E1D99">
      <w:pPr>
        <w:spacing w:line="360" w:lineRule="auto"/>
        <w:rPr>
          <w:sz w:val="23"/>
          <w:szCs w:val="23"/>
        </w:rPr>
      </w:pPr>
    </w:p>
    <w:p w14:paraId="03B06490" w14:textId="7C742A76" w:rsidR="003E1D99" w:rsidRPr="008010B8" w:rsidRDefault="003E1D99" w:rsidP="003E1D99">
      <w:pPr>
        <w:spacing w:line="360" w:lineRule="auto"/>
        <w:rPr>
          <w:sz w:val="23"/>
          <w:szCs w:val="23"/>
        </w:rPr>
      </w:pPr>
      <w:r w:rsidRPr="008010B8">
        <w:rPr>
          <w:sz w:val="23"/>
          <w:szCs w:val="23"/>
        </w:rPr>
        <w:t>Shortly after, Gilliam (1999) found that welfare recipients are stereotyped as Black women – the product, he argues, of a “narrative script” that was constructed through media representation and political rhetoric about welfare recipients and policy in the Reagan era. Media continues to discursively shape perceptions of race and carceral deservingness. Not only are “racial minorities [overrepresented] as crime suspects and whites as crime victims,” but media also presents “Black and Latino suspects…in a non-individualized and threatening way” (</w:t>
      </w:r>
      <w:proofErr w:type="spellStart"/>
      <w:r w:rsidRPr="008010B8">
        <w:rPr>
          <w:sz w:val="23"/>
          <w:szCs w:val="23"/>
        </w:rPr>
        <w:t>Ghandnoosh</w:t>
      </w:r>
      <w:proofErr w:type="spellEnd"/>
      <w:r w:rsidRPr="008010B8">
        <w:rPr>
          <w:sz w:val="23"/>
          <w:szCs w:val="23"/>
        </w:rPr>
        <w:t xml:space="preserve"> 2014), conditioning the public to both hold racialized perceptions of criminality and to associate information-scarce affective responses with carceral citizens of color. These perceptions about culpability – which translate to </w:t>
      </w:r>
      <w:r w:rsidRPr="008010B8">
        <w:rPr>
          <w:sz w:val="23"/>
          <w:szCs w:val="23"/>
        </w:rPr>
        <w:lastRenderedPageBreak/>
        <w:t>both stronger affect and perceptions of need, control, attitudes, and reciprocity – are also shaped by institutional power and outcomes, where Black criminalization and differential associations with culpability are manifest.</w:t>
      </w:r>
    </w:p>
    <w:p w14:paraId="210E9DE3" w14:textId="77777777" w:rsidR="003E1D99" w:rsidRPr="008010B8" w:rsidRDefault="003E1D99" w:rsidP="003E1D99">
      <w:pPr>
        <w:spacing w:line="360" w:lineRule="auto"/>
        <w:rPr>
          <w:sz w:val="23"/>
          <w:szCs w:val="23"/>
        </w:rPr>
      </w:pPr>
    </w:p>
    <w:p w14:paraId="48CBE26F" w14:textId="1AFFC97E" w:rsidR="003E1D99" w:rsidRPr="008010B8" w:rsidRDefault="003E1D99" w:rsidP="003E1D99">
      <w:pPr>
        <w:spacing w:line="360" w:lineRule="auto"/>
        <w:rPr>
          <w:sz w:val="23"/>
          <w:szCs w:val="23"/>
        </w:rPr>
      </w:pPr>
      <w:r w:rsidRPr="008010B8">
        <w:rPr>
          <w:sz w:val="23"/>
          <w:szCs w:val="23"/>
        </w:rPr>
        <w:t xml:space="preserve">Well before the “turn” and mass incarceration, systems of punishment and policing – and the establishment of disenfranchisement policies themselves – were established to control and curtail Black Americans, and Black political power (Fresh and Eubank, </w:t>
      </w:r>
      <w:proofErr w:type="spellStart"/>
      <w:r w:rsidRPr="008010B8">
        <w:rPr>
          <w:sz w:val="23"/>
          <w:szCs w:val="23"/>
        </w:rPr>
        <w:t>Uggen</w:t>
      </w:r>
      <w:proofErr w:type="spellEnd"/>
      <w:r w:rsidRPr="008010B8">
        <w:rPr>
          <w:sz w:val="23"/>
          <w:szCs w:val="23"/>
        </w:rPr>
        <w:t xml:space="preserve"> and </w:t>
      </w:r>
      <w:proofErr w:type="spellStart"/>
      <w:r w:rsidRPr="008010B8">
        <w:rPr>
          <w:sz w:val="23"/>
          <w:szCs w:val="23"/>
        </w:rPr>
        <w:t>Manza</w:t>
      </w:r>
      <w:proofErr w:type="spellEnd"/>
      <w:r w:rsidRPr="008010B8">
        <w:rPr>
          <w:sz w:val="23"/>
          <w:szCs w:val="23"/>
        </w:rPr>
        <w:t>, Johnston). This racialization present</w:t>
      </w:r>
      <w:r w:rsidR="000669AE">
        <w:rPr>
          <w:sz w:val="23"/>
          <w:szCs w:val="23"/>
        </w:rPr>
        <w:t>s</w:t>
      </w:r>
      <w:r w:rsidRPr="008010B8">
        <w:rPr>
          <w:sz w:val="23"/>
          <w:szCs w:val="23"/>
        </w:rPr>
        <w:t xml:space="preserve"> itself throughout levels of the criminal legal system: police disproportionately target and act more aggressively towards Black men and men of color (Gelman, Fagan, and Kiss 2007, Baumgartner, Epp, and </w:t>
      </w:r>
      <w:proofErr w:type="spellStart"/>
      <w:r w:rsidRPr="008010B8">
        <w:rPr>
          <w:sz w:val="23"/>
          <w:szCs w:val="23"/>
        </w:rPr>
        <w:t>Shoub</w:t>
      </w:r>
      <w:proofErr w:type="spellEnd"/>
      <w:r w:rsidRPr="008010B8">
        <w:rPr>
          <w:sz w:val="23"/>
          <w:szCs w:val="23"/>
        </w:rPr>
        <w:t xml:space="preserve"> 2018, Davenport, Soule, and Armstrong 2011), juries seek out mitigating information for white but not Black defendants (Levinson 2007), assume Black men’s guilt (Levinson, Cai and Young 2010) and sentence Black people more harshly (</w:t>
      </w:r>
      <w:proofErr w:type="spellStart"/>
      <w:r w:rsidRPr="008010B8">
        <w:rPr>
          <w:sz w:val="23"/>
          <w:szCs w:val="23"/>
        </w:rPr>
        <w:t>Rehavi</w:t>
      </w:r>
      <w:proofErr w:type="spellEnd"/>
      <w:r w:rsidRPr="008010B8">
        <w:rPr>
          <w:sz w:val="23"/>
          <w:szCs w:val="23"/>
        </w:rPr>
        <w:t xml:space="preserve"> and Starr 2014), and feel most confident in guilty verdicts based on pigmentation (Levinson and Young 2010); trial judges present the same levels of biases as the general public (</w:t>
      </w:r>
      <w:proofErr w:type="spellStart"/>
      <w:r w:rsidRPr="008010B8">
        <w:rPr>
          <w:sz w:val="23"/>
          <w:szCs w:val="23"/>
        </w:rPr>
        <w:t>Rachlinsi</w:t>
      </w:r>
      <w:proofErr w:type="spellEnd"/>
      <w:r w:rsidRPr="008010B8">
        <w:rPr>
          <w:sz w:val="23"/>
          <w:szCs w:val="23"/>
        </w:rPr>
        <w:t xml:space="preserve">, Johnson, Wistrich &amp; Guthrie 2009); and critically the public assigns </w:t>
      </w:r>
      <w:r w:rsidRPr="008010B8">
        <w:rPr>
          <w:i/>
          <w:iCs/>
          <w:sz w:val="23"/>
          <w:szCs w:val="23"/>
        </w:rPr>
        <w:t>culpability</w:t>
      </w:r>
      <w:r w:rsidRPr="008010B8">
        <w:rPr>
          <w:sz w:val="23"/>
          <w:szCs w:val="23"/>
        </w:rPr>
        <w:t xml:space="preserve"> not only more often to Black defendants, but also to Black victims (Donovan 2007, Israel-</w:t>
      </w:r>
      <w:proofErr w:type="spellStart"/>
      <w:r w:rsidRPr="008010B8">
        <w:rPr>
          <w:sz w:val="23"/>
          <w:szCs w:val="23"/>
        </w:rPr>
        <w:t>Trummer</w:t>
      </w:r>
      <w:proofErr w:type="spellEnd"/>
      <w:r w:rsidRPr="008010B8">
        <w:rPr>
          <w:sz w:val="23"/>
          <w:szCs w:val="23"/>
        </w:rPr>
        <w:t xml:space="preserve"> and Streeter 2021). </w:t>
      </w:r>
    </w:p>
    <w:p w14:paraId="50BA956A" w14:textId="77777777" w:rsidR="003E1D99" w:rsidRPr="008010B8" w:rsidRDefault="003E1D99" w:rsidP="003E1D99">
      <w:pPr>
        <w:spacing w:line="360" w:lineRule="auto"/>
        <w:rPr>
          <w:sz w:val="23"/>
          <w:szCs w:val="23"/>
        </w:rPr>
      </w:pPr>
    </w:p>
    <w:p w14:paraId="2102DC3A" w14:textId="77777777" w:rsidR="003E1D99" w:rsidRPr="008010B8" w:rsidRDefault="003E1D99" w:rsidP="003E1D99">
      <w:pPr>
        <w:spacing w:line="360" w:lineRule="auto"/>
        <w:rPr>
          <w:sz w:val="23"/>
          <w:szCs w:val="23"/>
        </w:rPr>
      </w:pPr>
      <w:r w:rsidRPr="008010B8">
        <w:rPr>
          <w:sz w:val="23"/>
          <w:szCs w:val="23"/>
        </w:rPr>
        <w:t xml:space="preserve">There is </w:t>
      </w:r>
      <w:r>
        <w:rPr>
          <w:sz w:val="23"/>
          <w:szCs w:val="23"/>
        </w:rPr>
        <w:t>some</w:t>
      </w:r>
      <w:r w:rsidRPr="008010B8">
        <w:rPr>
          <w:sz w:val="23"/>
          <w:szCs w:val="23"/>
        </w:rPr>
        <w:t xml:space="preserve"> debate about variance in the relationship between racialized appeals, racial attitudes, and policy views – particularly given growing portions of white Americans who may be positively mobilized by appeals to redress structural inequality (</w:t>
      </w:r>
      <w:proofErr w:type="spellStart"/>
      <w:r w:rsidRPr="008010B8">
        <w:rPr>
          <w:sz w:val="23"/>
          <w:szCs w:val="23"/>
        </w:rPr>
        <w:t>Chudy</w:t>
      </w:r>
      <w:proofErr w:type="spellEnd"/>
      <w:r w:rsidRPr="008010B8">
        <w:rPr>
          <w:sz w:val="23"/>
          <w:szCs w:val="23"/>
        </w:rPr>
        <w:t xml:space="preserve"> 2021; Sides, Tesler, and Vavrek 2018). In some instances, messages that frame policies as mechanisms to redress structural inequality appear to increase policy support (</w:t>
      </w:r>
      <w:proofErr w:type="spellStart"/>
      <w:r w:rsidRPr="008010B8">
        <w:rPr>
          <w:sz w:val="23"/>
          <w:szCs w:val="23"/>
        </w:rPr>
        <w:t>Niederdeppe</w:t>
      </w:r>
      <w:proofErr w:type="spellEnd"/>
      <w:r w:rsidRPr="008010B8">
        <w:rPr>
          <w:sz w:val="23"/>
          <w:szCs w:val="23"/>
        </w:rPr>
        <w:t xml:space="preserve"> et al 2023, </w:t>
      </w:r>
      <w:proofErr w:type="spellStart"/>
      <w:r w:rsidRPr="008010B8">
        <w:rPr>
          <w:sz w:val="23"/>
          <w:szCs w:val="23"/>
        </w:rPr>
        <w:t>Zhirkov</w:t>
      </w:r>
      <w:proofErr w:type="spellEnd"/>
      <w:r w:rsidRPr="008010B8">
        <w:rPr>
          <w:sz w:val="23"/>
          <w:szCs w:val="23"/>
        </w:rPr>
        <w:t xml:space="preserve"> and </w:t>
      </w:r>
      <w:proofErr w:type="spellStart"/>
      <w:r w:rsidRPr="008010B8">
        <w:rPr>
          <w:sz w:val="23"/>
          <w:szCs w:val="23"/>
        </w:rPr>
        <w:t>Quintilla</w:t>
      </w:r>
      <w:proofErr w:type="spellEnd"/>
      <w:r w:rsidRPr="008010B8">
        <w:rPr>
          <w:sz w:val="23"/>
          <w:szCs w:val="23"/>
        </w:rPr>
        <w:t xml:space="preserve"> 2024). But other recent studies find that racial frames have null or negative effects, including on policies that are generally “race neutral” (English and Kalla 2021).</w:t>
      </w:r>
      <w:r w:rsidRPr="008010B8">
        <w:rPr>
          <w:rStyle w:val="FootnoteReference"/>
          <w:sz w:val="23"/>
          <w:szCs w:val="23"/>
        </w:rPr>
        <w:footnoteReference w:id="5"/>
      </w:r>
      <w:r w:rsidRPr="008010B8">
        <w:rPr>
          <w:sz w:val="23"/>
          <w:szCs w:val="23"/>
        </w:rPr>
        <w:t xml:space="preserve"> In a study of perceptions of student loan borrower deservingness, </w:t>
      </w:r>
      <w:proofErr w:type="spellStart"/>
      <w:r w:rsidRPr="008010B8">
        <w:rPr>
          <w:sz w:val="23"/>
          <w:szCs w:val="23"/>
        </w:rPr>
        <w:t>Sorelle</w:t>
      </w:r>
      <w:proofErr w:type="spellEnd"/>
      <w:r w:rsidRPr="008010B8">
        <w:rPr>
          <w:sz w:val="23"/>
          <w:szCs w:val="23"/>
        </w:rPr>
        <w:t xml:space="preserve"> and Laws (2023) note that perceptions of individuals of color as </w:t>
      </w:r>
      <w:r w:rsidRPr="008010B8">
        <w:rPr>
          <w:i/>
          <w:iCs/>
          <w:sz w:val="23"/>
          <w:szCs w:val="23"/>
        </w:rPr>
        <w:t>more</w:t>
      </w:r>
      <w:r w:rsidRPr="008010B8">
        <w:rPr>
          <w:sz w:val="23"/>
          <w:szCs w:val="23"/>
        </w:rPr>
        <w:t xml:space="preserve"> deserving than whites (in the context of student loans) may reflect underlying assumptions that people of color are in greater need, but an unwillingness to support overall relief -- they find positive racial appeals decrease support for loan relief for Republicans, and have no effect on Democrats.</w:t>
      </w:r>
    </w:p>
    <w:p w14:paraId="05C752F3" w14:textId="77777777" w:rsidR="003E1D99" w:rsidRPr="008010B8" w:rsidRDefault="003E1D99" w:rsidP="003E1D99">
      <w:pPr>
        <w:spacing w:line="360" w:lineRule="auto"/>
        <w:rPr>
          <w:sz w:val="23"/>
          <w:szCs w:val="23"/>
        </w:rPr>
      </w:pPr>
    </w:p>
    <w:bookmarkEnd w:id="9"/>
    <w:p w14:paraId="2BF6128D" w14:textId="5C89F1D8" w:rsidR="003E1D99" w:rsidRDefault="003E1D99" w:rsidP="003E1D99">
      <w:pPr>
        <w:spacing w:line="360" w:lineRule="auto"/>
        <w:rPr>
          <w:sz w:val="23"/>
          <w:szCs w:val="23"/>
        </w:rPr>
      </w:pPr>
    </w:p>
    <w:p w14:paraId="4840B971" w14:textId="7CA46BD7" w:rsidR="009B3AD6" w:rsidRPr="005D5C09" w:rsidRDefault="009B3AD6" w:rsidP="003E1D99">
      <w:pPr>
        <w:spacing w:line="360" w:lineRule="auto"/>
        <w:rPr>
          <w:b/>
          <w:bCs/>
          <w:sz w:val="23"/>
          <w:szCs w:val="23"/>
        </w:rPr>
      </w:pPr>
      <w:r w:rsidRPr="005D5C09">
        <w:rPr>
          <w:b/>
          <w:bCs/>
          <w:sz w:val="23"/>
          <w:szCs w:val="23"/>
        </w:rPr>
        <w:lastRenderedPageBreak/>
        <w:t xml:space="preserve">Theory and </w:t>
      </w:r>
      <w:r w:rsidR="00271F9D" w:rsidRPr="005D5C09">
        <w:rPr>
          <w:b/>
          <w:bCs/>
          <w:sz w:val="23"/>
          <w:szCs w:val="23"/>
        </w:rPr>
        <w:t>Hypotheses</w:t>
      </w:r>
    </w:p>
    <w:p w14:paraId="204C163C" w14:textId="77777777" w:rsidR="009B3AD6" w:rsidRDefault="009B3AD6" w:rsidP="003E1D99">
      <w:pPr>
        <w:spacing w:line="360" w:lineRule="auto"/>
        <w:rPr>
          <w:sz w:val="23"/>
          <w:szCs w:val="23"/>
        </w:rPr>
      </w:pPr>
    </w:p>
    <w:p w14:paraId="337E31AC" w14:textId="512E1023" w:rsidR="009B3AD6" w:rsidRPr="0016031C" w:rsidRDefault="00F04811" w:rsidP="005D5C09">
      <w:pPr>
        <w:spacing w:line="360" w:lineRule="auto"/>
        <w:rPr>
          <w:sz w:val="23"/>
          <w:szCs w:val="23"/>
        </w:rPr>
      </w:pPr>
      <w:r>
        <w:rPr>
          <w:sz w:val="23"/>
          <w:szCs w:val="23"/>
        </w:rPr>
        <w:t>In this paper, I ask how direct experience with the criminal legal system shapes perceptions of what incarcerated people deserve.</w:t>
      </w:r>
      <w:r w:rsidR="009B3AD6">
        <w:rPr>
          <w:sz w:val="23"/>
          <w:szCs w:val="23"/>
        </w:rPr>
        <w:t xml:space="preserve"> Here, I contribute to the research by ascertaining whether</w:t>
      </w:r>
      <w:r w:rsidR="009B3AD6" w:rsidRPr="0016031C">
        <w:rPr>
          <w:sz w:val="23"/>
          <w:szCs w:val="23"/>
        </w:rPr>
        <w:t xml:space="preserve"> the relationship between perceptions of deservingness and policy preferences differ between those with and without direct experience</w:t>
      </w:r>
      <w:r w:rsidR="009B3AD6">
        <w:rPr>
          <w:sz w:val="23"/>
          <w:szCs w:val="23"/>
        </w:rPr>
        <w:t xml:space="preserve">. Second, and more broadly, I seek to discern </w:t>
      </w:r>
      <w:r>
        <w:rPr>
          <w:sz w:val="23"/>
          <w:szCs w:val="23"/>
        </w:rPr>
        <w:t>how perceptions of deservingness in the carceral context operate in relation to perceptions in other policy domains – such as welfare, healthcare, or education</w:t>
      </w:r>
      <w:r w:rsidDel="00F04811">
        <w:rPr>
          <w:sz w:val="23"/>
          <w:szCs w:val="23"/>
        </w:rPr>
        <w:t xml:space="preserve"> </w:t>
      </w:r>
      <w:r>
        <w:rPr>
          <w:sz w:val="23"/>
          <w:szCs w:val="23"/>
        </w:rPr>
        <w:t>-- and</w:t>
      </w:r>
      <w:r w:rsidR="009B3AD6" w:rsidRPr="008010B8">
        <w:rPr>
          <w:sz w:val="23"/>
          <w:szCs w:val="23"/>
        </w:rPr>
        <w:t xml:space="preserve"> specifically </w:t>
      </w:r>
      <w:r w:rsidR="009B3AD6">
        <w:rPr>
          <w:sz w:val="23"/>
          <w:szCs w:val="23"/>
        </w:rPr>
        <w:t>with respect to how</w:t>
      </w:r>
      <w:r w:rsidR="009B3AD6" w:rsidRPr="008010B8">
        <w:rPr>
          <w:sz w:val="23"/>
          <w:szCs w:val="23"/>
        </w:rPr>
        <w:t xml:space="preserve"> affect (moral disgust/dehumanization) and identity shape deservingness perceptions differently in </w:t>
      </w:r>
      <w:r w:rsidR="009B3AD6">
        <w:rPr>
          <w:sz w:val="23"/>
          <w:szCs w:val="23"/>
        </w:rPr>
        <w:t>matters of deserving punishment versus deserving help</w:t>
      </w:r>
      <w:r w:rsidR="009D7A53">
        <w:rPr>
          <w:sz w:val="23"/>
          <w:szCs w:val="23"/>
        </w:rPr>
        <w:t>.</w:t>
      </w:r>
    </w:p>
    <w:p w14:paraId="1B98517C" w14:textId="77777777" w:rsidR="003E1D99" w:rsidRDefault="003E1D99" w:rsidP="003E1D99">
      <w:pPr>
        <w:spacing w:line="360" w:lineRule="auto"/>
        <w:rPr>
          <w:sz w:val="23"/>
          <w:szCs w:val="23"/>
        </w:rPr>
      </w:pPr>
    </w:p>
    <w:p w14:paraId="48D35591" w14:textId="49BB5E73" w:rsidR="00271F9D" w:rsidRPr="005D5C09" w:rsidRDefault="00271F9D" w:rsidP="003E1D99">
      <w:pPr>
        <w:spacing w:line="360" w:lineRule="auto"/>
        <w:rPr>
          <w:b/>
          <w:bCs/>
          <w:sz w:val="23"/>
          <w:szCs w:val="23"/>
        </w:rPr>
      </w:pPr>
      <w:r w:rsidRPr="005D5C09">
        <w:rPr>
          <w:b/>
          <w:bCs/>
          <w:sz w:val="23"/>
          <w:szCs w:val="23"/>
        </w:rPr>
        <w:t>Exposure: Social Networks &amp; Victims</w:t>
      </w:r>
    </w:p>
    <w:p w14:paraId="753CC487" w14:textId="00DE6D01" w:rsidR="009B04F5" w:rsidRDefault="003E1D99" w:rsidP="003E1D99">
      <w:pPr>
        <w:spacing w:line="360" w:lineRule="auto"/>
        <w:rPr>
          <w:sz w:val="23"/>
          <w:szCs w:val="23"/>
        </w:rPr>
      </w:pPr>
      <w:r>
        <w:rPr>
          <w:sz w:val="23"/>
          <w:szCs w:val="23"/>
        </w:rPr>
        <w:t xml:space="preserve">Experience with the carceral system, I </w:t>
      </w:r>
      <w:proofErr w:type="gramStart"/>
      <w:r>
        <w:rPr>
          <w:sz w:val="23"/>
          <w:szCs w:val="23"/>
        </w:rPr>
        <w:t>expect,</w:t>
      </w:r>
      <w:proofErr w:type="gramEnd"/>
      <w:r>
        <w:rPr>
          <w:sz w:val="23"/>
          <w:szCs w:val="23"/>
        </w:rPr>
        <w:t xml:space="preserve"> </w:t>
      </w:r>
      <w:r w:rsidR="009B04F5">
        <w:rPr>
          <w:sz w:val="23"/>
          <w:szCs w:val="23"/>
        </w:rPr>
        <w:t xml:space="preserve">shapes how people think about, and what people think, incarcerated individuals deserve. Personal impact – both being incarcerated, having social ties that include people in prison, </w:t>
      </w:r>
      <w:proofErr w:type="gramStart"/>
      <w:r w:rsidR="009B04F5">
        <w:rPr>
          <w:sz w:val="23"/>
          <w:szCs w:val="23"/>
        </w:rPr>
        <w:t>and also</w:t>
      </w:r>
      <w:proofErr w:type="gramEnd"/>
      <w:r w:rsidR="009B04F5">
        <w:rPr>
          <w:sz w:val="23"/>
          <w:szCs w:val="23"/>
        </w:rPr>
        <w:t xml:space="preserve"> being victimized – may impact affective </w:t>
      </w:r>
      <w:r w:rsidR="001F659C">
        <w:rPr>
          <w:sz w:val="23"/>
          <w:szCs w:val="23"/>
        </w:rPr>
        <w:t xml:space="preserve">responses to carceral citizens, which I theorize play a distinct role in deservingness perceptions in carceral contexts – and has important identity attributes of its own. </w:t>
      </w:r>
    </w:p>
    <w:p w14:paraId="16BBCCB4" w14:textId="77777777" w:rsidR="001F659C" w:rsidRDefault="001F659C" w:rsidP="003E1D99">
      <w:pPr>
        <w:spacing w:line="360" w:lineRule="auto"/>
        <w:rPr>
          <w:sz w:val="23"/>
          <w:szCs w:val="23"/>
        </w:rPr>
      </w:pPr>
    </w:p>
    <w:p w14:paraId="363B1003" w14:textId="0BDD7CFC" w:rsidR="001F659C" w:rsidRDefault="001F659C" w:rsidP="001F659C">
      <w:pPr>
        <w:spacing w:line="360" w:lineRule="auto"/>
        <w:rPr>
          <w:sz w:val="23"/>
          <w:szCs w:val="23"/>
        </w:rPr>
      </w:pPr>
      <w:r>
        <w:rPr>
          <w:sz w:val="23"/>
          <w:szCs w:val="23"/>
        </w:rPr>
        <w:t>CARIN mechanisms were developed to explain how people deal with uncertainty and discern between “helpers” and “freeloaders” (CITE).  But w</w:t>
      </w:r>
      <w:r w:rsidRPr="008010B8">
        <w:rPr>
          <w:sz w:val="23"/>
          <w:szCs w:val="23"/>
        </w:rPr>
        <w:t>hether termed “criminals,” “prisoners,” “felons,” or “inmates,” language most-commonly used to refer to</w:t>
      </w:r>
      <w:r>
        <w:rPr>
          <w:sz w:val="23"/>
          <w:szCs w:val="23"/>
        </w:rPr>
        <w:t xml:space="preserve"> or frame</w:t>
      </w:r>
      <w:r w:rsidRPr="008010B8">
        <w:rPr>
          <w:sz w:val="23"/>
          <w:szCs w:val="23"/>
        </w:rPr>
        <w:t xml:space="preserve"> incarcerated people </w:t>
      </w:r>
      <w:r>
        <w:rPr>
          <w:sz w:val="23"/>
          <w:szCs w:val="23"/>
        </w:rPr>
        <w:t xml:space="preserve">and criminal legal policy </w:t>
      </w:r>
      <w:r w:rsidRPr="008010B8">
        <w:rPr>
          <w:sz w:val="23"/>
          <w:szCs w:val="23"/>
        </w:rPr>
        <w:t>is information rich. It communicates a pre-determined norm-violator status – the very definition of “deviance”</w:t>
      </w:r>
      <w:r>
        <w:rPr>
          <w:sz w:val="23"/>
          <w:szCs w:val="23"/>
        </w:rPr>
        <w:t xml:space="preserve"> – and directly invokes dehumanized stereotypes, which both independently generate disgust. Carceral citizens are also a discursively dehumanized (Vasiljevic and Viki 2014). This likely strengthens prejudicial views, bias, support for particularly harsh treatment, and punitiveness (Dasgupta et al 2009, Bain et al 2024, </w:t>
      </w:r>
      <w:proofErr w:type="spellStart"/>
      <w:r>
        <w:rPr>
          <w:sz w:val="23"/>
          <w:szCs w:val="23"/>
        </w:rPr>
        <w:t>Ellemers</w:t>
      </w:r>
      <w:proofErr w:type="spellEnd"/>
      <w:r>
        <w:rPr>
          <w:sz w:val="23"/>
          <w:szCs w:val="23"/>
        </w:rPr>
        <w:t xml:space="preserve"> 2017). It may override “CARIN” mechanisms. Alternatively, given assumptions of innate culpability, aggression, incompetence, and coldness that ensure (Rozin et al 2008, Fiske et al 2002), this affective response could directly inform a perception that the carceral citizen is has total control and thus no need, which can immediately translate into an undeserving status (Oorschot)</w:t>
      </w:r>
      <w:r w:rsidR="009F7F53">
        <w:rPr>
          <w:sz w:val="23"/>
          <w:szCs w:val="23"/>
        </w:rPr>
        <w:t xml:space="preserve">, and also assumptions that the carceral citizen is ungrateful (attitude) and unwilling to reciprocate. </w:t>
      </w:r>
    </w:p>
    <w:p w14:paraId="6CA58961" w14:textId="77777777" w:rsidR="00A8616C" w:rsidRDefault="00A8616C" w:rsidP="001F659C">
      <w:pPr>
        <w:spacing w:line="360" w:lineRule="auto"/>
        <w:rPr>
          <w:sz w:val="23"/>
          <w:szCs w:val="23"/>
        </w:rPr>
      </w:pPr>
    </w:p>
    <w:p w14:paraId="435EB025" w14:textId="4530AF9F" w:rsidR="00A8616C" w:rsidRDefault="00A8616C" w:rsidP="001F659C">
      <w:pPr>
        <w:spacing w:line="360" w:lineRule="auto"/>
        <w:rPr>
          <w:sz w:val="23"/>
          <w:szCs w:val="23"/>
        </w:rPr>
      </w:pPr>
      <w:commentRangeStart w:id="12"/>
      <w:r>
        <w:rPr>
          <w:sz w:val="23"/>
          <w:szCs w:val="23"/>
        </w:rPr>
        <w:lastRenderedPageBreak/>
        <w:t xml:space="preserve">However, affect </w:t>
      </w:r>
      <w:commentRangeEnd w:id="12"/>
      <w:r>
        <w:rPr>
          <w:rStyle w:val="CommentReference"/>
        </w:rPr>
        <w:commentReference w:id="12"/>
      </w:r>
      <w:r>
        <w:rPr>
          <w:sz w:val="23"/>
          <w:szCs w:val="23"/>
        </w:rPr>
        <w:t>and dehumanization alone do not explain the complex and sometimes contradictory patterns in public support for criminal justice policies (</w:t>
      </w:r>
      <w:proofErr w:type="spellStart"/>
      <w:r w:rsidRPr="00CB058D">
        <w:rPr>
          <w:sz w:val="23"/>
          <w:szCs w:val="23"/>
        </w:rPr>
        <w:t>Schwaeble</w:t>
      </w:r>
      <w:proofErr w:type="spellEnd"/>
      <w:r w:rsidRPr="00CB058D">
        <w:rPr>
          <w:sz w:val="23"/>
          <w:szCs w:val="23"/>
        </w:rPr>
        <w:t xml:space="preserve"> and Sundt 2020</w:t>
      </w:r>
      <w:r>
        <w:rPr>
          <w:sz w:val="23"/>
          <w:szCs w:val="23"/>
        </w:rPr>
        <w:t xml:space="preserve">), including </w:t>
      </w:r>
      <w:r w:rsidRPr="00CB058D">
        <w:rPr>
          <w:sz w:val="23"/>
          <w:szCs w:val="23"/>
        </w:rPr>
        <w:t>support for rehabilitative policies (</w:t>
      </w:r>
      <w:proofErr w:type="spellStart"/>
      <w:r w:rsidRPr="00CB058D">
        <w:rPr>
          <w:sz w:val="23"/>
          <w:szCs w:val="23"/>
        </w:rPr>
        <w:t>Thielo</w:t>
      </w:r>
      <w:proofErr w:type="spellEnd"/>
      <w:r>
        <w:rPr>
          <w:sz w:val="23"/>
          <w:szCs w:val="23"/>
        </w:rPr>
        <w:t xml:space="preserve"> et al</w:t>
      </w:r>
      <w:r w:rsidRPr="00CB058D">
        <w:rPr>
          <w:sz w:val="23"/>
          <w:szCs w:val="23"/>
        </w:rPr>
        <w:t xml:space="preserve"> 2016</w:t>
      </w:r>
      <w:r>
        <w:rPr>
          <w:sz w:val="23"/>
          <w:szCs w:val="23"/>
        </w:rPr>
        <w:t xml:space="preserve">, </w:t>
      </w:r>
      <w:r w:rsidRPr="00CB058D">
        <w:rPr>
          <w:sz w:val="23"/>
          <w:szCs w:val="23"/>
        </w:rPr>
        <w:t>Sundt</w:t>
      </w:r>
      <w:r>
        <w:rPr>
          <w:sz w:val="23"/>
          <w:szCs w:val="23"/>
        </w:rPr>
        <w:t xml:space="preserve"> et al </w:t>
      </w:r>
      <w:r w:rsidRPr="00CB058D">
        <w:rPr>
          <w:sz w:val="23"/>
          <w:szCs w:val="23"/>
        </w:rPr>
        <w:t>2019).</w:t>
      </w:r>
      <w:r>
        <w:rPr>
          <w:sz w:val="23"/>
          <w:szCs w:val="23"/>
        </w:rPr>
        <w:t xml:space="preserve"> I suggest identity may mediate affect. H</w:t>
      </w:r>
      <w:commentRangeStart w:id="13"/>
      <w:r>
        <w:rPr>
          <w:sz w:val="23"/>
          <w:szCs w:val="23"/>
        </w:rPr>
        <w:t>ere, the component of identity is whether the evaluator is directly impacted.</w:t>
      </w:r>
      <w:commentRangeEnd w:id="13"/>
      <w:r w:rsidR="00F732C2">
        <w:rPr>
          <w:rStyle w:val="CommentReference"/>
        </w:rPr>
        <w:commentReference w:id="13"/>
      </w:r>
    </w:p>
    <w:p w14:paraId="78903D0D" w14:textId="77777777" w:rsidR="001F659C" w:rsidRDefault="001F659C" w:rsidP="001F659C">
      <w:pPr>
        <w:spacing w:line="360" w:lineRule="auto"/>
        <w:rPr>
          <w:sz w:val="23"/>
          <w:szCs w:val="23"/>
        </w:rPr>
      </w:pPr>
    </w:p>
    <w:p w14:paraId="5CB3B647" w14:textId="578B91FD" w:rsidR="001F659C" w:rsidRDefault="009F7F53" w:rsidP="001F659C">
      <w:pPr>
        <w:spacing w:line="360" w:lineRule="auto"/>
        <w:rPr>
          <w:sz w:val="23"/>
          <w:szCs w:val="23"/>
        </w:rPr>
      </w:pPr>
      <w:r>
        <w:rPr>
          <w:sz w:val="23"/>
          <w:szCs w:val="23"/>
        </w:rPr>
        <w:t xml:space="preserve">Here, impacted groups’ perceptions might involve a different – if only muted – affective response.  </w:t>
      </w:r>
    </w:p>
    <w:p w14:paraId="3D7AB719" w14:textId="5D8D318C" w:rsidR="003E1D99" w:rsidRPr="008010B8" w:rsidRDefault="009F7F53" w:rsidP="003E1D99">
      <w:pPr>
        <w:spacing w:line="360" w:lineRule="auto"/>
        <w:rPr>
          <w:sz w:val="23"/>
          <w:szCs w:val="23"/>
        </w:rPr>
      </w:pPr>
      <w:r>
        <w:rPr>
          <w:sz w:val="23"/>
          <w:szCs w:val="23"/>
        </w:rPr>
        <w:t>People</w:t>
      </w:r>
      <w:r w:rsidR="003E1D99" w:rsidRPr="008010B8">
        <w:rPr>
          <w:sz w:val="23"/>
          <w:szCs w:val="23"/>
        </w:rPr>
        <w:t xml:space="preserve"> with incarcerated family members or friends </w:t>
      </w:r>
      <w:r>
        <w:rPr>
          <w:sz w:val="23"/>
          <w:szCs w:val="23"/>
        </w:rPr>
        <w:t>imagine</w:t>
      </w:r>
      <w:r w:rsidR="003E1D99" w:rsidRPr="008010B8">
        <w:rPr>
          <w:sz w:val="23"/>
          <w:szCs w:val="23"/>
        </w:rPr>
        <w:t xml:space="preserve"> 'the prisoner' </w:t>
      </w:r>
      <w:r>
        <w:rPr>
          <w:sz w:val="23"/>
          <w:szCs w:val="23"/>
        </w:rPr>
        <w:t>as</w:t>
      </w:r>
      <w:r w:rsidR="003E1D99" w:rsidRPr="008010B8">
        <w:rPr>
          <w:sz w:val="23"/>
          <w:szCs w:val="23"/>
        </w:rPr>
        <w:t xml:space="preserve"> less </w:t>
      </w:r>
      <w:r>
        <w:rPr>
          <w:sz w:val="23"/>
          <w:szCs w:val="23"/>
        </w:rPr>
        <w:t xml:space="preserve">a </w:t>
      </w:r>
      <w:proofErr w:type="gramStart"/>
      <w:r w:rsidR="003E1D99" w:rsidRPr="008010B8">
        <w:rPr>
          <w:sz w:val="23"/>
          <w:szCs w:val="23"/>
        </w:rPr>
        <w:t>dehumanizing stereotypes</w:t>
      </w:r>
      <w:proofErr w:type="gramEnd"/>
      <w:r w:rsidR="003E1D99" w:rsidRPr="008010B8">
        <w:rPr>
          <w:sz w:val="23"/>
          <w:szCs w:val="23"/>
        </w:rPr>
        <w:t xml:space="preserve"> that often drive immediate affective responses. Where I suspect that individuals with no incarcerated social network can more readily construct “the prisoner” as a dehumanized abstraction or a stereotype, people who are impacted may instead form judgements drawing on concrete experiences</w:t>
      </w:r>
      <w:r w:rsidR="003E1D99">
        <w:rPr>
          <w:sz w:val="23"/>
          <w:szCs w:val="23"/>
        </w:rPr>
        <w:t xml:space="preserve"> and people</w:t>
      </w:r>
      <w:r w:rsidR="003E1D99" w:rsidRPr="008010B8">
        <w:rPr>
          <w:sz w:val="23"/>
          <w:szCs w:val="23"/>
        </w:rPr>
        <w:t xml:space="preserve">. These – and more intimate knowledge of systemic drivers of incarceration and realities of conditions of confinement, or the myriad costs incurred by families of the incarcerated, may shape perceptions of need, control, attitude and reciprocity – and to some degree reduce susceptibility to information scarcity (Lee, Porter, and Comfort 2014, Christian et al. 2019). </w:t>
      </w:r>
      <w:r>
        <w:rPr>
          <w:sz w:val="23"/>
          <w:szCs w:val="23"/>
        </w:rPr>
        <w:t xml:space="preserve">Further, “acceptable” punitiveness has changed over time and across contexts (Foucault 1975), and it is important to people to be perceived as moral, particularly by their in-group (ITALIAN), suggesting that being may experience reflexivity in reaction to their own disgust directed at another person, and ashamed. </w:t>
      </w:r>
      <w:r w:rsidR="00C02C4B">
        <w:rPr>
          <w:sz w:val="23"/>
          <w:szCs w:val="23"/>
        </w:rPr>
        <w:t>Knowing and closeness with people who are or have been incarcerated</w:t>
      </w:r>
      <w:r>
        <w:rPr>
          <w:sz w:val="23"/>
          <w:szCs w:val="23"/>
        </w:rPr>
        <w:t xml:space="preserve"> </w:t>
      </w:r>
      <w:r w:rsidR="00C02C4B">
        <w:rPr>
          <w:sz w:val="23"/>
          <w:szCs w:val="23"/>
        </w:rPr>
        <w:t xml:space="preserve">could generate this shame in response to one’s own disgusted or punitive reaction </w:t>
      </w:r>
      <w:commentRangeStart w:id="14"/>
      <w:r w:rsidR="00C02C4B">
        <w:rPr>
          <w:sz w:val="23"/>
          <w:szCs w:val="23"/>
        </w:rPr>
        <w:t>(Heffner and Feldman Hall 2019)</w:t>
      </w:r>
      <w:commentRangeEnd w:id="14"/>
      <w:r w:rsidR="00C02C4B">
        <w:rPr>
          <w:rStyle w:val="CommentReference"/>
        </w:rPr>
        <w:commentReference w:id="14"/>
      </w:r>
    </w:p>
    <w:p w14:paraId="27CF04A3" w14:textId="77777777" w:rsidR="003E1D99" w:rsidRPr="008010B8" w:rsidRDefault="003E1D99" w:rsidP="003E1D99">
      <w:pPr>
        <w:spacing w:line="360" w:lineRule="auto"/>
        <w:rPr>
          <w:sz w:val="23"/>
          <w:szCs w:val="23"/>
        </w:rPr>
      </w:pPr>
    </w:p>
    <w:p w14:paraId="4BF1B0CA" w14:textId="77777777" w:rsidR="003E1D99" w:rsidRDefault="003E1D99" w:rsidP="003E1D99">
      <w:pPr>
        <w:spacing w:line="360" w:lineRule="auto"/>
        <w:rPr>
          <w:sz w:val="23"/>
          <w:szCs w:val="23"/>
        </w:rPr>
      </w:pPr>
      <w:commentRangeStart w:id="15"/>
      <w:r w:rsidRPr="008010B8">
        <w:rPr>
          <w:sz w:val="23"/>
          <w:szCs w:val="23"/>
        </w:rPr>
        <w:t xml:space="preserve">While victims’ </w:t>
      </w:r>
      <w:commentRangeEnd w:id="15"/>
      <w:r w:rsidR="00271F9D">
        <w:rPr>
          <w:rStyle w:val="CommentReference"/>
        </w:rPr>
        <w:commentReference w:id="15"/>
      </w:r>
      <w:r w:rsidRPr="008010B8">
        <w:rPr>
          <w:sz w:val="23"/>
          <w:szCs w:val="23"/>
        </w:rPr>
        <w:t xml:space="preserve">rights groups are often portrayed as drivers of punitive policy, I expect that many victims (particularly of violent crime) have different judgements about what incarcerated people deserve and policy that that narrative might suggest. </w:t>
      </w:r>
      <w:r>
        <w:rPr>
          <w:sz w:val="23"/>
          <w:szCs w:val="23"/>
        </w:rPr>
        <w:t xml:space="preserve">While being victimized is traumatic and can certainly invoke anger, contempt, and disgust it also may necessitate time </w:t>
      </w:r>
      <w:r w:rsidRPr="008010B8">
        <w:rPr>
          <w:sz w:val="23"/>
          <w:szCs w:val="23"/>
        </w:rPr>
        <w:t>considering offenders, culpability, and fair redress</w:t>
      </w:r>
      <w:r>
        <w:rPr>
          <w:sz w:val="23"/>
          <w:szCs w:val="23"/>
        </w:rPr>
        <w:t xml:space="preserve"> – and more situational notions of culpability or a humanized ‘criminal.’ But</w:t>
      </w:r>
      <w:r w:rsidRPr="008010B8">
        <w:rPr>
          <w:sz w:val="23"/>
          <w:szCs w:val="23"/>
        </w:rPr>
        <w:t xml:space="preserve"> “victims” versus “offenders” is a</w:t>
      </w:r>
      <w:r>
        <w:rPr>
          <w:sz w:val="23"/>
          <w:szCs w:val="23"/>
        </w:rPr>
        <w:t>lso a</w:t>
      </w:r>
      <w:r w:rsidRPr="008010B8">
        <w:rPr>
          <w:sz w:val="23"/>
          <w:szCs w:val="23"/>
        </w:rPr>
        <w:t xml:space="preserve"> misleading</w:t>
      </w:r>
      <w:r>
        <w:rPr>
          <w:sz w:val="23"/>
          <w:szCs w:val="23"/>
        </w:rPr>
        <w:t xml:space="preserve"> differentiation</w:t>
      </w:r>
      <w:r w:rsidRPr="008010B8">
        <w:rPr>
          <w:sz w:val="23"/>
          <w:szCs w:val="23"/>
        </w:rPr>
        <w:t xml:space="preserve">, if not false binary: an extensive literature shows that people who are incarcerated have disproportionately been victims of crime – one review article cited 31 of 37 papers support this overlap (Jennings et al 2012). While 2% of the general US population report being victims of violent crime, up to 45% of carceral citizens have experienced pre-incarceration physical abuse, and 8.5 to 39.2% of specifically sexual abuse (Azimi et al 2019, Carlson and Shafer 2010, Messina et al 2007, Wolff and Shi 2012, Yoder et al. 2017). Still more experience violence while incarcerated – while a 2004 federally administered study found only 13% of carceral citizens experienced victimization while incarcerated, that number rises to 38% of </w:t>
      </w:r>
      <w:r w:rsidRPr="008010B8">
        <w:rPr>
          <w:sz w:val="23"/>
          <w:szCs w:val="23"/>
        </w:rPr>
        <w:lastRenderedPageBreak/>
        <w:t xml:space="preserve">incarcerated men and 37% of incarcerated women in more recent independent work (Wolff et al 2009). Finally, given victims of violent crime are disproportionately part of communities most impacted by incarceration, and that most victims of violent crime know their offender (Bureau of Justice 2023), makes apparent that victims of violent crime may also be more likely to have social ties that extent beyond prison walls. </w:t>
      </w:r>
    </w:p>
    <w:p w14:paraId="12180B7B" w14:textId="77777777" w:rsidR="003E1D99" w:rsidRPr="008010B8" w:rsidRDefault="003E1D99" w:rsidP="003E1D99">
      <w:pPr>
        <w:spacing w:line="360" w:lineRule="auto"/>
        <w:rPr>
          <w:sz w:val="23"/>
          <w:szCs w:val="23"/>
        </w:rPr>
      </w:pPr>
    </w:p>
    <w:p w14:paraId="3F7D15D8" w14:textId="77777777" w:rsidR="003E1D99" w:rsidRPr="008010B8" w:rsidRDefault="003E1D99" w:rsidP="003E1D99">
      <w:pPr>
        <w:spacing w:line="360" w:lineRule="auto"/>
        <w:rPr>
          <w:sz w:val="23"/>
          <w:szCs w:val="23"/>
        </w:rPr>
      </w:pPr>
      <w:r w:rsidRPr="008010B8">
        <w:rPr>
          <w:sz w:val="23"/>
          <w:szCs w:val="23"/>
        </w:rPr>
        <w:t>That both victims and incarcerated social networks may evaluate carceral citizens as more deserving, and more supportive of policy, is supported by evidence that being victimized does not cause increased support for harsher punishment (</w:t>
      </w:r>
      <w:proofErr w:type="spellStart"/>
      <w:r w:rsidRPr="008010B8">
        <w:rPr>
          <w:sz w:val="23"/>
          <w:szCs w:val="23"/>
        </w:rPr>
        <w:t>Kleck</w:t>
      </w:r>
      <w:proofErr w:type="spellEnd"/>
      <w:r w:rsidRPr="008010B8">
        <w:rPr>
          <w:sz w:val="23"/>
          <w:szCs w:val="23"/>
        </w:rPr>
        <w:t xml:space="preserve"> and Jackson 2016) and sentiment held by many victims of the crimes of whose perpetrators are </w:t>
      </w:r>
      <w:r w:rsidRPr="008010B8">
        <w:rPr>
          <w:i/>
          <w:iCs/>
          <w:sz w:val="23"/>
          <w:szCs w:val="23"/>
        </w:rPr>
        <w:t>most</w:t>
      </w:r>
      <w:r w:rsidRPr="008010B8">
        <w:rPr>
          <w:sz w:val="23"/>
          <w:szCs w:val="23"/>
        </w:rPr>
        <w:t xml:space="preserve"> negatively constructed that the criminal legal system is inadequately oriented towards meaningful victim safety and justice (see Thompson 2009).  </w:t>
      </w:r>
    </w:p>
    <w:p w14:paraId="3CBBE718" w14:textId="77777777" w:rsidR="003E1D99" w:rsidRPr="008010B8" w:rsidRDefault="003E1D99" w:rsidP="003E1D99">
      <w:pPr>
        <w:spacing w:line="360" w:lineRule="auto"/>
        <w:rPr>
          <w:sz w:val="23"/>
          <w:szCs w:val="23"/>
        </w:rPr>
      </w:pPr>
    </w:p>
    <w:p w14:paraId="0F9D6594" w14:textId="45FD3502" w:rsidR="003E1D99" w:rsidRDefault="003E1D99" w:rsidP="003E1D99">
      <w:pPr>
        <w:spacing w:line="360" w:lineRule="auto"/>
        <w:rPr>
          <w:sz w:val="23"/>
          <w:szCs w:val="23"/>
        </w:rPr>
      </w:pPr>
      <w:r w:rsidRPr="008010B8">
        <w:rPr>
          <w:sz w:val="23"/>
          <w:szCs w:val="23"/>
        </w:rPr>
        <w:t>I should not overstate this relationship</w:t>
      </w:r>
      <w:r>
        <w:rPr>
          <w:sz w:val="23"/>
          <w:szCs w:val="23"/>
        </w:rPr>
        <w:t>, as</w:t>
      </w:r>
      <w:r w:rsidRPr="008010B8">
        <w:rPr>
          <w:sz w:val="23"/>
          <w:szCs w:val="23"/>
        </w:rPr>
        <w:t xml:space="preserve"> </w:t>
      </w:r>
      <w:r>
        <w:rPr>
          <w:sz w:val="23"/>
          <w:szCs w:val="23"/>
        </w:rPr>
        <w:t>racial, moral, and punitive ideologies can still impact subordinated groups (</w:t>
      </w:r>
      <w:r w:rsidR="004A5D38">
        <w:rPr>
          <w:sz w:val="23"/>
          <w:szCs w:val="23"/>
        </w:rPr>
        <w:t xml:space="preserve">Jefferson 2019, </w:t>
      </w:r>
      <w:r>
        <w:rPr>
          <w:sz w:val="23"/>
          <w:szCs w:val="23"/>
        </w:rPr>
        <w:t xml:space="preserve">Bonilla-Silva 2003, </w:t>
      </w:r>
      <w:r w:rsidR="00F42DAA">
        <w:rPr>
          <w:sz w:val="23"/>
          <w:szCs w:val="23"/>
        </w:rPr>
        <w:t xml:space="preserve">Jackman 1994, </w:t>
      </w:r>
      <w:r>
        <w:rPr>
          <w:sz w:val="23"/>
          <w:szCs w:val="23"/>
        </w:rPr>
        <w:t>Fanon</w:t>
      </w:r>
      <w:r w:rsidR="001E65B2">
        <w:rPr>
          <w:sz w:val="23"/>
          <w:szCs w:val="23"/>
        </w:rPr>
        <w:t xml:space="preserve"> 195</w:t>
      </w:r>
      <w:r w:rsidR="004A5D38">
        <w:rPr>
          <w:sz w:val="23"/>
          <w:szCs w:val="23"/>
        </w:rPr>
        <w:t>2</w:t>
      </w:r>
      <w:r>
        <w:rPr>
          <w:sz w:val="23"/>
          <w:szCs w:val="23"/>
        </w:rPr>
        <w:t>). I</w:t>
      </w:r>
      <w:r w:rsidRPr="008010B8">
        <w:rPr>
          <w:sz w:val="23"/>
          <w:szCs w:val="23"/>
        </w:rPr>
        <w:t xml:space="preserve"> suspect </w:t>
      </w:r>
      <w:r>
        <w:rPr>
          <w:sz w:val="23"/>
          <w:szCs w:val="23"/>
        </w:rPr>
        <w:t>many impacted groups may experience a negative affective response,</w:t>
      </w:r>
      <w:r w:rsidRPr="008010B8">
        <w:rPr>
          <w:sz w:val="23"/>
          <w:szCs w:val="23"/>
        </w:rPr>
        <w:t xml:space="preserve"> and personal connections and experience may not overrule both dominant constructions of carceral citizens or deeply held and reasoned beliefs about what people who have broken laws or caused harm </w:t>
      </w:r>
      <w:proofErr w:type="gramStart"/>
      <w:r w:rsidRPr="008010B8">
        <w:rPr>
          <w:sz w:val="23"/>
          <w:szCs w:val="23"/>
        </w:rPr>
        <w:t>deserve</w:t>
      </w:r>
      <w:proofErr w:type="gramEnd"/>
      <w:r w:rsidRPr="008010B8">
        <w:rPr>
          <w:sz w:val="23"/>
          <w:szCs w:val="23"/>
        </w:rPr>
        <w:t>.</w:t>
      </w:r>
      <w:r>
        <w:rPr>
          <w:sz w:val="23"/>
          <w:szCs w:val="23"/>
        </w:rPr>
        <w:t xml:space="preserve"> While I do not expect impacted groups to be entirely unreactive to differences between groups of carcel citizens – identities – I do</w:t>
      </w:r>
      <w:r w:rsidRPr="008010B8">
        <w:rPr>
          <w:sz w:val="23"/>
          <w:szCs w:val="23"/>
        </w:rPr>
        <w:t xml:space="preserve"> expect, </w:t>
      </w:r>
      <w:r>
        <w:rPr>
          <w:sz w:val="23"/>
          <w:szCs w:val="23"/>
        </w:rPr>
        <w:t>they</w:t>
      </w:r>
      <w:r w:rsidRPr="008010B8">
        <w:rPr>
          <w:sz w:val="23"/>
          <w:szCs w:val="23"/>
        </w:rPr>
        <w:t xml:space="preserve"> </w:t>
      </w:r>
      <w:r>
        <w:rPr>
          <w:sz w:val="23"/>
          <w:szCs w:val="23"/>
        </w:rPr>
        <w:t xml:space="preserve">see carceral citizens as more deserving and hold opinions on what policies carceral citizens deserve – both help and punishment – that are less reflective of overall deservingness perceptions. In other words, people impacted by the carceral system, I expect, have more nuanced views of deservingness, in that they </w:t>
      </w:r>
      <w:proofErr w:type="gramStart"/>
      <w:r>
        <w:rPr>
          <w:sz w:val="23"/>
          <w:szCs w:val="23"/>
        </w:rPr>
        <w:t>are able to</w:t>
      </w:r>
      <w:proofErr w:type="gramEnd"/>
      <w:r>
        <w:rPr>
          <w:sz w:val="23"/>
          <w:szCs w:val="23"/>
        </w:rPr>
        <w:t xml:space="preserve"> separate an aggregate, affect driven perception of criminals ‘</w:t>
      </w:r>
      <w:proofErr w:type="spellStart"/>
      <w:r>
        <w:rPr>
          <w:sz w:val="23"/>
          <w:szCs w:val="23"/>
        </w:rPr>
        <w:t>deservingess</w:t>
      </w:r>
      <w:proofErr w:type="spellEnd"/>
      <w:r>
        <w:rPr>
          <w:sz w:val="23"/>
          <w:szCs w:val="23"/>
        </w:rPr>
        <w:t xml:space="preserve">’ – a punitive, self-differentiating impulse – from the function and benefits of help. </w:t>
      </w:r>
    </w:p>
    <w:p w14:paraId="2924B9B2" w14:textId="77777777" w:rsidR="00271F9D" w:rsidRDefault="00271F9D" w:rsidP="003E1D99">
      <w:pPr>
        <w:spacing w:line="360" w:lineRule="auto"/>
        <w:rPr>
          <w:sz w:val="23"/>
          <w:szCs w:val="23"/>
        </w:rPr>
      </w:pPr>
    </w:p>
    <w:p w14:paraId="4EEE9CAD" w14:textId="43BD0B4B" w:rsidR="00271F9D" w:rsidRDefault="00271F9D" w:rsidP="003E1D99">
      <w:pPr>
        <w:spacing w:line="360" w:lineRule="auto"/>
        <w:rPr>
          <w:sz w:val="23"/>
          <w:szCs w:val="23"/>
        </w:rPr>
      </w:pPr>
      <w:r>
        <w:rPr>
          <w:sz w:val="23"/>
          <w:szCs w:val="23"/>
        </w:rPr>
        <w:t>More concisely, I offer two hypotheses:</w:t>
      </w:r>
    </w:p>
    <w:p w14:paraId="39612C55" w14:textId="4DD8CECC" w:rsidR="00271F9D" w:rsidRDefault="00271F9D" w:rsidP="003E1D99">
      <w:pPr>
        <w:spacing w:line="360" w:lineRule="auto"/>
        <w:rPr>
          <w:sz w:val="23"/>
          <w:szCs w:val="23"/>
        </w:rPr>
      </w:pPr>
      <w:r>
        <w:rPr>
          <w:sz w:val="23"/>
          <w:szCs w:val="23"/>
        </w:rPr>
        <w:t>H</w:t>
      </w:r>
      <w:r>
        <w:rPr>
          <w:sz w:val="23"/>
          <w:szCs w:val="23"/>
          <w:vertAlign w:val="subscript"/>
        </w:rPr>
        <w:t>1A</w:t>
      </w:r>
      <w:r>
        <w:rPr>
          <w:sz w:val="23"/>
          <w:szCs w:val="23"/>
        </w:rPr>
        <w:t>: Those who know an incarcerated citizen as a friend or family member will report higher levels of deservingness than those who do not know…</w:t>
      </w:r>
    </w:p>
    <w:p w14:paraId="79F087A5" w14:textId="14618FC6" w:rsidR="00271F9D" w:rsidRDefault="00271F9D" w:rsidP="003E1D99">
      <w:pPr>
        <w:spacing w:line="360" w:lineRule="auto"/>
        <w:rPr>
          <w:sz w:val="23"/>
          <w:szCs w:val="23"/>
        </w:rPr>
      </w:pPr>
      <w:r>
        <w:rPr>
          <w:sz w:val="23"/>
          <w:szCs w:val="23"/>
        </w:rPr>
        <w:t>H</w:t>
      </w:r>
      <w:r>
        <w:rPr>
          <w:sz w:val="23"/>
          <w:szCs w:val="23"/>
          <w:vertAlign w:val="subscript"/>
        </w:rPr>
        <w:t>1B</w:t>
      </w:r>
      <w:r>
        <w:rPr>
          <w:sz w:val="23"/>
          <w:szCs w:val="23"/>
        </w:rPr>
        <w:t>: Those who have been a victim of a violent crime will</w:t>
      </w:r>
      <w:r w:rsidR="00CE57B9">
        <w:rPr>
          <w:sz w:val="23"/>
          <w:szCs w:val="23"/>
        </w:rPr>
        <w:t xml:space="preserve"> view carceral citizens as more deserving than people who report knowing victims of violent crime. </w:t>
      </w:r>
      <w:r w:rsidR="00700625">
        <w:rPr>
          <w:sz w:val="23"/>
          <w:szCs w:val="23"/>
        </w:rPr>
        <w:t>[want to say also people who have been incarcerated themselves, because of internalized stuff for the latter</w:t>
      </w:r>
      <w:r w:rsidR="00644CDB">
        <w:rPr>
          <w:sz w:val="23"/>
          <w:szCs w:val="23"/>
        </w:rPr>
        <w:t>, but maybe people who have been incarcerated themselves will differentiate negatively construed groups less</w:t>
      </w:r>
      <w:r w:rsidR="00700625">
        <w:rPr>
          <w:sz w:val="23"/>
          <w:szCs w:val="23"/>
        </w:rPr>
        <w:t xml:space="preserve">]. </w:t>
      </w:r>
      <w:r w:rsidR="00CE57B9">
        <w:rPr>
          <w:sz w:val="23"/>
          <w:szCs w:val="23"/>
        </w:rPr>
        <w:t>Their deservingness perceptions will be comparable to those held by individuals who know incarcerated people.</w:t>
      </w:r>
    </w:p>
    <w:p w14:paraId="6F3E15D4" w14:textId="77777777" w:rsidR="00271F9D" w:rsidRDefault="00271F9D" w:rsidP="00271F9D">
      <w:pPr>
        <w:spacing w:line="360" w:lineRule="auto"/>
        <w:rPr>
          <w:sz w:val="23"/>
          <w:szCs w:val="23"/>
        </w:rPr>
      </w:pPr>
      <w:r w:rsidRPr="00D7365F">
        <w:rPr>
          <w:sz w:val="23"/>
          <w:szCs w:val="23"/>
        </w:rPr>
        <w:lastRenderedPageBreak/>
        <w:t>H1: People impacted by the carceral system – formerly incarcerated, with social/personal connections to incarcerated people, or victims – will perceive carceral citizens deservingness and policy differently than those not-impacted.</w:t>
      </w:r>
    </w:p>
    <w:p w14:paraId="3BD85343" w14:textId="77777777" w:rsidR="00271F9D" w:rsidRDefault="00271F9D" w:rsidP="00271F9D">
      <w:pPr>
        <w:pStyle w:val="ListParagraph"/>
        <w:numPr>
          <w:ilvl w:val="0"/>
          <w:numId w:val="2"/>
        </w:numPr>
        <w:spacing w:line="360" w:lineRule="auto"/>
        <w:rPr>
          <w:sz w:val="23"/>
          <w:szCs w:val="23"/>
        </w:rPr>
      </w:pPr>
      <w:r>
        <w:rPr>
          <w:sz w:val="23"/>
          <w:szCs w:val="23"/>
        </w:rPr>
        <w:t xml:space="preserve">They will see carceral citizens as more </w:t>
      </w:r>
      <w:proofErr w:type="gramStart"/>
      <w:r>
        <w:rPr>
          <w:sz w:val="23"/>
          <w:szCs w:val="23"/>
        </w:rPr>
        <w:t>deserving;</w:t>
      </w:r>
      <w:proofErr w:type="gramEnd"/>
    </w:p>
    <w:p w14:paraId="74FF04BB" w14:textId="77777777" w:rsidR="00271F9D" w:rsidRDefault="00271F9D" w:rsidP="00271F9D">
      <w:pPr>
        <w:pStyle w:val="ListParagraph"/>
        <w:numPr>
          <w:ilvl w:val="0"/>
          <w:numId w:val="2"/>
        </w:numPr>
        <w:spacing w:line="360" w:lineRule="auto"/>
        <w:rPr>
          <w:sz w:val="23"/>
          <w:szCs w:val="23"/>
        </w:rPr>
      </w:pPr>
      <w:r>
        <w:rPr>
          <w:sz w:val="23"/>
          <w:szCs w:val="23"/>
        </w:rPr>
        <w:t xml:space="preserve">They will differentiate less in their perceptions of the deservingness of carceral ‘types.’ </w:t>
      </w:r>
    </w:p>
    <w:p w14:paraId="41D06C0F" w14:textId="77777777" w:rsidR="00912FA9" w:rsidRDefault="00912FA9" w:rsidP="00912FA9">
      <w:pPr>
        <w:spacing w:line="360" w:lineRule="auto"/>
        <w:rPr>
          <w:sz w:val="23"/>
          <w:szCs w:val="23"/>
        </w:rPr>
      </w:pPr>
    </w:p>
    <w:p w14:paraId="296EA28A" w14:textId="77777777" w:rsidR="00912FA9" w:rsidRDefault="00912FA9" w:rsidP="00912FA9">
      <w:pPr>
        <w:spacing w:line="360" w:lineRule="auto"/>
        <w:rPr>
          <w:sz w:val="23"/>
          <w:szCs w:val="23"/>
        </w:rPr>
      </w:pPr>
      <w:r>
        <w:rPr>
          <w:sz w:val="23"/>
          <w:szCs w:val="23"/>
        </w:rPr>
        <w:t>H2:</w:t>
      </w:r>
      <w:r w:rsidRPr="00D7365F">
        <w:rPr>
          <w:sz w:val="23"/>
          <w:szCs w:val="23"/>
        </w:rPr>
        <w:t xml:space="preserve"> </w:t>
      </w:r>
      <w:r>
        <w:rPr>
          <w:sz w:val="23"/>
          <w:szCs w:val="23"/>
        </w:rPr>
        <w:t xml:space="preserve">People impacted by the carceral system’s views of what policy help carceral citizens </w:t>
      </w:r>
      <w:proofErr w:type="gramStart"/>
      <w:r>
        <w:rPr>
          <w:sz w:val="23"/>
          <w:szCs w:val="23"/>
        </w:rPr>
        <w:t xml:space="preserve">deserve </w:t>
      </w:r>
      <w:r w:rsidRPr="00D7365F">
        <w:rPr>
          <w:sz w:val="23"/>
          <w:szCs w:val="23"/>
        </w:rPr>
        <w:t xml:space="preserve"> –</w:t>
      </w:r>
      <w:proofErr w:type="gramEnd"/>
      <w:r w:rsidRPr="00D7365F">
        <w:rPr>
          <w:sz w:val="23"/>
          <w:szCs w:val="23"/>
        </w:rPr>
        <w:t xml:space="preserve"> </w:t>
      </w:r>
      <w:r>
        <w:rPr>
          <w:sz w:val="23"/>
          <w:szCs w:val="23"/>
        </w:rPr>
        <w:t>both</w:t>
      </w:r>
      <w:r w:rsidRPr="00D7365F">
        <w:rPr>
          <w:sz w:val="23"/>
          <w:szCs w:val="23"/>
        </w:rPr>
        <w:t xml:space="preserve"> material and symbolic policies – will be </w:t>
      </w:r>
      <w:r>
        <w:rPr>
          <w:sz w:val="23"/>
          <w:szCs w:val="23"/>
        </w:rPr>
        <w:t>different than those not impacted:</w:t>
      </w:r>
    </w:p>
    <w:p w14:paraId="145E48B9" w14:textId="77777777" w:rsidR="00912FA9" w:rsidRDefault="00912FA9" w:rsidP="00912FA9">
      <w:pPr>
        <w:pStyle w:val="ListParagraph"/>
        <w:numPr>
          <w:ilvl w:val="0"/>
          <w:numId w:val="3"/>
        </w:numPr>
        <w:spacing w:line="360" w:lineRule="auto"/>
        <w:rPr>
          <w:sz w:val="23"/>
          <w:szCs w:val="23"/>
        </w:rPr>
      </w:pPr>
      <w:r>
        <w:rPr>
          <w:sz w:val="23"/>
          <w:szCs w:val="23"/>
        </w:rPr>
        <w:t xml:space="preserve">Their support for policies that help carceral citizens will be higher than for non-impacted groups, and lower for punitive </w:t>
      </w:r>
      <w:proofErr w:type="gramStart"/>
      <w:r>
        <w:rPr>
          <w:sz w:val="23"/>
          <w:szCs w:val="23"/>
        </w:rPr>
        <w:t>policies;</w:t>
      </w:r>
      <w:proofErr w:type="gramEnd"/>
    </w:p>
    <w:p w14:paraId="0018AAB7" w14:textId="77777777" w:rsidR="00912FA9" w:rsidRDefault="00912FA9" w:rsidP="00912FA9">
      <w:pPr>
        <w:pStyle w:val="ListParagraph"/>
        <w:numPr>
          <w:ilvl w:val="0"/>
          <w:numId w:val="3"/>
        </w:numPr>
        <w:spacing w:line="360" w:lineRule="auto"/>
        <w:rPr>
          <w:sz w:val="23"/>
          <w:szCs w:val="23"/>
        </w:rPr>
      </w:pPr>
      <w:r>
        <w:rPr>
          <w:sz w:val="23"/>
          <w:szCs w:val="23"/>
        </w:rPr>
        <w:t>Their support for policies will hold irrespective of their general perceptions of “criminal” or “incarcerated” deservingness (perceptions that may be more affect-driven).</w:t>
      </w:r>
    </w:p>
    <w:p w14:paraId="7E29416A" w14:textId="4F6DA1C2" w:rsidR="00912FA9" w:rsidRPr="005D5C09" w:rsidRDefault="00912FA9" w:rsidP="005D5C09">
      <w:pPr>
        <w:pStyle w:val="ListParagraph"/>
        <w:numPr>
          <w:ilvl w:val="0"/>
          <w:numId w:val="3"/>
        </w:numPr>
        <w:spacing w:line="360" w:lineRule="auto"/>
        <w:rPr>
          <w:sz w:val="23"/>
          <w:szCs w:val="23"/>
        </w:rPr>
      </w:pPr>
      <w:r>
        <w:rPr>
          <w:sz w:val="23"/>
          <w:szCs w:val="23"/>
        </w:rPr>
        <w:t xml:space="preserve">They will differentiate less in support for </w:t>
      </w:r>
      <w:r w:rsidR="00B11DEC">
        <w:rPr>
          <w:sz w:val="23"/>
          <w:szCs w:val="23"/>
        </w:rPr>
        <w:t>helping/symbolic</w:t>
      </w:r>
      <w:r>
        <w:rPr>
          <w:sz w:val="23"/>
          <w:szCs w:val="23"/>
        </w:rPr>
        <w:t xml:space="preserve"> or materially status-conferring </w:t>
      </w:r>
      <w:r w:rsidR="00B11DEC">
        <w:rPr>
          <w:sz w:val="23"/>
          <w:szCs w:val="23"/>
        </w:rPr>
        <w:t xml:space="preserve">(alternatively put as punitive) </w:t>
      </w:r>
      <w:r>
        <w:rPr>
          <w:sz w:val="23"/>
          <w:szCs w:val="23"/>
        </w:rPr>
        <w:t xml:space="preserve">policies. </w:t>
      </w:r>
    </w:p>
    <w:p w14:paraId="7C8C4E6C" w14:textId="77777777" w:rsidR="00271F9D" w:rsidRDefault="00271F9D" w:rsidP="003E1D99">
      <w:pPr>
        <w:spacing w:line="360" w:lineRule="auto"/>
        <w:rPr>
          <w:sz w:val="23"/>
          <w:szCs w:val="23"/>
        </w:rPr>
      </w:pPr>
    </w:p>
    <w:p w14:paraId="5D559FE7" w14:textId="77777777" w:rsidR="00C02C4B" w:rsidRDefault="00C02C4B" w:rsidP="003E1D99">
      <w:pPr>
        <w:spacing w:line="360" w:lineRule="auto"/>
        <w:rPr>
          <w:b/>
          <w:bCs/>
          <w:sz w:val="23"/>
          <w:szCs w:val="23"/>
        </w:rPr>
      </w:pPr>
    </w:p>
    <w:p w14:paraId="252ADC5A" w14:textId="0AE6D28A" w:rsidR="00271F9D" w:rsidRDefault="00271F9D" w:rsidP="003E1D99">
      <w:pPr>
        <w:spacing w:line="360" w:lineRule="auto"/>
        <w:rPr>
          <w:sz w:val="23"/>
          <w:szCs w:val="23"/>
        </w:rPr>
      </w:pPr>
      <w:r w:rsidRPr="00235483">
        <w:rPr>
          <w:b/>
          <w:bCs/>
          <w:sz w:val="23"/>
          <w:szCs w:val="23"/>
        </w:rPr>
        <w:t>Deservingness: Punishment vs. Help</w:t>
      </w:r>
      <w:r w:rsidR="00C02C4B">
        <w:rPr>
          <w:b/>
          <w:bCs/>
          <w:sz w:val="23"/>
          <w:szCs w:val="23"/>
        </w:rPr>
        <w:t xml:space="preserve"> -- </w:t>
      </w:r>
      <w:r>
        <w:rPr>
          <w:sz w:val="23"/>
          <w:szCs w:val="23"/>
        </w:rPr>
        <w:t xml:space="preserve">NOW, put </w:t>
      </w:r>
      <w:proofErr w:type="gramStart"/>
      <w:r>
        <w:rPr>
          <w:sz w:val="23"/>
          <w:szCs w:val="23"/>
        </w:rPr>
        <w:t>all of</w:t>
      </w:r>
      <w:proofErr w:type="gramEnd"/>
      <w:r>
        <w:rPr>
          <w:sz w:val="23"/>
          <w:szCs w:val="23"/>
        </w:rPr>
        <w:t xml:space="preserve"> the stuff that you wrote that belongs in this section HERE. Follow it with a set of hypotheses. </w:t>
      </w:r>
    </w:p>
    <w:p w14:paraId="5A31C98F" w14:textId="77777777" w:rsidR="00C02C4B" w:rsidRDefault="00C02C4B" w:rsidP="003E1D99">
      <w:pPr>
        <w:spacing w:line="360" w:lineRule="auto"/>
        <w:rPr>
          <w:sz w:val="23"/>
          <w:szCs w:val="23"/>
        </w:rPr>
      </w:pPr>
    </w:p>
    <w:p w14:paraId="6753C9AE" w14:textId="77777777" w:rsidR="00A8616C" w:rsidRDefault="00A8616C" w:rsidP="00A8616C">
      <w:pPr>
        <w:spacing w:line="360" w:lineRule="auto"/>
        <w:rPr>
          <w:sz w:val="23"/>
          <w:szCs w:val="23"/>
        </w:rPr>
      </w:pPr>
      <w:r>
        <w:rPr>
          <w:sz w:val="23"/>
          <w:szCs w:val="23"/>
        </w:rPr>
        <w:t xml:space="preserve">What expectations can be derived about how the public will view the deservingness of carceral citizens, and how these perceptions will translate to views on policy? </w:t>
      </w:r>
    </w:p>
    <w:p w14:paraId="191C2212" w14:textId="77777777" w:rsidR="00A8616C" w:rsidRDefault="00A8616C" w:rsidP="003E1D99">
      <w:pPr>
        <w:spacing w:line="360" w:lineRule="auto"/>
        <w:rPr>
          <w:sz w:val="23"/>
          <w:szCs w:val="23"/>
        </w:rPr>
      </w:pPr>
    </w:p>
    <w:p w14:paraId="4EEE7A00" w14:textId="47EB1AE6" w:rsidR="00A8616C" w:rsidRDefault="00A8616C" w:rsidP="00A8616C">
      <w:pPr>
        <w:spacing w:line="360" w:lineRule="auto"/>
        <w:rPr>
          <w:sz w:val="23"/>
          <w:szCs w:val="23"/>
        </w:rPr>
      </w:pPr>
      <w:r>
        <w:rPr>
          <w:sz w:val="23"/>
          <w:szCs w:val="23"/>
        </w:rPr>
        <w:t xml:space="preserve">Criminal legal policy is a highly racialized and affect-driven domain, where policies at least nominally aimed at protecting universal public good – public safety – affect a highly localized target. I expect theorize that </w:t>
      </w:r>
      <w:r w:rsidRPr="008010B8">
        <w:rPr>
          <w:sz w:val="23"/>
          <w:szCs w:val="23"/>
        </w:rPr>
        <w:t>perceptions of deservingness in carceral contexts are primarily shaped by affect and identity, the latter of which moderates affect</w:t>
      </w:r>
      <w:r>
        <w:rPr>
          <w:sz w:val="23"/>
          <w:szCs w:val="23"/>
        </w:rPr>
        <w:t xml:space="preserve">. </w:t>
      </w:r>
    </w:p>
    <w:p w14:paraId="2B82AB32" w14:textId="77777777" w:rsidR="00A8616C" w:rsidRDefault="00A8616C" w:rsidP="003E1D99">
      <w:pPr>
        <w:spacing w:line="360" w:lineRule="auto"/>
        <w:rPr>
          <w:sz w:val="23"/>
          <w:szCs w:val="23"/>
        </w:rPr>
      </w:pPr>
    </w:p>
    <w:p w14:paraId="567E9763" w14:textId="77777777" w:rsidR="00A8616C" w:rsidRDefault="00C02C4B" w:rsidP="003E1D99">
      <w:pPr>
        <w:spacing w:line="360" w:lineRule="auto"/>
        <w:rPr>
          <w:sz w:val="23"/>
          <w:szCs w:val="23"/>
        </w:rPr>
      </w:pPr>
      <w:r>
        <w:rPr>
          <w:sz w:val="23"/>
          <w:szCs w:val="23"/>
        </w:rPr>
        <w:t xml:space="preserve">Whether incarcerated people are seen as deserving will depend both on who they are – how they are constructed, or of which “carceral subset” they are a part – and the policy context: what they </w:t>
      </w:r>
      <w:r w:rsidR="00A8616C">
        <w:rPr>
          <w:sz w:val="23"/>
          <w:szCs w:val="23"/>
        </w:rPr>
        <w:t xml:space="preserve">are being considered (un)deserving of, and </w:t>
      </w:r>
      <w:proofErr w:type="spellStart"/>
      <w:proofErr w:type="gramStart"/>
      <w:r w:rsidR="00A8616C">
        <w:rPr>
          <w:sz w:val="23"/>
          <w:szCs w:val="23"/>
        </w:rPr>
        <w:t>it’s</w:t>
      </w:r>
      <w:proofErr w:type="spellEnd"/>
      <w:proofErr w:type="gramEnd"/>
      <w:r w:rsidR="00A8616C">
        <w:rPr>
          <w:sz w:val="23"/>
          <w:szCs w:val="23"/>
        </w:rPr>
        <w:t xml:space="preserve"> relationship to the evaluator. </w:t>
      </w:r>
    </w:p>
    <w:p w14:paraId="1955C407" w14:textId="77777777" w:rsidR="00A8616C" w:rsidRDefault="00A8616C" w:rsidP="003E1D99">
      <w:pPr>
        <w:spacing w:line="360" w:lineRule="auto"/>
        <w:rPr>
          <w:sz w:val="23"/>
          <w:szCs w:val="23"/>
        </w:rPr>
      </w:pPr>
    </w:p>
    <w:p w14:paraId="47393F41" w14:textId="77777777" w:rsidR="00A8616C" w:rsidRPr="00572486" w:rsidRDefault="00A8616C" w:rsidP="00A8616C">
      <w:pPr>
        <w:spacing w:line="360" w:lineRule="auto"/>
        <w:rPr>
          <w:sz w:val="23"/>
          <w:szCs w:val="23"/>
        </w:rPr>
      </w:pPr>
      <w:r>
        <w:rPr>
          <w:sz w:val="23"/>
          <w:szCs w:val="23"/>
        </w:rPr>
        <w:lastRenderedPageBreak/>
        <w:t xml:space="preserve"> </w:t>
      </w:r>
      <w:r w:rsidRPr="00CB058D">
        <w:rPr>
          <w:sz w:val="23"/>
          <w:szCs w:val="23"/>
        </w:rPr>
        <w:t xml:space="preserve">I suggest </w:t>
      </w:r>
      <w:r>
        <w:rPr>
          <w:sz w:val="23"/>
          <w:szCs w:val="23"/>
        </w:rPr>
        <w:t xml:space="preserve">that a broader conception of identity – one that includes a relational dynamic between perceiver, target group, and policy context – operates as a mediating mechanism that can reinforce or disrupt affective perceptions of carceral deserts. </w:t>
      </w:r>
      <w:r w:rsidRPr="00CB058D">
        <w:rPr>
          <w:sz w:val="23"/>
          <w:szCs w:val="23"/>
        </w:rPr>
        <w:t xml:space="preserve">As in CARIN literature, </w:t>
      </w:r>
      <w:r>
        <w:rPr>
          <w:sz w:val="23"/>
          <w:szCs w:val="23"/>
        </w:rPr>
        <w:t xml:space="preserve">identity </w:t>
      </w:r>
      <w:commentRangeStart w:id="16"/>
      <w:r>
        <w:rPr>
          <w:sz w:val="23"/>
          <w:szCs w:val="23"/>
        </w:rPr>
        <w:t>also r</w:t>
      </w:r>
      <w:commentRangeEnd w:id="16"/>
      <w:r>
        <w:rPr>
          <w:rStyle w:val="CommentReference"/>
        </w:rPr>
        <w:commentReference w:id="16"/>
      </w:r>
      <w:r>
        <w:rPr>
          <w:sz w:val="23"/>
          <w:szCs w:val="23"/>
        </w:rPr>
        <w:t xml:space="preserve">efers to </w:t>
      </w:r>
      <w:r w:rsidRPr="00CB058D">
        <w:rPr>
          <w:sz w:val="23"/>
          <w:szCs w:val="23"/>
        </w:rPr>
        <w:t xml:space="preserve">the </w:t>
      </w:r>
      <w:r>
        <w:rPr>
          <w:sz w:val="23"/>
          <w:szCs w:val="23"/>
        </w:rPr>
        <w:t>extent</w:t>
      </w:r>
      <w:r w:rsidRPr="00CB058D">
        <w:rPr>
          <w:sz w:val="23"/>
          <w:szCs w:val="23"/>
        </w:rPr>
        <w:t xml:space="preserve"> to which a target group is perceived as part of one’s in-group</w:t>
      </w:r>
      <w:r>
        <w:rPr>
          <w:sz w:val="23"/>
          <w:szCs w:val="23"/>
        </w:rPr>
        <w:t xml:space="preserve">, </w:t>
      </w:r>
      <w:commentRangeStart w:id="17"/>
      <w:r>
        <w:rPr>
          <w:sz w:val="23"/>
          <w:szCs w:val="23"/>
        </w:rPr>
        <w:t>and that of</w:t>
      </w:r>
      <w:r w:rsidRPr="00CB058D">
        <w:rPr>
          <w:sz w:val="23"/>
          <w:szCs w:val="23"/>
        </w:rPr>
        <w:t xml:space="preserve"> the perceiver and </w:t>
      </w:r>
      <w:r>
        <w:rPr>
          <w:sz w:val="23"/>
          <w:szCs w:val="23"/>
        </w:rPr>
        <w:t xml:space="preserve">of </w:t>
      </w:r>
      <w:r w:rsidRPr="00CB058D">
        <w:rPr>
          <w:sz w:val="23"/>
          <w:szCs w:val="23"/>
        </w:rPr>
        <w:t>the target group</w:t>
      </w:r>
      <w:r>
        <w:rPr>
          <w:sz w:val="23"/>
          <w:szCs w:val="23"/>
        </w:rPr>
        <w:t xml:space="preserve">, for reasons beyond in-group consideration. </w:t>
      </w:r>
      <w:commentRangeEnd w:id="17"/>
      <w:r>
        <w:rPr>
          <w:rStyle w:val="CommentReference"/>
        </w:rPr>
        <w:commentReference w:id="17"/>
      </w:r>
      <w:commentRangeStart w:id="18"/>
      <w:commentRangeEnd w:id="18"/>
      <w:r>
        <w:rPr>
          <w:rStyle w:val="CommentReference"/>
        </w:rPr>
        <w:commentReference w:id="18"/>
      </w:r>
    </w:p>
    <w:p w14:paraId="4B3CE477" w14:textId="7A3C7415" w:rsidR="00C02C4B" w:rsidRDefault="00C02C4B" w:rsidP="003E1D99">
      <w:pPr>
        <w:spacing w:line="360" w:lineRule="auto"/>
        <w:rPr>
          <w:sz w:val="23"/>
          <w:szCs w:val="23"/>
        </w:rPr>
      </w:pPr>
    </w:p>
    <w:p w14:paraId="003B9636" w14:textId="77777777" w:rsidR="00C02C4B" w:rsidRPr="00C02C4B" w:rsidRDefault="00C02C4B" w:rsidP="003E1D99">
      <w:pPr>
        <w:spacing w:line="360" w:lineRule="auto"/>
        <w:rPr>
          <w:b/>
          <w:bCs/>
          <w:sz w:val="23"/>
          <w:szCs w:val="23"/>
        </w:rPr>
      </w:pPr>
    </w:p>
    <w:p w14:paraId="7E1376F6" w14:textId="77777777" w:rsidR="005D5C09" w:rsidRDefault="005D5C09" w:rsidP="003E1D99">
      <w:pPr>
        <w:spacing w:line="360" w:lineRule="auto"/>
        <w:rPr>
          <w:sz w:val="23"/>
          <w:szCs w:val="23"/>
        </w:rPr>
      </w:pPr>
    </w:p>
    <w:p w14:paraId="5340521B" w14:textId="2F29A827" w:rsidR="00C02C4B" w:rsidRDefault="00912FA9" w:rsidP="003E1D99">
      <w:pPr>
        <w:spacing w:line="360" w:lineRule="auto"/>
        <w:rPr>
          <w:sz w:val="23"/>
          <w:szCs w:val="23"/>
        </w:rPr>
      </w:pPr>
      <w:r>
        <w:rPr>
          <w:sz w:val="23"/>
          <w:szCs w:val="23"/>
        </w:rPr>
        <w:t xml:space="preserve">H#: Last, I expect that the relationship between deservingness perceptions and policy views is contingent and distinct from other domains. Specifically, </w:t>
      </w:r>
      <w:r>
        <w:t>the relationship between deservingness ratings and policy support will be stronger for rehabilitative policies compared to punitive policies, although direct experience will moderate this relationship differently for different policy types (e.g., voting rights vs education funding).</w:t>
      </w:r>
    </w:p>
    <w:p w14:paraId="570C3E00" w14:textId="77777777" w:rsidR="003E1D99" w:rsidRDefault="003E1D99" w:rsidP="003E1D99">
      <w:pPr>
        <w:spacing w:line="360" w:lineRule="auto"/>
        <w:rPr>
          <w:sz w:val="23"/>
          <w:szCs w:val="23"/>
        </w:rPr>
      </w:pPr>
    </w:p>
    <w:p w14:paraId="0BB36D41" w14:textId="77777777" w:rsidR="003E1D99" w:rsidRDefault="003E1D99" w:rsidP="003E1D99">
      <w:pPr>
        <w:spacing w:line="360" w:lineRule="auto"/>
        <w:rPr>
          <w:sz w:val="23"/>
          <w:szCs w:val="23"/>
        </w:rPr>
      </w:pPr>
      <w:r>
        <w:rPr>
          <w:sz w:val="23"/>
          <w:szCs w:val="23"/>
        </w:rPr>
        <w:t xml:space="preserve">Policies and policy contexts can… allowing many some of the same who view carceral citizens as undeserving to be more supportive of policy than might otherwise be expected. </w:t>
      </w:r>
    </w:p>
    <w:bookmarkEnd w:id="0"/>
    <w:p w14:paraId="7D7315A0" w14:textId="77777777" w:rsidR="003E1D99" w:rsidRDefault="003E1D99" w:rsidP="003E1D99">
      <w:pPr>
        <w:spacing w:line="360" w:lineRule="auto"/>
        <w:rPr>
          <w:sz w:val="23"/>
          <w:szCs w:val="23"/>
        </w:rPr>
      </w:pPr>
    </w:p>
    <w:p w14:paraId="5A22F1C4" w14:textId="142EAACE" w:rsidR="00267B81" w:rsidRDefault="00267B81" w:rsidP="003E1D99">
      <w:pPr>
        <w:spacing w:line="360" w:lineRule="auto"/>
        <w:rPr>
          <w:sz w:val="23"/>
          <w:szCs w:val="23"/>
        </w:rPr>
      </w:pPr>
    </w:p>
    <w:p w14:paraId="38632891" w14:textId="77777777" w:rsidR="003E1D99" w:rsidRDefault="003E1D99" w:rsidP="003E1D99">
      <w:pPr>
        <w:spacing w:line="360" w:lineRule="auto"/>
        <w:rPr>
          <w:sz w:val="23"/>
          <w:szCs w:val="23"/>
        </w:rPr>
      </w:pPr>
    </w:p>
    <w:p w14:paraId="4F182129" w14:textId="77777777" w:rsidR="003E1D99" w:rsidRDefault="003E1D99" w:rsidP="003E1D99">
      <w:pPr>
        <w:spacing w:line="360" w:lineRule="auto"/>
        <w:rPr>
          <w:sz w:val="23"/>
          <w:szCs w:val="23"/>
        </w:rPr>
      </w:pPr>
    </w:p>
    <w:p w14:paraId="6BBCFD9B" w14:textId="77777777" w:rsidR="003E1D99" w:rsidRPr="00853669" w:rsidRDefault="003E1D99" w:rsidP="003E1D99">
      <w:pPr>
        <w:spacing w:line="360" w:lineRule="auto"/>
        <w:rPr>
          <w:rFonts w:ascii="Arial" w:hAnsi="Arial" w:cs="Arial"/>
          <w:b/>
          <w:bCs/>
        </w:rPr>
      </w:pPr>
      <w:r w:rsidRPr="00853669">
        <w:rPr>
          <w:rFonts w:ascii="Arial" w:hAnsi="Arial" w:cs="Arial"/>
          <w:b/>
          <w:bCs/>
        </w:rPr>
        <w:t>V.</w:t>
      </w:r>
      <w:r w:rsidRPr="00853669">
        <w:t xml:space="preserve"> </w:t>
      </w:r>
      <w:r>
        <w:rPr>
          <w:rFonts w:ascii="Arial" w:hAnsi="Arial" w:cs="Arial"/>
          <w:b/>
          <w:bCs/>
        </w:rPr>
        <w:t>Data and Methods</w:t>
      </w:r>
    </w:p>
    <w:p w14:paraId="4C5A09BC" w14:textId="4110039A" w:rsidR="003E1D99" w:rsidRDefault="003E1D99" w:rsidP="003E1D99">
      <w:pPr>
        <w:spacing w:line="360" w:lineRule="auto"/>
      </w:pPr>
      <w:r>
        <w:t xml:space="preserve">I propose exploring the application of deservingness to carceral contexts using novel survey data collected in September 2024 by Smith, </w:t>
      </w:r>
      <w:r w:rsidR="00912FA9">
        <w:t xml:space="preserve">Bowman, and Mensik.  Kreitzer and Smith, </w:t>
      </w:r>
      <w:r>
        <w:t xml:space="preserve">previously </w:t>
      </w:r>
      <w:r w:rsidRPr="00D756A1">
        <w:t>empirically map</w:t>
      </w:r>
      <w:r>
        <w:t>ped</w:t>
      </w:r>
      <w:r w:rsidRPr="00D756A1">
        <w:t xml:space="preserve"> constructions of power and deservingness of 87 target populations by employing </w:t>
      </w:r>
      <w:proofErr w:type="spellStart"/>
      <w:r w:rsidRPr="00D756A1">
        <w:t>MTurk</w:t>
      </w:r>
      <w:proofErr w:type="spellEnd"/>
      <w:r w:rsidRPr="00D756A1">
        <w:t xml:space="preserve"> workers</w:t>
      </w:r>
      <w:r w:rsidR="00912FA9">
        <w:t>; this new data set mimics the strengths of that data collection strategy, and makes important changes, such as relying on [new standard for data collection</w:t>
      </w:r>
      <w:r w:rsidR="003F606B">
        <w:t>, Lucid worker generators</w:t>
      </w:r>
      <w:r w:rsidR="00912FA9">
        <w:t xml:space="preserve"> </w:t>
      </w:r>
      <w:r w:rsidR="00912FA9">
        <w:sym w:font="Wingdings" w:char="F0E0"/>
      </w:r>
      <w:r w:rsidR="00912FA9">
        <w:t xml:space="preserve"> </w:t>
      </w:r>
      <w:proofErr w:type="spellStart"/>
      <w:r w:rsidR="00912FA9">
        <w:t>bovitz</w:t>
      </w:r>
      <w:proofErr w:type="spellEnd"/>
      <w:r w:rsidR="00912FA9">
        <w:t>] and reducing the number of groups individuals assess, to address issues of respondent fatigue.</w:t>
      </w:r>
    </w:p>
    <w:p w14:paraId="353456D3" w14:textId="77777777" w:rsidR="003E1D99" w:rsidRPr="00786A24" w:rsidRDefault="003E1D99" w:rsidP="003E1D99">
      <w:pPr>
        <w:spacing w:line="360" w:lineRule="auto"/>
        <w:rPr>
          <w:sz w:val="23"/>
          <w:szCs w:val="23"/>
        </w:rPr>
      </w:pPr>
    </w:p>
    <w:p w14:paraId="33F3BB37" w14:textId="77777777" w:rsidR="003E1D99" w:rsidRPr="00853669" w:rsidRDefault="003E1D99" w:rsidP="003E1D99">
      <w:pPr>
        <w:spacing w:line="360" w:lineRule="auto"/>
        <w:rPr>
          <w:i/>
          <w:iCs/>
        </w:rPr>
      </w:pPr>
      <w:r w:rsidRPr="00853669">
        <w:rPr>
          <w:i/>
          <w:iCs/>
        </w:rPr>
        <w:t>Data Collection Procedures</w:t>
      </w:r>
    </w:p>
    <w:p w14:paraId="2861E94D" w14:textId="0680BD92" w:rsidR="003E1D99" w:rsidRPr="00853669" w:rsidRDefault="003E1D99" w:rsidP="003E1D99">
      <w:pPr>
        <w:spacing w:line="360" w:lineRule="auto"/>
      </w:pPr>
      <w:r w:rsidRPr="00100B73">
        <w:t xml:space="preserve">This survey targets the US adult general population. 2,716 participants </w:t>
      </w:r>
      <w:r>
        <w:t>were</w:t>
      </w:r>
      <w:r w:rsidRPr="00100B73">
        <w:t xml:space="preserve"> on </w:t>
      </w:r>
      <w:r>
        <w:t xml:space="preserve">recruited to complete surveys on </w:t>
      </w:r>
      <w:r w:rsidRPr="00100B73">
        <w:t xml:space="preserve">the platform Forthright. To be eligible for the study, participants </w:t>
      </w:r>
      <w:r>
        <w:t>were</w:t>
      </w:r>
      <w:r w:rsidRPr="00100B73">
        <w:t xml:space="preserve"> </w:t>
      </w:r>
      <w:r w:rsidRPr="00100B73">
        <w:lastRenderedPageBreak/>
        <w:t xml:space="preserve">required to provide informed consent, be at least 18 years old, and be residents of the US. </w:t>
      </w:r>
      <w:r>
        <w:t>They</w:t>
      </w:r>
      <w:r w:rsidRPr="00100B73">
        <w:t xml:space="preserve"> </w:t>
      </w:r>
      <w:r>
        <w:t>were</w:t>
      </w:r>
      <w:r w:rsidRPr="00100B73">
        <w:t xml:space="preserve"> paid </w:t>
      </w:r>
      <w:r>
        <w:t>$</w:t>
      </w:r>
      <w:r w:rsidR="00912FA9">
        <w:t>10</w:t>
      </w:r>
      <w:r w:rsidRPr="00100B73">
        <w:t xml:space="preserve"> for completing the 30-minute survey</w:t>
      </w:r>
      <w:r>
        <w:t xml:space="preserve">. Before cleaning, the sample is just under 51% women, and 49% men. The sample is more Democratic than the national average (39% versus 31%), but as Republican (25%). </w:t>
      </w:r>
      <w:r w:rsidRPr="00100B73">
        <w:t xml:space="preserve">I will apply exclusions for low response quality failing to pass </w:t>
      </w:r>
      <w:r>
        <w:t>two</w:t>
      </w:r>
      <w:r w:rsidRPr="00100B73">
        <w:t xml:space="preserve"> attention checks</w:t>
      </w:r>
      <w:r>
        <w:t xml:space="preserve">, </w:t>
      </w:r>
      <w:r w:rsidRPr="00100B73">
        <w:t>satisficing</w:t>
      </w:r>
      <w:r>
        <w:t>, and extreme outlier response times</w:t>
      </w:r>
      <w:r w:rsidRPr="00100B73">
        <w:t xml:space="preserve">. </w:t>
      </w:r>
      <w:r>
        <w:t xml:space="preserve">At this stage, I have removed respondents who completed failed attention checks, who spent 5 minutes or less with the expected 30-minute survey, obvious satisfices, and respondents who did not answer dependent variable questions. </w:t>
      </w:r>
    </w:p>
    <w:p w14:paraId="4F3FEAEA" w14:textId="77777777" w:rsidR="003E1D99" w:rsidRDefault="003E1D99" w:rsidP="003E1D99">
      <w:pPr>
        <w:spacing w:line="360" w:lineRule="auto"/>
      </w:pPr>
    </w:p>
    <w:p w14:paraId="6223F8D5" w14:textId="75FF146E" w:rsidR="003E1D99" w:rsidRDefault="003E1D99" w:rsidP="003E1D99">
      <w:pPr>
        <w:spacing w:line="360" w:lineRule="auto"/>
      </w:pPr>
      <w:r>
        <w:t xml:space="preserve">My </w:t>
      </w:r>
      <w:r w:rsidR="00912FA9">
        <w:t xml:space="preserve">first </w:t>
      </w:r>
      <w:r>
        <w:t xml:space="preserve">objective is to understand whether communities who have been directly impacted by the carceral system differ -- in their perceptions of what carceral citizens deserve, views on policies that punish or help carceral citizens, and relationship between the two -- from people who have not been impacted. </w:t>
      </w:r>
    </w:p>
    <w:p w14:paraId="190DFDD0" w14:textId="77777777" w:rsidR="003E1D99" w:rsidRDefault="003E1D99" w:rsidP="003E1D99">
      <w:pPr>
        <w:spacing w:line="360" w:lineRule="auto"/>
        <w:rPr>
          <w:i/>
          <w:iCs/>
        </w:rPr>
      </w:pPr>
    </w:p>
    <w:p w14:paraId="48CEE6C2" w14:textId="7A48D3B7" w:rsidR="003E1D99" w:rsidRPr="006325BF" w:rsidRDefault="00912FA9" w:rsidP="003E1D99">
      <w:pPr>
        <w:spacing w:line="360" w:lineRule="auto"/>
        <w:rPr>
          <w:i/>
          <w:iCs/>
        </w:rPr>
      </w:pPr>
      <w:r>
        <w:rPr>
          <w:i/>
          <w:iCs/>
        </w:rPr>
        <w:t>Variables</w:t>
      </w:r>
    </w:p>
    <w:p w14:paraId="44778448" w14:textId="3E8A6FD5" w:rsidR="003E1D99" w:rsidRDefault="003E1D99" w:rsidP="003E1D99">
      <w:pPr>
        <w:spacing w:line="360" w:lineRule="auto"/>
      </w:pPr>
      <w:r>
        <w:t xml:space="preserve">Participants are asked whether, “in the past five years,” they or “someone they know well” had any of 12 experiences, including “been incarcerated in jail or prison, and “been a victim of violent crime.” They are reminded that their responses are confidential and can select both themselves and “someone they know well.” I am interested in how people who have been incarcerated, know incarcerated people, have been victims, and combinations of these differ from those who select “no/don’t know” – those who have not been impacted – so maintain these responses, but also create a binary treatment variable differentiating between all those who have been impacted versus those who are not impacted. </w:t>
      </w:r>
    </w:p>
    <w:p w14:paraId="381A95E6" w14:textId="77777777" w:rsidR="003E1D99" w:rsidRDefault="003E1D99" w:rsidP="003E1D99">
      <w:pPr>
        <w:spacing w:line="360" w:lineRule="auto"/>
      </w:pPr>
    </w:p>
    <w:p w14:paraId="5416987D" w14:textId="3FBD9964" w:rsidR="000200D7" w:rsidRDefault="00332D42" w:rsidP="000200D7">
      <w:pPr>
        <w:spacing w:line="360" w:lineRule="auto"/>
      </w:pPr>
      <w:r w:rsidRPr="00DE4A4F">
        <w:rPr>
          <w:noProof/>
        </w:rPr>
        <w:lastRenderedPageBreak/>
        <w:drawing>
          <wp:anchor distT="0" distB="0" distL="114300" distR="114300" simplePos="0" relativeHeight="251658240" behindDoc="0" locked="0" layoutInCell="1" allowOverlap="1" wp14:anchorId="3AA7C757" wp14:editId="5EB90D25">
            <wp:simplePos x="0" y="0"/>
            <wp:positionH relativeFrom="column">
              <wp:posOffset>3666653</wp:posOffset>
            </wp:positionH>
            <wp:positionV relativeFrom="paragraph">
              <wp:posOffset>83946</wp:posOffset>
            </wp:positionV>
            <wp:extent cx="2399030" cy="2581275"/>
            <wp:effectExtent l="0" t="0" r="1270" b="0"/>
            <wp:wrapSquare wrapText="bothSides"/>
            <wp:docPr id="933370960" name="Picture 1" descr="A screenshot of 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70960" name="Picture 1" descr="A screenshot of a repo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399030" cy="2581275"/>
                    </a:xfrm>
                    <a:prstGeom prst="rect">
                      <a:avLst/>
                    </a:prstGeom>
                  </pic:spPr>
                </pic:pic>
              </a:graphicData>
            </a:graphic>
            <wp14:sizeRelH relativeFrom="page">
              <wp14:pctWidth>0</wp14:pctWidth>
            </wp14:sizeRelH>
            <wp14:sizeRelV relativeFrom="page">
              <wp14:pctHeight>0</wp14:pctHeight>
            </wp14:sizeRelV>
          </wp:anchor>
        </w:drawing>
      </w:r>
      <w:r w:rsidR="003E1D99">
        <w:t xml:space="preserve">I use different measures for impact at different stages in my analysis. </w:t>
      </w:r>
      <w:proofErr w:type="gramStart"/>
      <w:r w:rsidR="003E1D99">
        <w:t>First,</w:t>
      </w:r>
      <w:r w:rsidRPr="00332D42">
        <w:rPr>
          <w:noProof/>
        </w:rPr>
        <w:t xml:space="preserve"> </w:t>
      </w:r>
      <w:r w:rsidR="003E1D99">
        <w:t xml:space="preserve"> I</w:t>
      </w:r>
      <w:proofErr w:type="gramEnd"/>
      <w:r w:rsidR="003E1D99">
        <w:t xml:space="preserve"> create a binary impact variable (any impact) that reflects whether a respondent has been impacted in any way or not at all. While the binary variable reduces distinct and differently cumulative experiences into one, it will allow for a first straightforward comparison of groups, and avoid scaling challenges – particularly that arise given group size variability challenges, as the sample population shrinks/varies across assortments of experiences (for example, I found that 9 participants had both been and know someone incarcerated, and been a victim of violent crime, whereas 206 know someone incarcerated and a victim, but 145 only know a victim and 274 only know someone incarcerated). </w:t>
      </w:r>
    </w:p>
    <w:p w14:paraId="41C64DCE" w14:textId="77777777" w:rsidR="00332D42" w:rsidRDefault="00332D42" w:rsidP="000200D7">
      <w:pPr>
        <w:spacing w:line="360" w:lineRule="auto"/>
      </w:pPr>
    </w:p>
    <w:p w14:paraId="06A38FF1" w14:textId="27F3EEA3" w:rsidR="000200D7" w:rsidRDefault="000200D7" w:rsidP="000200D7">
      <w:pPr>
        <w:spacing w:line="360" w:lineRule="auto"/>
      </w:pPr>
      <w:r w:rsidRPr="00100B73">
        <w:t>Respondents</w:t>
      </w:r>
      <w:r>
        <w:t xml:space="preserve">’ perceptions of group deservingness serve first as dependent, and later in the analysis independent variables. </w:t>
      </w:r>
    </w:p>
    <w:p w14:paraId="4BD5D5B6" w14:textId="77777777" w:rsidR="000200D7" w:rsidRDefault="000200D7" w:rsidP="000200D7">
      <w:pPr>
        <w:spacing w:line="360" w:lineRule="auto"/>
      </w:pPr>
    </w:p>
    <w:p w14:paraId="657473B1" w14:textId="77777777" w:rsidR="000200D7" w:rsidRDefault="000200D7" w:rsidP="000200D7">
      <w:pPr>
        <w:spacing w:line="360" w:lineRule="auto"/>
      </w:pPr>
      <w:r>
        <w:t xml:space="preserve">As in Kreitzer and Smith’s original empirical mapping of perceptions of deservingness and power, participants are asked to consider the following prompt before reviewing a total of 65 groups: </w:t>
      </w:r>
    </w:p>
    <w:p w14:paraId="3F873F91" w14:textId="77777777" w:rsidR="000200D7" w:rsidRPr="0081458F" w:rsidRDefault="000200D7" w:rsidP="000200D7">
      <w:pPr>
        <w:ind w:left="720"/>
        <w:rPr>
          <w:i/>
          <w:iCs/>
        </w:rPr>
      </w:pPr>
      <w:r w:rsidRPr="0081458F">
        <w:rPr>
          <w:i/>
          <w:iCs/>
        </w:rPr>
        <w:t>Some people, groups, and organizations are viewed as contributing to the general welfare of society and worthy, and thus are deserving of sympathy, pity, or help. Typically, we describe members of these groups as good, smart, hardworking, loyal, disciplined, generous, caring of others, respectful, and creative.</w:t>
      </w:r>
      <w:r w:rsidRPr="0081458F">
        <w:rPr>
          <w:i/>
          <w:iCs/>
        </w:rPr>
        <w:br/>
      </w:r>
      <w:r w:rsidRPr="0081458F">
        <w:rPr>
          <w:i/>
          <w:iCs/>
        </w:rPr>
        <w:br/>
        <w:t>Meanwhile, there are many other groups that are viewed as a burden to the general welfare of society, and are believed to be undeserving of sympathy, pity, or help. Typically, we describe members of these groups as greedy, disrespectful, disloyal, immoral, disgusting, dangerous, lazy, and expect others to care for them.</w:t>
      </w:r>
      <w:r w:rsidRPr="0081458F">
        <w:rPr>
          <w:i/>
          <w:iCs/>
        </w:rPr>
        <w:br/>
      </w:r>
      <w:r w:rsidRPr="0081458F">
        <w:rPr>
          <w:i/>
          <w:iCs/>
        </w:rPr>
        <w:br/>
        <w:t>Based on what you know about these groups, how deserving or undeserving would you say each of these groups are, generally speaking? Here, 0 means most people in that group are completely undeserving. 100 means most people in that group are very deserving.</w:t>
      </w:r>
    </w:p>
    <w:p w14:paraId="429E7797" w14:textId="77777777" w:rsidR="000200D7" w:rsidRDefault="000200D7" w:rsidP="000200D7">
      <w:pPr>
        <w:spacing w:line="360" w:lineRule="auto"/>
      </w:pPr>
    </w:p>
    <w:p w14:paraId="545EB47F" w14:textId="77777777" w:rsidR="000200D7" w:rsidRDefault="000200D7" w:rsidP="000200D7">
      <w:pPr>
        <w:spacing w:line="360" w:lineRule="auto"/>
      </w:pPr>
      <w:r>
        <w:lastRenderedPageBreak/>
        <w:t>Participants indicate their perception of groups’ deservingness using a 0-100 slider scale that was set to 50.</w:t>
      </w:r>
      <w:r w:rsidRPr="00F243B0">
        <w:t xml:space="preserve"> </w:t>
      </w:r>
      <w:proofErr w:type="gramStart"/>
      <w:r>
        <w:t>In order to</w:t>
      </w:r>
      <w:proofErr w:type="gramEnd"/>
      <w:r>
        <w:t xml:space="preserve"> include a wide and detailed range of groups, participants were randomly assorted into </w:t>
      </w:r>
      <w:r w:rsidRPr="00F243B0">
        <w:t xml:space="preserve">three </w:t>
      </w:r>
      <w:r>
        <w:t>sections</w:t>
      </w:r>
      <w:r w:rsidRPr="00F243B0">
        <w:t xml:space="preserve"> (A, B, and C). All three </w:t>
      </w:r>
      <w:r>
        <w:t>respondent sections</w:t>
      </w:r>
      <w:r w:rsidRPr="00F243B0">
        <w:t xml:space="preserve"> </w:t>
      </w:r>
      <w:r>
        <w:t xml:space="preserve">evaluated randomized lists of groups that included “criminals,” “incarcerated people/prisoners,” and “incarcerated women,” among other non-carceral groups, providing a sample of approximately 2,244 respondents after cleaning. Of these approximately 1,005 </w:t>
      </w:r>
      <w:proofErr w:type="gramStart"/>
      <w:r>
        <w:t>report</w:t>
      </w:r>
      <w:proofErr w:type="gramEnd"/>
      <w:r>
        <w:t xml:space="preserve"> being impacted in some way – either having been a victim of violent crime or knowing well a victim of violent crime, having been or knowing someone well who has been incarcerated, or combinations thereof (</w:t>
      </w:r>
      <w:r w:rsidRPr="006325BF">
        <w:rPr>
          <w:highlight w:val="yellow"/>
        </w:rPr>
        <w:t>totals in Table X</w:t>
      </w:r>
      <w:r>
        <w:t xml:space="preserve">). </w:t>
      </w:r>
    </w:p>
    <w:p w14:paraId="503F4168" w14:textId="77777777" w:rsidR="000200D7" w:rsidRDefault="000200D7" w:rsidP="000200D7">
      <w:pPr>
        <w:spacing w:line="360" w:lineRule="auto"/>
      </w:pPr>
    </w:p>
    <w:p w14:paraId="25BD0162" w14:textId="77777777" w:rsidR="000200D7" w:rsidRDefault="000200D7" w:rsidP="000200D7">
      <w:pPr>
        <w:spacing w:line="360" w:lineRule="auto"/>
      </w:pPr>
      <w:r>
        <w:t>Section</w:t>
      </w:r>
      <w:r w:rsidRPr="00F243B0">
        <w:t xml:space="preserve"> A also evaluates “incarcerated parents” and “exonerated/wrongfully convicted.” </w:t>
      </w:r>
      <w:r>
        <w:t>Section</w:t>
      </w:r>
      <w:r w:rsidRPr="00F243B0">
        <w:t xml:space="preserve"> C evaluate the deservingness/power of “formerly incarcerated/ex-felons” and “sex offenders.”</w:t>
      </w:r>
      <w:r>
        <w:t xml:space="preserve"> </w:t>
      </w:r>
      <w:commentRangeStart w:id="19"/>
      <w:r>
        <w:t>Because only one third of respondents evaluated these carceral groups, I [……].</w:t>
      </w:r>
      <w:commentRangeEnd w:id="19"/>
      <w:r w:rsidR="00745DCB">
        <w:rPr>
          <w:rStyle w:val="CommentReference"/>
        </w:rPr>
        <w:commentReference w:id="19"/>
      </w:r>
    </w:p>
    <w:p w14:paraId="5EEAD4D5" w14:textId="77777777" w:rsidR="000200D7" w:rsidRPr="00A57D24" w:rsidRDefault="000200D7" w:rsidP="000200D7">
      <w:pPr>
        <w:spacing w:line="360" w:lineRule="auto"/>
      </w:pPr>
      <w:r>
        <w:t>I will maintain each group as their own variables, and create two aggregates:</w:t>
      </w:r>
    </w:p>
    <w:p w14:paraId="71F3CD1D" w14:textId="77777777" w:rsidR="000200D7" w:rsidRDefault="000200D7" w:rsidP="000200D7">
      <w:pPr>
        <w:pStyle w:val="ListParagraph"/>
        <w:numPr>
          <w:ilvl w:val="0"/>
          <w:numId w:val="5"/>
        </w:numPr>
        <w:spacing w:line="360" w:lineRule="auto"/>
        <w:ind w:left="720"/>
      </w:pPr>
      <w:r>
        <w:t xml:space="preserve">A “total incarcerated” variable will combine all groups. </w:t>
      </w:r>
    </w:p>
    <w:p w14:paraId="3110B44B" w14:textId="77777777" w:rsidR="000200D7" w:rsidRPr="00A57D24" w:rsidRDefault="000200D7" w:rsidP="000200D7">
      <w:pPr>
        <w:pStyle w:val="ListParagraph"/>
        <w:numPr>
          <w:ilvl w:val="0"/>
          <w:numId w:val="5"/>
        </w:numPr>
        <w:spacing w:line="360" w:lineRule="auto"/>
        <w:ind w:left="720"/>
      </w:pPr>
      <w:r>
        <w:t>A “core incarcerated” variable will combine specifically ‘criminals’ and ‘incarcerated people/prisoners.’</w:t>
      </w:r>
    </w:p>
    <w:p w14:paraId="68E1644E" w14:textId="2DDE721F" w:rsidR="000200D7" w:rsidRPr="00DE3BD8" w:rsidRDefault="000200D7" w:rsidP="000200D7">
      <w:pPr>
        <w:spacing w:line="360" w:lineRule="auto"/>
      </w:pPr>
      <w:r>
        <w:t xml:space="preserve">I am interested in these groups as separate independent variables but also create two aggregate variables: a “total incarcerated” that combines all groups, and a “core incarcerated” variable that will combine specifically deservingness of ‘criminals’ and ‘incarcerated people/prisoners.’ Survey respondents were also to assess the deservingness of groups related to both the carceral subsets and subsequent policy questions, which I </w:t>
      </w:r>
      <w:proofErr w:type="gramStart"/>
      <w:r>
        <w:t>am able to</w:t>
      </w:r>
      <w:proofErr w:type="gramEnd"/>
      <w:r>
        <w:t xml:space="preserve"> use as reference to understand whether impacted groups differ from non-impacted groups in how they differentiation between incarcerated and non-incarcerated ‘types,’ and whether differences in perceptions of groups shape views on policy. These include children, mothers, students, voters, poor families, blue collar workers, working class Americans, labor unions, and parents of undocumented children. </w:t>
      </w:r>
    </w:p>
    <w:p w14:paraId="29D1F3FB" w14:textId="77777777" w:rsidR="000200D7" w:rsidRDefault="000200D7" w:rsidP="000200D7">
      <w:pPr>
        <w:spacing w:line="360" w:lineRule="auto"/>
      </w:pPr>
    </w:p>
    <w:p w14:paraId="7689B062" w14:textId="77777777" w:rsidR="000200D7" w:rsidRDefault="000200D7" w:rsidP="000200D7">
      <w:pPr>
        <w:spacing w:line="360" w:lineRule="auto"/>
      </w:pPr>
      <w:r>
        <w:rPr>
          <w:i/>
          <w:iCs/>
        </w:rPr>
        <w:t>Standardization</w:t>
      </w:r>
      <w:r>
        <w:t xml:space="preserve">: Following Kreitzer and Smith (2023), who point out some survey participants’ tendency to be “gracious in their evaluations of a range of groups while others…may be </w:t>
      </w:r>
      <w:proofErr w:type="spellStart"/>
      <w:r>
        <w:t>dispositionally</w:t>
      </w:r>
      <w:proofErr w:type="spellEnd"/>
      <w:r>
        <w:t xml:space="preserve"> </w:t>
      </w:r>
      <w:proofErr w:type="spellStart"/>
      <w:r>
        <w:t>judgemental</w:t>
      </w:r>
      <w:proofErr w:type="spellEnd"/>
      <w:r>
        <w:t xml:space="preserve">,” I use standardize deservingness scores adjusted using the </w:t>
      </w:r>
      <w:r>
        <w:lastRenderedPageBreak/>
        <w:t>“difference between the score a respondent gives to a given group and the average score the respondent gave across all groups.”</w:t>
      </w:r>
    </w:p>
    <w:p w14:paraId="1B409564" w14:textId="77777777" w:rsidR="000200D7" w:rsidRDefault="000200D7" w:rsidP="000200D7">
      <w:pPr>
        <w:spacing w:line="360" w:lineRule="auto"/>
      </w:pPr>
    </w:p>
    <w:p w14:paraId="17AFE57D" w14:textId="77777777" w:rsidR="000200D7" w:rsidRDefault="000200D7" w:rsidP="000200D7">
      <w:pPr>
        <w:spacing w:line="360" w:lineRule="auto"/>
        <w:ind w:left="720"/>
      </w:pPr>
      <w:r>
        <w:rPr>
          <w:b/>
          <w:bCs/>
        </w:rPr>
        <w:t>Analysis</w:t>
      </w:r>
      <w:r w:rsidRPr="006E20A6">
        <w:rPr>
          <w:b/>
          <w:bCs/>
        </w:rPr>
        <w:t xml:space="preserve"> 1: </w:t>
      </w:r>
      <w:r>
        <w:t xml:space="preserve">In order to establish the extent to which respondents differentiate between these carceral types, and also differentiate them relative to non-incarcerated ‘reference groups,’ I follow Kreitzer and Smith once again in mapping the average scores of all respondent’ perceptions of group deservingness (however, they also plot for perceptions of power, which I don’t address in this paper), and accounting for variance in standard deviations across carceral groups to understand the degree to which consensus varies as carceral citizens are humanized or identified by their crime/conviction. </w:t>
      </w:r>
    </w:p>
    <w:p w14:paraId="52039CD0" w14:textId="77777777" w:rsidR="000200D7" w:rsidRDefault="000200D7" w:rsidP="000200D7">
      <w:pPr>
        <w:spacing w:line="360" w:lineRule="auto"/>
      </w:pPr>
    </w:p>
    <w:p w14:paraId="047316B3" w14:textId="37CA931A" w:rsidR="00AD368D" w:rsidRDefault="000200D7" w:rsidP="005D5C09">
      <w:pPr>
        <w:spacing w:line="360" w:lineRule="auto"/>
      </w:pPr>
      <w:r>
        <w:t>Next, I explore whether groups who are impacted by the carceral system hold different perceptions of carceral deservingness than one another, and those who are not impacted</w:t>
      </w:r>
      <w:r w:rsidR="002B59E1">
        <w:t xml:space="preserve"> using</w:t>
      </w:r>
      <w:r>
        <w:t xml:space="preserve"> regression and ANOVA</w:t>
      </w:r>
      <w:r w:rsidR="002B59E1">
        <w:t>.</w:t>
      </w:r>
      <w:r w:rsidR="00E57D3A">
        <w:t xml:space="preserve"> To do so, I create control variables:</w:t>
      </w:r>
    </w:p>
    <w:p w14:paraId="0126F302" w14:textId="77777777" w:rsidR="00BB62A5" w:rsidRDefault="00BB62A5" w:rsidP="00BB62A5">
      <w:pPr>
        <w:spacing w:line="360" w:lineRule="auto"/>
      </w:pPr>
    </w:p>
    <w:p w14:paraId="510ACABF" w14:textId="4E454734" w:rsidR="00AD368D" w:rsidRDefault="00BB62A5" w:rsidP="005D5C09">
      <w:pPr>
        <w:spacing w:line="360" w:lineRule="auto"/>
      </w:pPr>
      <w:commentRangeStart w:id="20"/>
      <w:r>
        <w:t>Control Variables</w:t>
      </w:r>
      <w:commentRangeEnd w:id="20"/>
      <w:r>
        <w:rPr>
          <w:rStyle w:val="CommentReference"/>
        </w:rPr>
        <w:commentReference w:id="20"/>
      </w:r>
    </w:p>
    <w:p w14:paraId="51447F37" w14:textId="19B1EE4B" w:rsidR="00000466" w:rsidRDefault="00E57D3A" w:rsidP="00000466">
      <w:pPr>
        <w:spacing w:line="360" w:lineRule="auto"/>
      </w:pPr>
      <w:r>
        <w:t>Beliefs</w:t>
      </w:r>
      <w:r w:rsidR="00202480">
        <w:t xml:space="preserve"> about what incarcerated people deserve certainly may reflect punitiveness. This impulse to punish and support punitive, rather than rehabilitative policies through retributivist justifications is heightened in the US by cultures of individualism, meritocracy, and [], and conditioned by existing punitive policies and discourse. However, “mushiness” of punitiveness and idiosyncrasies discussed suggest it is not the overriding factor. </w:t>
      </w:r>
      <w:r w:rsidR="00000466">
        <w:t xml:space="preserve">Punitiveness is usually measured by support for “tough on crime” policies, particularly the death penalty as it is strictly ‘expressive’ rather than rehabilitative or utilitarian as it has no deterrent effect on homicide rates (Enns 2016, Nagin and Pepper 2012). </w:t>
      </w:r>
      <w:r>
        <w:t xml:space="preserve">Studies also measure public punitiveness with self-reports on beliefs about the purpose of incarceration – rehabilitation versus punishment. </w:t>
      </w:r>
    </w:p>
    <w:p w14:paraId="041850F8" w14:textId="77777777" w:rsidR="00000466" w:rsidRDefault="00000466" w:rsidP="00000466">
      <w:pPr>
        <w:spacing w:line="360" w:lineRule="auto"/>
      </w:pPr>
    </w:p>
    <w:p w14:paraId="61C07FCD" w14:textId="16074CED" w:rsidR="00000466" w:rsidRDefault="00000466" w:rsidP="00000466">
      <w:pPr>
        <w:spacing w:line="360" w:lineRule="auto"/>
      </w:pPr>
      <w:r>
        <w:t>I measure p</w:t>
      </w:r>
      <w:r w:rsidRPr="00100B73">
        <w:t xml:space="preserve">unitiveness will be measured with </w:t>
      </w:r>
      <w:r w:rsidRPr="007608F2">
        <w:t>two</w:t>
      </w:r>
      <w:r w:rsidRPr="00100B73">
        <w:t xml:space="preserve"> variables. The first measure will be a 7-point scale question reflecting respondent’s views about the purpose of incarceration</w:t>
      </w:r>
      <w:r>
        <w:t xml:space="preserve">, and whether participants see the purpose being about “punishing incarcerated individuals for past actions” or rehabilitation. </w:t>
      </w:r>
      <w:r w:rsidRPr="437AE678">
        <w:t xml:space="preserve">While this question could reflect positive responses, rather than normative beliefs about what should be, it will be coupled with a composite variable made up of respondents’ </w:t>
      </w:r>
      <w:r w:rsidRPr="437AE678">
        <w:lastRenderedPageBreak/>
        <w:t xml:space="preserve">support for the death penalty “for people convicted of murder” and “maintaining the use of life without the possibility of parole sentences.” Responses will be measured on a 5-point Likert scale, in a question cluster that includes additional criminal legal/prison policies. The order in which respondents see the two policy questions as well as policy questions versus the purpose of punishment will be randomized. </w:t>
      </w:r>
    </w:p>
    <w:p w14:paraId="223EA8E5" w14:textId="77777777" w:rsidR="00332D42" w:rsidRDefault="00332D42" w:rsidP="00332D42">
      <w:pPr>
        <w:spacing w:line="360" w:lineRule="auto"/>
      </w:pPr>
    </w:p>
    <w:p w14:paraId="24DF9681" w14:textId="51C139E7" w:rsidR="00E57D3A" w:rsidRPr="00332D42" w:rsidRDefault="00E57D3A" w:rsidP="00332D42">
      <w:pPr>
        <w:spacing w:line="360" w:lineRule="auto"/>
      </w:pPr>
      <w:r>
        <w:t>In the survey, participants are asked their view on “allow[</w:t>
      </w:r>
      <w:proofErr w:type="spellStart"/>
      <w:r>
        <w:t>ing</w:t>
      </w:r>
      <w:proofErr w:type="spellEnd"/>
      <w:r>
        <w:t>] the death penalty for people convicted of murder.” First, a binary punitiveness variable will reflect whether respondents either support or strongly support the death penalty (0</w:t>
      </w:r>
      <w:proofErr w:type="gramStart"/>
      <w:r>
        <w:t>), or</w:t>
      </w:r>
      <w:proofErr w:type="gramEnd"/>
      <w:r>
        <w:t xml:space="preserve"> oppose or strongly oppose the death penalty (1). </w:t>
      </w:r>
      <w:r w:rsidRPr="00332D42">
        <w:rPr>
          <w:i/>
          <w:iCs/>
          <w:highlight w:val="yellow"/>
        </w:rPr>
        <w:t>I don’t know what to do with people who are unsure – partially want to say that being unsure about the death penalty reflects a strong degree of punitiveness.</w:t>
      </w:r>
      <w:r w:rsidRPr="00332D42">
        <w:rPr>
          <w:i/>
          <w:iCs/>
        </w:rPr>
        <w:t xml:space="preserve"> </w:t>
      </w:r>
      <w:r w:rsidR="00332D42">
        <w:t>I will also create a composite punitiveness score combining sliding scale and punitive policy responses.</w:t>
      </w:r>
    </w:p>
    <w:p w14:paraId="309DA4B0" w14:textId="77777777" w:rsidR="00E57D3A" w:rsidRDefault="00E57D3A" w:rsidP="00E57D3A">
      <w:pPr>
        <w:spacing w:line="360" w:lineRule="auto"/>
      </w:pPr>
    </w:p>
    <w:p w14:paraId="1B9C3CB3" w14:textId="77777777" w:rsidR="00AB5E4A" w:rsidRDefault="00AB5E4A" w:rsidP="00AB5E4A">
      <w:pPr>
        <w:spacing w:line="360" w:lineRule="auto"/>
        <w:rPr>
          <w:rFonts w:ascii="Arial" w:hAnsi="Arial" w:cs="Arial"/>
          <w:i/>
          <w:iCs/>
          <w:sz w:val="23"/>
          <w:szCs w:val="23"/>
        </w:rPr>
      </w:pPr>
      <w:commentRangeStart w:id="21"/>
      <w:r w:rsidRPr="00786A24">
        <w:rPr>
          <w:i/>
          <w:iCs/>
          <w:sz w:val="23"/>
          <w:szCs w:val="23"/>
        </w:rPr>
        <w:t xml:space="preserve">Party and </w:t>
      </w:r>
      <w:r>
        <w:rPr>
          <w:i/>
          <w:iCs/>
          <w:sz w:val="23"/>
          <w:szCs w:val="23"/>
        </w:rPr>
        <w:t xml:space="preserve">Political </w:t>
      </w:r>
      <w:r w:rsidRPr="00786A24">
        <w:rPr>
          <w:i/>
          <w:iCs/>
          <w:sz w:val="23"/>
          <w:szCs w:val="23"/>
        </w:rPr>
        <w:t xml:space="preserve">Ideology </w:t>
      </w:r>
      <w:commentRangeEnd w:id="21"/>
      <w:r>
        <w:rPr>
          <w:rStyle w:val="CommentReference"/>
        </w:rPr>
        <w:commentReference w:id="21"/>
      </w:r>
    </w:p>
    <w:p w14:paraId="53D165E9" w14:textId="77777777" w:rsidR="00AB5E4A" w:rsidRPr="008010B8" w:rsidRDefault="00AB5E4A" w:rsidP="00AB5E4A">
      <w:pPr>
        <w:spacing w:line="360" w:lineRule="auto"/>
        <w:rPr>
          <w:rFonts w:ascii="Arial" w:hAnsi="Arial" w:cs="Arial"/>
          <w:i/>
          <w:iCs/>
          <w:sz w:val="23"/>
          <w:szCs w:val="23"/>
        </w:rPr>
      </w:pPr>
      <w:r w:rsidRPr="008010B8">
        <w:rPr>
          <w:sz w:val="23"/>
          <w:szCs w:val="23"/>
        </w:rPr>
        <w:t xml:space="preserve">What </w:t>
      </w:r>
      <w:proofErr w:type="spellStart"/>
      <w:r w:rsidRPr="008010B8">
        <w:rPr>
          <w:sz w:val="23"/>
          <w:szCs w:val="23"/>
        </w:rPr>
        <w:t>Waquant</w:t>
      </w:r>
      <w:proofErr w:type="spellEnd"/>
      <w:r w:rsidRPr="008010B8">
        <w:rPr>
          <w:sz w:val="23"/>
          <w:szCs w:val="23"/>
        </w:rPr>
        <w:t xml:space="preserve"> (2009) coins as the “trope of individual responsibility” – a foundational logic of the American punitive turn that deconstructed welfare and accelerated mass incarceration – is embroiled with but also distinguishable from political party and ideology. Republicans and conservatives hold more punitive beliefs, and states with Republican-dominated legislators produce more punitive policies (Enns 2016). Negative affective reactions to “carceral citizens,” and an evolutionary retributivist impulse will comport with many ideological conservatives’ worldviews – I expect they will show less variability in their deservingness evaluations across groups of carceral citizens, which will be more negative and comport with less support for policy.</w:t>
      </w:r>
    </w:p>
    <w:p w14:paraId="233F6F0B" w14:textId="77777777" w:rsidR="00AB5E4A" w:rsidRPr="008010B8" w:rsidRDefault="00AB5E4A" w:rsidP="00AB5E4A">
      <w:pPr>
        <w:spacing w:line="360" w:lineRule="auto"/>
        <w:rPr>
          <w:sz w:val="23"/>
          <w:szCs w:val="23"/>
        </w:rPr>
      </w:pPr>
    </w:p>
    <w:p w14:paraId="5393B2D7" w14:textId="77777777" w:rsidR="00AB5E4A" w:rsidRPr="008010B8" w:rsidRDefault="00AB5E4A" w:rsidP="00AB5E4A">
      <w:pPr>
        <w:spacing w:line="360" w:lineRule="auto"/>
        <w:rPr>
          <w:sz w:val="23"/>
          <w:szCs w:val="23"/>
        </w:rPr>
      </w:pPr>
      <w:commentRangeStart w:id="22"/>
      <w:r w:rsidRPr="008010B8">
        <w:rPr>
          <w:sz w:val="23"/>
          <w:szCs w:val="23"/>
        </w:rPr>
        <w:t xml:space="preserve">Democrats, I expect, </w:t>
      </w:r>
      <w:commentRangeEnd w:id="22"/>
      <w:r>
        <w:rPr>
          <w:rStyle w:val="CommentReference"/>
        </w:rPr>
        <w:commentReference w:id="22"/>
      </w:r>
      <w:r w:rsidRPr="008010B8">
        <w:rPr>
          <w:sz w:val="23"/>
          <w:szCs w:val="23"/>
        </w:rPr>
        <w:t xml:space="preserve">will vary more than Republicans in their evaluations of sub-groups, as many note the that punitiveness is almost pre-determined within conservative ideology (Burton et al 2020, </w:t>
      </w:r>
      <w:proofErr w:type="spellStart"/>
      <w:r w:rsidRPr="008010B8">
        <w:rPr>
          <w:sz w:val="23"/>
          <w:szCs w:val="23"/>
        </w:rPr>
        <w:t>Mancici</w:t>
      </w:r>
      <w:proofErr w:type="spellEnd"/>
      <w:r w:rsidRPr="008010B8">
        <w:rPr>
          <w:sz w:val="23"/>
          <w:szCs w:val="23"/>
        </w:rPr>
        <w:t xml:space="preserve"> et al 2021, Wilson et al 2015). While </w:t>
      </w:r>
      <w:proofErr w:type="spellStart"/>
      <w:r w:rsidRPr="008010B8">
        <w:rPr>
          <w:sz w:val="23"/>
          <w:szCs w:val="23"/>
        </w:rPr>
        <w:t>Sniderman</w:t>
      </w:r>
      <w:proofErr w:type="spellEnd"/>
      <w:r w:rsidRPr="008010B8">
        <w:rPr>
          <w:sz w:val="23"/>
          <w:szCs w:val="23"/>
        </w:rPr>
        <w:t xml:space="preserve"> and Piazza (1993) contend Democrats’ punitiveness reflects ideological beliefs about personal responsibility and the rule of law, </w:t>
      </w:r>
      <w:proofErr w:type="spellStart"/>
      <w:r w:rsidRPr="008010B8">
        <w:rPr>
          <w:sz w:val="23"/>
          <w:szCs w:val="23"/>
        </w:rPr>
        <w:t>Chouhy</w:t>
      </w:r>
      <w:proofErr w:type="spellEnd"/>
      <w:r w:rsidRPr="008010B8">
        <w:rPr>
          <w:sz w:val="23"/>
          <w:szCs w:val="23"/>
        </w:rPr>
        <w:t xml:space="preserve"> and colleagues (2022) recently find evidence that Republican opposition may be more reflective of punitiveness, where for Democrats, opposition is more strongly driven by “culture of control” impulses to think of citizenship desert in terms of merits (Miller and Alexander 2016). </w:t>
      </w:r>
    </w:p>
    <w:p w14:paraId="6440C4A2" w14:textId="77777777" w:rsidR="00AB5E4A" w:rsidRDefault="00AB5E4A" w:rsidP="00AB5E4A"/>
    <w:p w14:paraId="23C47596" w14:textId="77777777" w:rsidR="00AB5E4A" w:rsidRDefault="00AB5E4A" w:rsidP="00AB5E4A">
      <w:pPr>
        <w:spacing w:line="360" w:lineRule="auto"/>
        <w:rPr>
          <w:sz w:val="23"/>
          <w:szCs w:val="23"/>
        </w:rPr>
      </w:pPr>
      <w:commentRangeStart w:id="23"/>
      <w:r w:rsidRPr="008010B8">
        <w:rPr>
          <w:sz w:val="23"/>
          <w:szCs w:val="23"/>
        </w:rPr>
        <w:lastRenderedPageBreak/>
        <w:t xml:space="preserve">Further, racial resentment </w:t>
      </w:r>
      <w:commentRangeEnd w:id="23"/>
      <w:r>
        <w:rPr>
          <w:rStyle w:val="CommentReference"/>
        </w:rPr>
        <w:commentReference w:id="23"/>
      </w:r>
      <w:r w:rsidRPr="008010B8">
        <w:rPr>
          <w:sz w:val="23"/>
          <w:szCs w:val="23"/>
        </w:rPr>
        <w:t>may also serve as a party through-line – because Democrats are punitive and more supportive of carceral voting policies than Republicans, “symbolic racism is most strongly associated with support for felony disenfranchisement for Democrats than Republicans” (</w:t>
      </w:r>
      <w:proofErr w:type="spellStart"/>
      <w:r w:rsidRPr="008010B8">
        <w:rPr>
          <w:sz w:val="23"/>
          <w:szCs w:val="23"/>
        </w:rPr>
        <w:t>Chouhy</w:t>
      </w:r>
      <w:proofErr w:type="spellEnd"/>
      <w:r w:rsidRPr="008010B8">
        <w:rPr>
          <w:sz w:val="23"/>
          <w:szCs w:val="23"/>
        </w:rPr>
        <w:t xml:space="preserve"> et al. 2022).  Further findings that framing criminal legal policy in racial terms </w:t>
      </w:r>
      <w:r w:rsidRPr="008010B8">
        <w:rPr>
          <w:i/>
          <w:iCs/>
          <w:sz w:val="23"/>
          <w:szCs w:val="23"/>
        </w:rPr>
        <w:t>increases</w:t>
      </w:r>
      <w:r w:rsidRPr="008010B8">
        <w:rPr>
          <w:sz w:val="23"/>
          <w:szCs w:val="23"/>
        </w:rPr>
        <w:t xml:space="preserve"> white support for punitive policies make clear and of particular interest that Democrats’ punitiveness also reflects racial resentment. And importantly, racial differences will extend into political and ideological groups – a survey fielded by The Sentencing Project in 2022 showed that among liberals and democrats respectively, support for incarcerated voting drops by over 20% from Black to white respondents. </w:t>
      </w:r>
    </w:p>
    <w:p w14:paraId="5FFD812A" w14:textId="77777777" w:rsidR="00BB62A5" w:rsidRDefault="00BB62A5" w:rsidP="00BB62A5">
      <w:pPr>
        <w:spacing w:line="360" w:lineRule="auto"/>
        <w:rPr>
          <w:sz w:val="23"/>
          <w:szCs w:val="23"/>
          <w:u w:val="single"/>
        </w:rPr>
      </w:pPr>
    </w:p>
    <w:p w14:paraId="387EA95A" w14:textId="73CAF337" w:rsidR="00BB62A5" w:rsidRPr="00BB62A5" w:rsidRDefault="00BB62A5" w:rsidP="00BB62A5">
      <w:pPr>
        <w:spacing w:line="360" w:lineRule="auto"/>
        <w:rPr>
          <w:sz w:val="23"/>
          <w:szCs w:val="23"/>
        </w:rPr>
      </w:pPr>
      <w:r>
        <w:rPr>
          <w:sz w:val="23"/>
          <w:szCs w:val="23"/>
        </w:rPr>
        <w:t>To control for party affiliation, r</w:t>
      </w:r>
      <w:r w:rsidRPr="00BB62A5">
        <w:rPr>
          <w:sz w:val="23"/>
          <w:szCs w:val="23"/>
        </w:rPr>
        <w:t>espondents indicate whether they are Republican, Democrat, Independent, or ‘other party.’ I will dummy code party, using aggregate independent or other as my reference category, and a Republican dummy variable (1 for Republican, 0 for otherwise) and a Democrat dummy variable (1 for Democrat, 0 for otherwise).</w:t>
      </w:r>
      <w:r>
        <w:rPr>
          <w:sz w:val="23"/>
          <w:szCs w:val="23"/>
        </w:rPr>
        <w:t xml:space="preserve"> *strong/not</w:t>
      </w:r>
    </w:p>
    <w:p w14:paraId="42DFC333" w14:textId="77777777" w:rsidR="00AB5E4A" w:rsidRPr="008010B8" w:rsidRDefault="00AB5E4A" w:rsidP="00BB62A5">
      <w:pPr>
        <w:spacing w:line="360" w:lineRule="auto"/>
        <w:rPr>
          <w:sz w:val="23"/>
          <w:szCs w:val="23"/>
        </w:rPr>
      </w:pPr>
    </w:p>
    <w:p w14:paraId="52768B36" w14:textId="7FB84FC7" w:rsidR="00BB62A5" w:rsidRPr="00CF75F3" w:rsidRDefault="00BB62A5" w:rsidP="008358C6">
      <w:pPr>
        <w:spacing w:line="360" w:lineRule="auto"/>
        <w:rPr>
          <w:u w:val="single"/>
        </w:rPr>
      </w:pPr>
      <w:r>
        <w:rPr>
          <w:sz w:val="23"/>
          <w:szCs w:val="23"/>
        </w:rPr>
        <w:t xml:space="preserve">To capture a broader picture of political ideology, respondents are also asked questions about government funding, regulation, and taxation as measures of economic conservativism. They are also asked whether they </w:t>
      </w:r>
      <w:r>
        <w:t>consider themselves “liberal, conservative, or somewhere in between” on “questions of social policy, such as welfare, infrastructure, health care, education, and minority rights.”</w:t>
      </w:r>
      <w:r>
        <w:t xml:space="preserve"> </w:t>
      </w:r>
      <w:r w:rsidRPr="00BB62A5">
        <w:rPr>
          <w:highlight w:val="yellow"/>
        </w:rPr>
        <w:t>These allow me to create an ideology scale.</w:t>
      </w:r>
      <w:r>
        <w:t xml:space="preserve"> </w:t>
      </w:r>
    </w:p>
    <w:p w14:paraId="2CEDB413" w14:textId="28C77BC6" w:rsidR="00AB5E4A" w:rsidRDefault="00AB5E4A" w:rsidP="008358C6">
      <w:pPr>
        <w:spacing w:line="360" w:lineRule="auto"/>
      </w:pPr>
    </w:p>
    <w:p w14:paraId="36A0A23C" w14:textId="652F3C18" w:rsidR="00000466" w:rsidRPr="008358C6" w:rsidRDefault="008358C6" w:rsidP="008358C6">
      <w:pPr>
        <w:spacing w:line="360" w:lineRule="auto"/>
        <w:rPr>
          <w:sz w:val="23"/>
          <w:szCs w:val="23"/>
        </w:rPr>
      </w:pPr>
      <w:r>
        <w:rPr>
          <w:sz w:val="23"/>
          <w:szCs w:val="23"/>
        </w:rPr>
        <w:t xml:space="preserve">I will also control for respondent race and racial resentment. Respondents are asked </w:t>
      </w:r>
      <w:r w:rsidR="00BB62A5" w:rsidRPr="00BB62A5">
        <w:rPr>
          <w:sz w:val="23"/>
          <w:szCs w:val="23"/>
        </w:rPr>
        <w:t xml:space="preserve">whether they are </w:t>
      </w:r>
      <w:r w:rsidR="00BB62A5">
        <w:t>White, Black or African American, Native American/Alaska Native, Asian/Asian American, Native Hawaiian/Other Pacific Islander, Middle Eastern/North African, Hispanic/Latino/a/e, or “my preferred response is not listed</w:t>
      </w:r>
      <w:r w:rsidR="00BB62A5" w:rsidRPr="00BB62A5">
        <w:rPr>
          <w:sz w:val="23"/>
          <w:szCs w:val="23"/>
        </w:rPr>
        <w:t xml:space="preserve">.” Here, I will use an overly simplified racial binary category where 0 = respondents who only chose white, and 1 = respondents who identify with racial/ethnic groups other than white. </w:t>
      </w:r>
      <w:r>
        <w:t xml:space="preserve">To measure racial resentment, respondents are asked both </w:t>
      </w:r>
      <w:r w:rsidR="00000466">
        <w:t xml:space="preserve">the ANES Kinder Scales and FIRE Battery questions. </w:t>
      </w:r>
      <w:r w:rsidR="00AB5E4A">
        <w:t>S</w:t>
      </w:r>
      <w:r w:rsidR="00000466">
        <w:t>ome questions appropriately reverse-coded</w:t>
      </w:r>
      <w:r w:rsidR="00AB5E4A">
        <w:t xml:space="preserve"> such that strong agreement with the statement that “racial problems in the US are rare, isolated situations” and “I am fearful of people of other races” both count towards higher levels of racial resentment. </w:t>
      </w:r>
    </w:p>
    <w:p w14:paraId="5A6AE730" w14:textId="77777777" w:rsidR="00BB62A5" w:rsidRPr="00AB5E4A" w:rsidRDefault="00BB62A5" w:rsidP="005D5C09">
      <w:pPr>
        <w:spacing w:line="360" w:lineRule="auto"/>
      </w:pPr>
    </w:p>
    <w:p w14:paraId="2429E8B6" w14:textId="2A78DA0B" w:rsidR="00460263" w:rsidRDefault="00460263" w:rsidP="00460263">
      <w:pPr>
        <w:rPr>
          <w:sz w:val="23"/>
          <w:szCs w:val="23"/>
        </w:rPr>
      </w:pPr>
      <w:r>
        <w:lastRenderedPageBreak/>
        <w:t xml:space="preserve">I also control </w:t>
      </w:r>
      <w:r w:rsidR="002B59E1">
        <w:t xml:space="preserve">for demographic </w:t>
      </w:r>
      <w:r>
        <w:t xml:space="preserve">factors. I control for gender </w:t>
      </w:r>
      <w:r>
        <w:rPr>
          <w:sz w:val="23"/>
          <w:szCs w:val="23"/>
        </w:rPr>
        <w:t>with a</w:t>
      </w:r>
      <w:r>
        <w:rPr>
          <w:sz w:val="23"/>
          <w:szCs w:val="23"/>
        </w:rPr>
        <w:t xml:space="preserve"> binary variable</w:t>
      </w:r>
      <w:r>
        <w:rPr>
          <w:sz w:val="23"/>
          <w:szCs w:val="23"/>
        </w:rPr>
        <w:t xml:space="preserve"> where</w:t>
      </w:r>
      <w:r>
        <w:rPr>
          <w:sz w:val="23"/>
          <w:szCs w:val="23"/>
        </w:rPr>
        <w:t xml:space="preserve"> respondents who identified as genderqueer or ‘other’ (of which there were relatively few) will be randomly assigned to woman (0) and men (1).</w:t>
      </w:r>
    </w:p>
    <w:p w14:paraId="7288FC4C" w14:textId="76D1585E" w:rsidR="002B59E1" w:rsidRDefault="002B59E1" w:rsidP="005D5C09">
      <w:pPr>
        <w:spacing w:line="360" w:lineRule="auto"/>
      </w:pPr>
    </w:p>
    <w:p w14:paraId="62935E38" w14:textId="77777777" w:rsidR="00E57D3A" w:rsidRDefault="00AD368D" w:rsidP="00AD368D">
      <w:pPr>
        <w:pStyle w:val="ListParagraph"/>
        <w:numPr>
          <w:ilvl w:val="0"/>
          <w:numId w:val="11"/>
        </w:numPr>
        <w:rPr>
          <w:sz w:val="23"/>
          <w:szCs w:val="23"/>
        </w:rPr>
      </w:pPr>
      <w:r w:rsidRPr="00E57D3A">
        <w:rPr>
          <w:sz w:val="23"/>
          <w:szCs w:val="23"/>
          <w:u w:val="single"/>
        </w:rPr>
        <w:t>Location</w:t>
      </w:r>
      <w:r w:rsidRPr="00E57D3A">
        <w:rPr>
          <w:sz w:val="23"/>
          <w:szCs w:val="23"/>
        </w:rPr>
        <w:t xml:space="preserve"> – using information on participants state and county, I will create an albeit overly simplified binary for urban (0) or not-urban (1). </w:t>
      </w:r>
    </w:p>
    <w:p w14:paraId="08E7EDB3" w14:textId="77777777" w:rsidR="00E57D3A" w:rsidRDefault="00AD368D" w:rsidP="00AD368D">
      <w:pPr>
        <w:pStyle w:val="ListParagraph"/>
        <w:numPr>
          <w:ilvl w:val="0"/>
          <w:numId w:val="11"/>
        </w:numPr>
        <w:rPr>
          <w:sz w:val="23"/>
          <w:szCs w:val="23"/>
        </w:rPr>
      </w:pPr>
      <w:r w:rsidRPr="00E57D3A">
        <w:rPr>
          <w:sz w:val="23"/>
          <w:szCs w:val="23"/>
          <w:u w:val="single"/>
        </w:rPr>
        <w:t>Religious</w:t>
      </w:r>
      <w:r w:rsidRPr="00E57D3A">
        <w:rPr>
          <w:sz w:val="23"/>
          <w:szCs w:val="23"/>
        </w:rPr>
        <w:t xml:space="preserve"> – Respondents are asked their “with what religious affiliation, if any, [they] most strongly identify.”  First, I will create a binary variable indicating whether a respondent is/not religious (1 = non-religious, respondent selected “none,” 0 = religious, respondents selected Protestant, Catholic, Jewish, Muslim/Islam, or Other).</w:t>
      </w:r>
    </w:p>
    <w:p w14:paraId="4ECD82D0" w14:textId="017F3A30" w:rsidR="00AD368D" w:rsidRPr="00E57D3A" w:rsidRDefault="00AD368D" w:rsidP="00AD368D">
      <w:pPr>
        <w:pStyle w:val="ListParagraph"/>
        <w:numPr>
          <w:ilvl w:val="0"/>
          <w:numId w:val="11"/>
        </w:numPr>
        <w:rPr>
          <w:sz w:val="23"/>
          <w:szCs w:val="23"/>
        </w:rPr>
      </w:pPr>
      <w:r w:rsidRPr="00E57D3A">
        <w:rPr>
          <w:sz w:val="23"/>
          <w:szCs w:val="23"/>
          <w:u w:val="single"/>
        </w:rPr>
        <w:t>Religious Importance</w:t>
      </w:r>
      <w:r w:rsidRPr="00E57D3A">
        <w:rPr>
          <w:sz w:val="23"/>
          <w:szCs w:val="23"/>
        </w:rPr>
        <w:t xml:space="preserve"> </w:t>
      </w:r>
      <w:proofErr w:type="gramStart"/>
      <w:r w:rsidRPr="00E57D3A">
        <w:rPr>
          <w:sz w:val="23"/>
          <w:szCs w:val="23"/>
        </w:rPr>
        <w:t>--  If</w:t>
      </w:r>
      <w:proofErr w:type="gramEnd"/>
      <w:r w:rsidRPr="00E57D3A">
        <w:rPr>
          <w:sz w:val="23"/>
          <w:szCs w:val="23"/>
        </w:rPr>
        <w:t xml:space="preserve"> respondents select an on option (including ‘other’) besides ‘none,’ are asked “how important religion [is] in [their] life.” A binary variable will indicate whether religion is either “somewhat” or “very” important (0), or “not at all” or “not very” important (1).  </w:t>
      </w:r>
    </w:p>
    <w:p w14:paraId="703CFD6D" w14:textId="77777777" w:rsidR="00AD368D" w:rsidRDefault="00AD368D" w:rsidP="00AD368D">
      <w:pPr>
        <w:spacing w:line="360" w:lineRule="auto"/>
        <w:rPr>
          <w:u w:val="single"/>
        </w:rPr>
      </w:pPr>
    </w:p>
    <w:p w14:paraId="6ED3204D" w14:textId="5A91C6B8" w:rsidR="00AD368D" w:rsidRDefault="00AD368D" w:rsidP="00AD368D">
      <w:pPr>
        <w:spacing w:line="360" w:lineRule="auto"/>
        <w:jc w:val="center"/>
        <w:rPr>
          <w:sz w:val="23"/>
          <w:szCs w:val="23"/>
        </w:rPr>
      </w:pPr>
      <w:r w:rsidRPr="008E00BB">
        <w:rPr>
          <w:i/>
          <w:iCs/>
        </w:rPr>
        <w:t xml:space="preserve">Hypothesis 1: </w:t>
      </w:r>
      <w:r w:rsidR="00F50CFA" w:rsidRPr="00D7365F">
        <w:rPr>
          <w:sz w:val="23"/>
          <w:szCs w:val="23"/>
        </w:rPr>
        <w:t>People impacted by the carceral system – formerly incarcerated, with social/personal connections to incarcerated people, or victims – will perceive carceral citizens deservingness and policy differently than those not-impacted</w:t>
      </w:r>
    </w:p>
    <w:p w14:paraId="18009F0D" w14:textId="77777777" w:rsidR="00F50CFA" w:rsidRPr="008E00BB" w:rsidRDefault="00F50CFA" w:rsidP="00AD368D">
      <w:pPr>
        <w:spacing w:line="360" w:lineRule="auto"/>
        <w:jc w:val="center"/>
        <w:rPr>
          <w:i/>
          <w:iCs/>
        </w:rPr>
      </w:pPr>
    </w:p>
    <w:p w14:paraId="348B24C8" w14:textId="77777777" w:rsidR="00AD368D" w:rsidRDefault="00AD368D" w:rsidP="00AD368D">
      <w:pPr>
        <w:spacing w:line="360" w:lineRule="auto"/>
        <w:rPr>
          <w:b/>
          <w:bCs/>
        </w:rPr>
      </w:pPr>
    </w:p>
    <w:p w14:paraId="590EDB68" w14:textId="06EBB779" w:rsidR="00AD368D" w:rsidRDefault="00AD368D" w:rsidP="00AD368D">
      <w:pPr>
        <w:spacing w:line="360" w:lineRule="auto"/>
        <w:rPr>
          <w:sz w:val="23"/>
          <w:szCs w:val="23"/>
        </w:rPr>
      </w:pPr>
      <w:r w:rsidRPr="00F2594F">
        <w:rPr>
          <w:b/>
          <w:bCs/>
        </w:rPr>
        <w:t xml:space="preserve">Analysis </w:t>
      </w:r>
      <w:r>
        <w:rPr>
          <w:b/>
          <w:bCs/>
        </w:rPr>
        <w:t>1</w:t>
      </w:r>
      <w:r w:rsidRPr="00F2594F">
        <w:rPr>
          <w:b/>
          <w:bCs/>
        </w:rPr>
        <w:t xml:space="preserve">: </w:t>
      </w:r>
      <w:r>
        <w:t xml:space="preserve">To test whether groups who are impacted by the criminal legal system perceive carceral citizens as </w:t>
      </w:r>
      <w:r w:rsidR="00F50CFA">
        <w:t>more deserving</w:t>
      </w:r>
      <w:r>
        <w:t xml:space="preserve"> </w:t>
      </w:r>
      <w:proofErr w:type="spellStart"/>
      <w:r>
        <w:t>deserving</w:t>
      </w:r>
      <w:proofErr w:type="spellEnd"/>
      <w:r w:rsidR="00F50CFA">
        <w:t xml:space="preserve"> (H1A</w:t>
      </w:r>
      <w:proofErr w:type="gramStart"/>
      <w:r w:rsidR="00F50CFA">
        <w:t>), and</w:t>
      </w:r>
      <w:proofErr w:type="gramEnd"/>
      <w:r w:rsidR="00F50CFA">
        <w:t xml:space="preserve"> differentiate less (H1B) </w:t>
      </w:r>
      <w:r>
        <w:t>than those who are not impacted</w:t>
      </w:r>
      <w:r w:rsidR="00F50CFA">
        <w:t xml:space="preserve"> </w:t>
      </w:r>
      <w:r>
        <w:t>– both i</w:t>
      </w:r>
      <w:r>
        <w:rPr>
          <w:sz w:val="23"/>
          <w:szCs w:val="23"/>
        </w:rPr>
        <w:t xml:space="preserve">n aggregate, and by carceral ‘type,’ I use ANOVA and regression. As discussed, I will utilize deservingness scores that are standardized using the difference between a respondent’s rating of each group and their mean rating across all groups to redress individual tendencies to be particularly harsh or generous, muddying accurate comparisons of relative perceptions. </w:t>
      </w:r>
    </w:p>
    <w:p w14:paraId="2A03FAF3" w14:textId="77777777" w:rsidR="00AD368D" w:rsidRDefault="00AD368D" w:rsidP="00AD368D">
      <w:pPr>
        <w:spacing w:line="360" w:lineRule="auto"/>
        <w:rPr>
          <w:sz w:val="23"/>
          <w:szCs w:val="23"/>
        </w:rPr>
      </w:pPr>
    </w:p>
    <w:p w14:paraId="75BF11C4" w14:textId="77777777" w:rsidR="00AD368D" w:rsidRDefault="00AD368D" w:rsidP="00AD368D">
      <w:pPr>
        <w:spacing w:line="360" w:lineRule="auto"/>
        <w:rPr>
          <w:sz w:val="23"/>
          <w:szCs w:val="23"/>
        </w:rPr>
      </w:pPr>
      <w:r>
        <w:rPr>
          <w:sz w:val="23"/>
          <w:szCs w:val="23"/>
        </w:rPr>
        <w:t xml:space="preserve">Then, I’ll begin with t-tests to compare standardized deservingness ratings between impacted and non-impacted groups, of each carceral subset. This will provide a baseline for whether differences between mean deservingness ratings by non/impacted groups are statistically significant. </w:t>
      </w:r>
    </w:p>
    <w:p w14:paraId="3E199612" w14:textId="77777777" w:rsidR="00AD368D" w:rsidRDefault="00AD368D" w:rsidP="00AD368D">
      <w:pPr>
        <w:spacing w:line="360" w:lineRule="auto"/>
        <w:rPr>
          <w:sz w:val="23"/>
          <w:szCs w:val="23"/>
        </w:rPr>
      </w:pPr>
    </w:p>
    <w:p w14:paraId="769F12C4" w14:textId="7C715C43" w:rsidR="00AD368D" w:rsidRDefault="00AD368D" w:rsidP="00AD368D">
      <w:pPr>
        <w:spacing w:line="360" w:lineRule="auto"/>
      </w:pPr>
      <w:r>
        <w:rPr>
          <w:sz w:val="23"/>
          <w:szCs w:val="23"/>
        </w:rPr>
        <w:t xml:space="preserve">I will use one-way ANOVA to look at differences across impacted groups (been/knows incarcerated/victim), using </w:t>
      </w:r>
      <w:r w:rsidRPr="00100B73">
        <w:t xml:space="preserve">post-hoc pairwise comparisons with Bonferroni corrections to reduce the likelihood of false positives, and look at effect sizes for overall and pairwise comparisons. </w:t>
      </w:r>
      <w:r>
        <w:t>For coefficients or F-statistics that suggest significant differences between groups, I will use</w:t>
      </w:r>
      <w:r w:rsidRPr="00093497">
        <w:t xml:space="preserve"> </w:t>
      </w:r>
      <w:r w:rsidRPr="00093497">
        <w:lastRenderedPageBreak/>
        <w:t xml:space="preserve">post-hoc Tukey HSD tests to identify which specific impact categories differ from each other. Effect sizes (η²) quantify the magnitude of impact's influence on ratings. </w:t>
      </w:r>
    </w:p>
    <w:p w14:paraId="4F9FEE6D" w14:textId="77777777" w:rsidR="00AD368D" w:rsidRPr="00B24BC9" w:rsidRDefault="00AD368D" w:rsidP="00AD368D">
      <w:pPr>
        <w:spacing w:before="100" w:beforeAutospacing="1" w:after="100" w:afterAutospacing="1" w:line="360" w:lineRule="auto"/>
      </w:pPr>
      <w:r>
        <w:rPr>
          <w:sz w:val="23"/>
          <w:szCs w:val="23"/>
        </w:rPr>
        <w:t xml:space="preserve">To understand the relative importance of impact on perceptions of deservingness compared to other factors, I’ll use regression analyses. I’ll </w:t>
      </w:r>
      <w:r w:rsidRPr="00093497">
        <w:t xml:space="preserve">estimates the magnitude of impact's effect </w:t>
      </w:r>
      <w:r>
        <w:t xml:space="preserve">on deservingness ratings specifically of “incarcerated people/prisoners” </w:t>
      </w:r>
      <w:r w:rsidRPr="00093497">
        <w:t>while controlling for demographics and attitudes that might confound the relationship. The impact coefficient represents the expected change in deservingness rating associated with being impacted, holding other factors constant. Second, regression allows testing whether impact remains significant after accounting for variables like racial resentment and punitiveness that my theoretical framework suggests are important. Third, I can add interaction terms to test whether impact effects vary by respondent characteristics.</w:t>
      </w:r>
      <w:r>
        <w:t xml:space="preserve"> </w:t>
      </w:r>
    </w:p>
    <w:p w14:paraId="458AA3F0" w14:textId="77777777" w:rsidR="00AD368D" w:rsidRDefault="00AD368D" w:rsidP="00AD368D">
      <w:pPr>
        <w:spacing w:line="360" w:lineRule="auto"/>
        <w:jc w:val="center"/>
      </w:pPr>
      <w:proofErr w:type="spellStart"/>
      <w:r>
        <w:rPr>
          <w:sz w:val="23"/>
          <w:szCs w:val="23"/>
        </w:rPr>
        <w:t>DeservingnessScore</w:t>
      </w:r>
      <w:proofErr w:type="spellEnd"/>
      <w:r>
        <w:rPr>
          <w:sz w:val="23"/>
          <w:szCs w:val="23"/>
        </w:rPr>
        <w:t xml:space="preserve"> = </w:t>
      </w:r>
      <w:r>
        <w:sym w:font="Symbol" w:char="F062"/>
      </w:r>
      <w:r>
        <w:t xml:space="preserve">0 + </w:t>
      </w:r>
      <w:r>
        <w:sym w:font="Symbol" w:char="F062"/>
      </w:r>
      <w:r>
        <w:sym w:font="Symbol" w:char="F031"/>
      </w:r>
      <w:r>
        <w:t xml:space="preserve">(Impact) + </w:t>
      </w:r>
      <w:r>
        <w:sym w:font="Symbol" w:char="F062"/>
      </w:r>
      <w:r>
        <w:t>2(Location)+</w:t>
      </w:r>
      <w:r>
        <w:sym w:font="Symbol" w:char="F062"/>
      </w:r>
      <w:r>
        <w:t xml:space="preserve">3(Race) + </w:t>
      </w:r>
      <w:r>
        <w:sym w:font="Symbol" w:char="F062"/>
      </w:r>
      <w:r>
        <w:t xml:space="preserve">4(Party) + </w:t>
      </w:r>
      <w:r>
        <w:sym w:font="Symbol" w:char="F062"/>
      </w:r>
      <w:r>
        <w:t xml:space="preserve">5(Gender)+ </w:t>
      </w:r>
      <w:r>
        <w:sym w:font="Symbol" w:char="F062"/>
      </w:r>
      <w:r>
        <w:t xml:space="preserve">6(Religion) + </w:t>
      </w:r>
      <w:r>
        <w:sym w:font="Symbol" w:char="F078"/>
      </w:r>
    </w:p>
    <w:p w14:paraId="72C00DF1" w14:textId="77777777" w:rsidR="00AD368D" w:rsidRDefault="00AD368D" w:rsidP="00AD368D">
      <w:pPr>
        <w:rPr>
          <w:sz w:val="23"/>
          <w:szCs w:val="23"/>
        </w:rPr>
      </w:pPr>
    </w:p>
    <w:p w14:paraId="4CE3DBFF" w14:textId="77777777" w:rsidR="00AD368D" w:rsidRDefault="00AD368D" w:rsidP="00AD368D">
      <w:pPr>
        <w:rPr>
          <w:i/>
          <w:iCs/>
          <w:sz w:val="23"/>
          <w:szCs w:val="23"/>
        </w:rPr>
      </w:pPr>
    </w:p>
    <w:p w14:paraId="5C7BB2CE" w14:textId="77777777" w:rsidR="00AD368D" w:rsidRDefault="00AD368D" w:rsidP="00AD368D">
      <w:pPr>
        <w:spacing w:line="360" w:lineRule="auto"/>
        <w:rPr>
          <w:sz w:val="23"/>
          <w:szCs w:val="23"/>
        </w:rPr>
      </w:pPr>
      <w:r>
        <w:rPr>
          <w:sz w:val="23"/>
          <w:szCs w:val="23"/>
        </w:rPr>
        <w:t>Next, to test whether impacted groups differentiate between carceral subsets differently than those who are not directly impacted and each other, I can use a mixed- effects model, accounting for non-independence of ratings from respondents through random effects:</w:t>
      </w:r>
    </w:p>
    <w:p w14:paraId="10877BA1" w14:textId="77777777" w:rsidR="00AD368D" w:rsidRDefault="00AD368D" w:rsidP="00AD368D">
      <w:pPr>
        <w:rPr>
          <w:sz w:val="23"/>
          <w:szCs w:val="23"/>
        </w:rPr>
      </w:pPr>
    </w:p>
    <w:p w14:paraId="389E8D74" w14:textId="77777777" w:rsidR="00AD368D" w:rsidRDefault="00AD368D" w:rsidP="00AD368D">
      <w:pPr>
        <w:spacing w:before="100" w:beforeAutospacing="1" w:after="100" w:afterAutospacing="1" w:line="360" w:lineRule="auto"/>
        <w:jc w:val="center"/>
      </w:pPr>
      <w:proofErr w:type="spellStart"/>
      <w:r w:rsidRPr="00E15AA8">
        <w:t>DeservingScore</w:t>
      </w:r>
      <w:proofErr w:type="spellEnd"/>
      <w:r w:rsidRPr="00E15AA8">
        <w:t xml:space="preserve"> = β₀ + β₁</w:t>
      </w:r>
      <w:r>
        <w:t>(</w:t>
      </w:r>
      <w:r w:rsidRPr="00E15AA8">
        <w:t>Impact</w:t>
      </w:r>
      <w:r>
        <w:t>)</w:t>
      </w:r>
      <w:r w:rsidRPr="00E15AA8">
        <w:t xml:space="preserve"> + β₂</w:t>
      </w:r>
      <w:r>
        <w:t>(</w:t>
      </w:r>
      <w:proofErr w:type="spellStart"/>
      <w:r w:rsidRPr="00E15AA8">
        <w:t>SubgroupType</w:t>
      </w:r>
      <w:proofErr w:type="spellEnd"/>
      <w:r>
        <w:t>)</w:t>
      </w:r>
      <w:r w:rsidRPr="00E15AA8">
        <w:t xml:space="preserve"> + β₃(</w:t>
      </w:r>
      <w:proofErr w:type="spellStart"/>
      <w:r w:rsidRPr="00E15AA8">
        <w:t>Impact×SubgroupType</w:t>
      </w:r>
      <w:proofErr w:type="spellEnd"/>
      <w:r w:rsidRPr="00E15AA8">
        <w:t>) + Controls + (1|RespondentID)</w:t>
      </w:r>
    </w:p>
    <w:p w14:paraId="35A57D4C" w14:textId="77777777" w:rsidR="00AD368D" w:rsidRPr="00DE4327" w:rsidRDefault="00AD368D" w:rsidP="00AD368D">
      <w:pPr>
        <w:spacing w:before="100" w:beforeAutospacing="1" w:after="100" w:afterAutospacing="1" w:line="360" w:lineRule="auto"/>
      </w:pPr>
      <w:r w:rsidRPr="00093497">
        <w:t>The interaction term tests whether impact status changes how people differentiate between subgroups (e.g., "criminals" vs "incarcerated parents"). A significant negative interaction would support the hypothesis that impacted people make fewer distinctions between subgroups.</w:t>
      </w:r>
    </w:p>
    <w:p w14:paraId="28C4A481" w14:textId="77777777" w:rsidR="00AD368D" w:rsidRPr="00093497" w:rsidRDefault="00AD368D" w:rsidP="00AD368D">
      <w:pPr>
        <w:spacing w:before="100" w:beforeAutospacing="1" w:after="100" w:afterAutospacing="1" w:line="360" w:lineRule="auto"/>
      </w:pPr>
      <w:r>
        <w:rPr>
          <w:sz w:val="23"/>
          <w:szCs w:val="23"/>
        </w:rPr>
        <w:t xml:space="preserve">To complement this, I can also </w:t>
      </w:r>
      <w:r w:rsidRPr="00093497">
        <w:t xml:space="preserve">calculate the standard deviation of each respondent's ratings across carceral types and compare these SDs between impact groups using t-tests. Lower SDs among impacted respondents would provide additional evidence that they differentiate less between subgroups. This approach has the advantage of producing a single, easily interpretable measure of </w:t>
      </w:r>
      <w:proofErr w:type="gramStart"/>
      <w:r w:rsidRPr="00093497">
        <w:t>each individual's</w:t>
      </w:r>
      <w:proofErr w:type="gramEnd"/>
      <w:r w:rsidRPr="00093497">
        <w:t xml:space="preserve"> tendency to make distinctions.</w:t>
      </w:r>
    </w:p>
    <w:p w14:paraId="1AE79ED0" w14:textId="77777777" w:rsidR="00AD368D" w:rsidRPr="00DE4327" w:rsidRDefault="00AD368D" w:rsidP="00AD368D">
      <w:pPr>
        <w:spacing w:before="100" w:beforeAutospacing="1" w:after="100" w:afterAutospacing="1" w:line="360" w:lineRule="auto"/>
      </w:pPr>
      <w:r>
        <w:lastRenderedPageBreak/>
        <w:t>Because these</w:t>
      </w:r>
      <w:r w:rsidRPr="00093497">
        <w:t xml:space="preserve"> methods rely on different assumptions</w:t>
      </w:r>
      <w:r>
        <w:t xml:space="preserve">, </w:t>
      </w:r>
      <w:r w:rsidRPr="00093497">
        <w:t xml:space="preserve">agreement across </w:t>
      </w:r>
      <w:r>
        <w:t xml:space="preserve">them would </w:t>
      </w:r>
      <w:r w:rsidRPr="00093497">
        <w:t xml:space="preserve">suggests </w:t>
      </w:r>
      <w:r>
        <w:t>robust differences in perceptions by impacted/nonimpacted groups</w:t>
      </w:r>
      <w:r w:rsidRPr="00093497">
        <w:t xml:space="preserve">. </w:t>
      </w:r>
      <w:r>
        <w:t>These different approaches are also helpful because they</w:t>
      </w:r>
      <w:r w:rsidRPr="00093497">
        <w:t xml:space="preserve"> </w:t>
      </w:r>
      <w:r>
        <w:t>indicate</w:t>
      </w:r>
      <w:r w:rsidRPr="00093497">
        <w:t xml:space="preserve"> different aspects of the relationship between impact and deservingness perceptions. T-tests and ANOVA focus on raw group differences, regression examines relative importance of factors, and mixed-effects models capture differentiation patterns.</w:t>
      </w:r>
    </w:p>
    <w:p w14:paraId="03172E94" w14:textId="77777777" w:rsidR="00AD368D" w:rsidRDefault="00AD368D" w:rsidP="00AD368D">
      <w:pPr>
        <w:rPr>
          <w:u w:val="single"/>
        </w:rPr>
      </w:pPr>
    </w:p>
    <w:p w14:paraId="2B6297FE" w14:textId="77777777" w:rsidR="00AD368D" w:rsidRDefault="00AD368D" w:rsidP="00AD368D">
      <w:pPr>
        <w:spacing w:line="360" w:lineRule="auto"/>
      </w:pPr>
      <w:r>
        <w:rPr>
          <w:b/>
          <w:bCs/>
        </w:rPr>
        <w:t xml:space="preserve">Analysis 2: </w:t>
      </w:r>
      <w:r>
        <w:t xml:space="preserve">Next, my objective is to measure the extent to which groups who are impacted hold different perceptions than </w:t>
      </w:r>
      <w:proofErr w:type="gramStart"/>
      <w:r>
        <w:t>one another, and</w:t>
      </w:r>
      <w:proofErr w:type="gramEnd"/>
      <w:r>
        <w:t xml:space="preserve"> compared to non-impacted groups. </w:t>
      </w:r>
    </w:p>
    <w:p w14:paraId="006DB5E9" w14:textId="77777777" w:rsidR="00AD368D" w:rsidRDefault="00AD368D" w:rsidP="00AD368D">
      <w:pPr>
        <w:pStyle w:val="ListParagraph"/>
        <w:numPr>
          <w:ilvl w:val="0"/>
          <w:numId w:val="8"/>
        </w:numPr>
        <w:spacing w:line="360" w:lineRule="auto"/>
      </w:pPr>
      <w:r>
        <w:t xml:space="preserve">Regression, ANOVA, </w:t>
      </w:r>
    </w:p>
    <w:p w14:paraId="56992B18" w14:textId="77777777" w:rsidR="00AB5E4A" w:rsidRDefault="00AB5E4A" w:rsidP="00AD368D">
      <w:pPr>
        <w:spacing w:line="360" w:lineRule="auto"/>
        <w:jc w:val="center"/>
        <w:rPr>
          <w:i/>
          <w:iCs/>
        </w:rPr>
      </w:pPr>
    </w:p>
    <w:p w14:paraId="0BE84C77" w14:textId="0E75C1D1" w:rsidR="00AD368D" w:rsidRDefault="00AD368D" w:rsidP="00AD368D">
      <w:pPr>
        <w:spacing w:line="360" w:lineRule="auto"/>
        <w:jc w:val="center"/>
        <w:rPr>
          <w:i/>
          <w:iCs/>
        </w:rPr>
      </w:pPr>
      <w:r w:rsidRPr="00FC7432">
        <w:rPr>
          <w:i/>
          <w:iCs/>
        </w:rPr>
        <w:t>Hypothesis 2: People Impacted by the Carceral System Will Perceive Carceral Citizens’ Deservingness and Policy Differently Than People Who are Not Impacted</w:t>
      </w:r>
    </w:p>
    <w:p w14:paraId="278811D2" w14:textId="77777777" w:rsidR="00B11DEC" w:rsidRDefault="00B11DEC" w:rsidP="00AD368D">
      <w:pPr>
        <w:spacing w:line="360" w:lineRule="auto"/>
        <w:jc w:val="center"/>
        <w:rPr>
          <w:i/>
          <w:iCs/>
        </w:rPr>
      </w:pPr>
    </w:p>
    <w:p w14:paraId="5844441F" w14:textId="77777777" w:rsidR="00B11DEC" w:rsidRDefault="00B11DEC" w:rsidP="00B11DEC">
      <w:pPr>
        <w:spacing w:line="360" w:lineRule="auto"/>
        <w:rPr>
          <w:ins w:id="24" w:author="Candis Watts Smith" w:date="2025-01-12T12:33:00Z" w16du:dateUtc="2025-01-12T17:33:00Z"/>
          <w:sz w:val="23"/>
          <w:szCs w:val="23"/>
        </w:rPr>
      </w:pPr>
      <w:ins w:id="25" w:author="Candis Watts Smith" w:date="2025-01-12T12:33:00Z" w16du:dateUtc="2025-01-12T17:33:00Z">
        <w:r>
          <w:rPr>
            <w:sz w:val="23"/>
            <w:szCs w:val="23"/>
          </w:rPr>
          <w:t xml:space="preserve">People impacted by the carceral system’s views of what policy help carceral citizens </w:t>
        </w:r>
        <w:proofErr w:type="gramStart"/>
        <w:r>
          <w:rPr>
            <w:sz w:val="23"/>
            <w:szCs w:val="23"/>
          </w:rPr>
          <w:t xml:space="preserve">deserve </w:t>
        </w:r>
        <w:r w:rsidRPr="00D7365F">
          <w:rPr>
            <w:sz w:val="23"/>
            <w:szCs w:val="23"/>
          </w:rPr>
          <w:t xml:space="preserve"> –</w:t>
        </w:r>
        <w:proofErr w:type="gramEnd"/>
        <w:r w:rsidRPr="00D7365F">
          <w:rPr>
            <w:sz w:val="23"/>
            <w:szCs w:val="23"/>
          </w:rPr>
          <w:t xml:space="preserve"> </w:t>
        </w:r>
        <w:r>
          <w:rPr>
            <w:sz w:val="23"/>
            <w:szCs w:val="23"/>
          </w:rPr>
          <w:t>both</w:t>
        </w:r>
        <w:r w:rsidRPr="00D7365F">
          <w:rPr>
            <w:sz w:val="23"/>
            <w:szCs w:val="23"/>
          </w:rPr>
          <w:t xml:space="preserve"> material and symbolic policies – will be </w:t>
        </w:r>
        <w:r>
          <w:rPr>
            <w:sz w:val="23"/>
            <w:szCs w:val="23"/>
          </w:rPr>
          <w:t>different than those not impacted:</w:t>
        </w:r>
      </w:ins>
    </w:p>
    <w:p w14:paraId="4DF64682" w14:textId="77777777" w:rsidR="00B11DEC" w:rsidRDefault="00B11DEC" w:rsidP="00B11DEC">
      <w:pPr>
        <w:pStyle w:val="ListParagraph"/>
        <w:numPr>
          <w:ilvl w:val="0"/>
          <w:numId w:val="3"/>
        </w:numPr>
        <w:spacing w:line="360" w:lineRule="auto"/>
        <w:rPr>
          <w:ins w:id="26" w:author="Candis Watts Smith" w:date="2025-01-12T12:33:00Z" w16du:dateUtc="2025-01-12T17:33:00Z"/>
          <w:sz w:val="23"/>
          <w:szCs w:val="23"/>
        </w:rPr>
      </w:pPr>
      <w:ins w:id="27" w:author="Candis Watts Smith" w:date="2025-01-12T12:33:00Z" w16du:dateUtc="2025-01-12T17:33:00Z">
        <w:r>
          <w:rPr>
            <w:sz w:val="23"/>
            <w:szCs w:val="23"/>
          </w:rPr>
          <w:t xml:space="preserve">Their support for policies that help carceral citizens will be higher than for non-impacted groups, and lower for punitive </w:t>
        </w:r>
        <w:proofErr w:type="gramStart"/>
        <w:r>
          <w:rPr>
            <w:sz w:val="23"/>
            <w:szCs w:val="23"/>
          </w:rPr>
          <w:t>policies;</w:t>
        </w:r>
        <w:proofErr w:type="gramEnd"/>
      </w:ins>
    </w:p>
    <w:p w14:paraId="7BFBBC9E" w14:textId="77777777" w:rsidR="00B11DEC" w:rsidRDefault="00B11DEC" w:rsidP="00B11DEC">
      <w:pPr>
        <w:pStyle w:val="ListParagraph"/>
        <w:numPr>
          <w:ilvl w:val="0"/>
          <w:numId w:val="3"/>
        </w:numPr>
        <w:spacing w:line="360" w:lineRule="auto"/>
        <w:rPr>
          <w:ins w:id="28" w:author="Candis Watts Smith" w:date="2025-01-12T12:33:00Z" w16du:dateUtc="2025-01-12T17:33:00Z"/>
          <w:sz w:val="23"/>
          <w:szCs w:val="23"/>
        </w:rPr>
      </w:pPr>
      <w:ins w:id="29" w:author="Candis Watts Smith" w:date="2025-01-12T12:33:00Z" w16du:dateUtc="2025-01-12T17:33:00Z">
        <w:r>
          <w:rPr>
            <w:sz w:val="23"/>
            <w:szCs w:val="23"/>
          </w:rPr>
          <w:t>Their support for policies will hold irrespective of their general perceptions of “criminal” or “incarcerated” deservingness (perceptions that may be more affect-driven).</w:t>
        </w:r>
      </w:ins>
    </w:p>
    <w:p w14:paraId="037FFFF9" w14:textId="77777777" w:rsidR="00B11DEC" w:rsidRPr="00912FA9" w:rsidRDefault="00B11DEC" w:rsidP="00B11DEC">
      <w:pPr>
        <w:pStyle w:val="ListParagraph"/>
        <w:numPr>
          <w:ilvl w:val="0"/>
          <w:numId w:val="3"/>
        </w:numPr>
        <w:spacing w:line="360" w:lineRule="auto"/>
        <w:rPr>
          <w:ins w:id="30" w:author="Candis Watts Smith" w:date="2025-01-12T12:29:00Z" w16du:dateUtc="2025-01-12T17:29:00Z"/>
          <w:sz w:val="23"/>
          <w:szCs w:val="23"/>
          <w:rPrChange w:id="31" w:author="Candis Watts Smith" w:date="2025-01-12T12:33:00Z" w16du:dateUtc="2025-01-12T17:33:00Z">
            <w:rPr>
              <w:ins w:id="32" w:author="Candis Watts Smith" w:date="2025-01-12T12:29:00Z" w16du:dateUtc="2025-01-12T17:29:00Z"/>
            </w:rPr>
          </w:rPrChange>
        </w:rPr>
        <w:pPrChange w:id="33" w:author="Candis Watts Smith" w:date="2025-01-12T12:33:00Z" w16du:dateUtc="2025-01-12T17:33:00Z">
          <w:pPr>
            <w:pStyle w:val="ListParagraph"/>
            <w:numPr>
              <w:numId w:val="2"/>
            </w:numPr>
            <w:spacing w:line="360" w:lineRule="auto"/>
            <w:ind w:left="720"/>
          </w:pPr>
        </w:pPrChange>
      </w:pPr>
      <w:ins w:id="34" w:author="Candis Watts Smith" w:date="2025-01-12T12:33:00Z" w16du:dateUtc="2025-01-12T17:33:00Z">
        <w:r>
          <w:rPr>
            <w:sz w:val="23"/>
            <w:szCs w:val="23"/>
          </w:rPr>
          <w:t xml:space="preserve">They will differentiate less in support for symbolic or materially status-conferring policies. </w:t>
        </w:r>
      </w:ins>
    </w:p>
    <w:p w14:paraId="3A5B3670" w14:textId="77777777" w:rsidR="00B11DEC" w:rsidRPr="00FC7432" w:rsidRDefault="00B11DEC" w:rsidP="00AD368D">
      <w:pPr>
        <w:spacing w:line="360" w:lineRule="auto"/>
        <w:jc w:val="center"/>
        <w:rPr>
          <w:i/>
          <w:iCs/>
        </w:rPr>
      </w:pPr>
    </w:p>
    <w:p w14:paraId="69CA3A22" w14:textId="77777777" w:rsidR="00AD368D" w:rsidRDefault="00AD368D" w:rsidP="00AD368D">
      <w:pPr>
        <w:spacing w:line="360" w:lineRule="auto"/>
      </w:pPr>
    </w:p>
    <w:p w14:paraId="431388D4" w14:textId="795198CE" w:rsidR="00AD368D" w:rsidRDefault="008358C6" w:rsidP="00AD368D">
      <w:pPr>
        <w:spacing w:line="360" w:lineRule="auto"/>
      </w:pPr>
      <w:r>
        <w:t xml:space="preserve">To test these hypotheses, </w:t>
      </w:r>
      <w:r w:rsidR="00AD368D" w:rsidRPr="00FC7432">
        <w:t xml:space="preserve">I begin </w:t>
      </w:r>
      <w:r w:rsidR="00AD368D">
        <w:t>by establishing a baseline comparison of</w:t>
      </w:r>
      <w:r w:rsidR="00AD368D" w:rsidRPr="00FC7432">
        <w:t xml:space="preserve"> </w:t>
      </w:r>
      <w:r w:rsidR="00AD368D">
        <w:t xml:space="preserve">policy preferences </w:t>
      </w:r>
      <w:r>
        <w:t xml:space="preserve">between impacted and non-impacted groups. I will conduct </w:t>
      </w:r>
      <w:r w:rsidR="00AD368D" w:rsidRPr="00FC7432">
        <w:t xml:space="preserve">independent samples t-tests comparing standardized policy support between impacted and non-impacted groups for each policy. As with deservingness ratings, I then use one-way ANOVA to examine differences across detailed impact categories, with post-hoc Tukey </w:t>
      </w:r>
      <w:r w:rsidR="00AD368D">
        <w:t xml:space="preserve">HSD </w:t>
      </w:r>
      <w:r w:rsidR="00AD368D" w:rsidRPr="00FC7432">
        <w:t>tests identifying which specific impact types differ.</w:t>
      </w:r>
    </w:p>
    <w:p w14:paraId="6410046A" w14:textId="77777777" w:rsidR="008358C6" w:rsidRPr="00FC7432" w:rsidRDefault="008358C6" w:rsidP="00AD368D">
      <w:pPr>
        <w:spacing w:line="360" w:lineRule="auto"/>
      </w:pPr>
    </w:p>
    <w:p w14:paraId="5F750368" w14:textId="77777777" w:rsidR="00AD368D" w:rsidRPr="00FC7432" w:rsidRDefault="00AD368D" w:rsidP="00AD368D">
      <w:pPr>
        <w:spacing w:line="360" w:lineRule="auto"/>
      </w:pPr>
      <w:r w:rsidRPr="00FC7432">
        <w:lastRenderedPageBreak/>
        <w:t>To understand how impact relates to policy support while accounting for other factors, I employ multiple regression analyses:</w:t>
      </w:r>
    </w:p>
    <w:p w14:paraId="2710972E" w14:textId="77777777" w:rsidR="00AD368D" w:rsidRPr="00FC7432" w:rsidRDefault="00AD368D" w:rsidP="00AB5E4A">
      <w:pPr>
        <w:spacing w:line="360" w:lineRule="auto"/>
        <w:jc w:val="center"/>
      </w:pPr>
      <w:proofErr w:type="spellStart"/>
      <w:r w:rsidRPr="00FC7432">
        <w:t>PolicySupport</w:t>
      </w:r>
      <w:proofErr w:type="spellEnd"/>
      <w:r w:rsidRPr="00FC7432">
        <w:t xml:space="preserve"> = β₀ + β₁Impact + β₂Race + β₃Party + β₄Gender + β₅Religion + β₆</w:t>
      </w:r>
      <w:proofErr w:type="spellStart"/>
      <w:r w:rsidRPr="00FC7432">
        <w:t>RacialResentment</w:t>
      </w:r>
      <w:proofErr w:type="spellEnd"/>
      <w:r w:rsidRPr="00FC7432">
        <w:t xml:space="preserve"> + β₇Punitiveness + β₈</w:t>
      </w:r>
      <w:proofErr w:type="spellStart"/>
      <w:r w:rsidRPr="00FC7432">
        <w:t>DeservingScore</w:t>
      </w:r>
      <w:proofErr w:type="spellEnd"/>
      <w:r w:rsidRPr="00FC7432">
        <w:t xml:space="preserve"> + ε</w:t>
      </w:r>
    </w:p>
    <w:p w14:paraId="428496DA" w14:textId="77777777" w:rsidR="00AD368D" w:rsidRDefault="00AD368D" w:rsidP="00AD368D">
      <w:pPr>
        <w:spacing w:line="360" w:lineRule="auto"/>
      </w:pPr>
    </w:p>
    <w:p w14:paraId="739C0C8C" w14:textId="77777777" w:rsidR="00AD368D" w:rsidRPr="00FC7432" w:rsidRDefault="00AD368D" w:rsidP="00AD368D">
      <w:pPr>
        <w:spacing w:line="360" w:lineRule="auto"/>
      </w:pPr>
      <w:r w:rsidRPr="00FC7432">
        <w:t>This model includes the standardized deservingness ratings as a predictor, allowing examination of whether policy views relate differently to abstract deservingness perceptions for impacted versus non-impacted groups.</w:t>
      </w:r>
    </w:p>
    <w:p w14:paraId="449A5184" w14:textId="77777777" w:rsidR="00AD368D" w:rsidRDefault="00AD368D" w:rsidP="00AD368D">
      <w:pPr>
        <w:spacing w:line="360" w:lineRule="auto"/>
      </w:pPr>
    </w:p>
    <w:p w14:paraId="6F361C20" w14:textId="77777777" w:rsidR="00AD368D" w:rsidRPr="00FC7432" w:rsidRDefault="00AD368D" w:rsidP="00AD368D">
      <w:pPr>
        <w:spacing w:line="360" w:lineRule="auto"/>
      </w:pPr>
      <w:r w:rsidRPr="00FC7432">
        <w:t>To test whether impact status affects differentiation in policy support, I employ mixed-effects modeling:</w:t>
      </w:r>
    </w:p>
    <w:p w14:paraId="09E1FC67" w14:textId="77777777" w:rsidR="00AD368D" w:rsidRDefault="00AD368D" w:rsidP="00AD368D">
      <w:pPr>
        <w:spacing w:line="360" w:lineRule="auto"/>
      </w:pPr>
    </w:p>
    <w:p w14:paraId="3D9CA9CD" w14:textId="77777777" w:rsidR="00AD368D" w:rsidRPr="00FC7432" w:rsidRDefault="00AD368D" w:rsidP="00AB5E4A">
      <w:pPr>
        <w:spacing w:line="360" w:lineRule="auto"/>
        <w:jc w:val="center"/>
      </w:pPr>
      <w:proofErr w:type="spellStart"/>
      <w:r w:rsidRPr="00FC7432">
        <w:t>PolicySupport</w:t>
      </w:r>
      <w:proofErr w:type="spellEnd"/>
      <w:r w:rsidRPr="00FC7432">
        <w:t xml:space="preserve"> = β₀ + β₁Impact + β₂</w:t>
      </w:r>
      <w:proofErr w:type="spellStart"/>
      <w:r w:rsidRPr="00FC7432">
        <w:t>PolicyType</w:t>
      </w:r>
      <w:proofErr w:type="spellEnd"/>
      <w:r w:rsidRPr="00FC7432">
        <w:t xml:space="preserve"> + β₃(</w:t>
      </w:r>
      <w:proofErr w:type="spellStart"/>
      <w:r w:rsidRPr="00FC7432">
        <w:t>Impact×PolicyType</w:t>
      </w:r>
      <w:proofErr w:type="spellEnd"/>
      <w:r w:rsidRPr="00FC7432">
        <w:t>) + Controls + (1|RespondentID)</w:t>
      </w:r>
    </w:p>
    <w:p w14:paraId="3E2AE1A8" w14:textId="77777777" w:rsidR="00AD368D" w:rsidRDefault="00AD368D" w:rsidP="00AD368D">
      <w:pPr>
        <w:spacing w:line="360" w:lineRule="auto"/>
      </w:pPr>
    </w:p>
    <w:p w14:paraId="0E1FCF1D" w14:textId="77777777" w:rsidR="00AD368D" w:rsidRDefault="00AD368D" w:rsidP="00AD368D">
      <w:pPr>
        <w:spacing w:line="360" w:lineRule="auto"/>
      </w:pPr>
      <w:r w:rsidRPr="00FC7432">
        <w:t>The interaction term tests whether impact status changes how people differentiate support across policies. For example, impacted people might show more consistent support across policies while non-impacted people more strongly differentiate between punitive and supportive measures.</w:t>
      </w:r>
    </w:p>
    <w:p w14:paraId="27569997" w14:textId="77777777" w:rsidR="00F97D8A" w:rsidRDefault="00F97D8A" w:rsidP="00AD368D">
      <w:pPr>
        <w:spacing w:line="360" w:lineRule="auto"/>
      </w:pPr>
    </w:p>
    <w:p w14:paraId="2E8DF139" w14:textId="657B9038" w:rsidR="00F97D8A" w:rsidRDefault="00F97D8A" w:rsidP="00AD368D">
      <w:pPr>
        <w:spacing w:line="360" w:lineRule="auto"/>
      </w:pPr>
      <w:r>
        <w:t>For this part, still adding:</w:t>
      </w:r>
    </w:p>
    <w:p w14:paraId="3390EFD0" w14:textId="0B7FD551" w:rsidR="00F97D8A" w:rsidRDefault="00F97D8A" w:rsidP="00F97D8A">
      <w:pPr>
        <w:pStyle w:val="ListParagraph"/>
        <w:numPr>
          <w:ilvl w:val="0"/>
          <w:numId w:val="8"/>
        </w:numPr>
        <w:spacing w:line="360" w:lineRule="auto"/>
      </w:pPr>
      <w:r>
        <w:t xml:space="preserve">Specific policy type tests </w:t>
      </w:r>
    </w:p>
    <w:p w14:paraId="788F4872" w14:textId="2542AD74" w:rsidR="00F97D8A" w:rsidRDefault="00F97D8A" w:rsidP="00F97D8A">
      <w:pPr>
        <w:pStyle w:val="ListParagraph"/>
        <w:numPr>
          <w:ilvl w:val="0"/>
          <w:numId w:val="8"/>
        </w:numPr>
        <w:spacing w:line="360" w:lineRule="auto"/>
      </w:pPr>
      <w:r>
        <w:t>Robustness checks</w:t>
      </w:r>
    </w:p>
    <w:p w14:paraId="75529931" w14:textId="77777777" w:rsidR="00F97D8A" w:rsidRDefault="00F97D8A" w:rsidP="00F97D8A">
      <w:pPr>
        <w:spacing w:line="360" w:lineRule="auto"/>
      </w:pPr>
    </w:p>
    <w:p w14:paraId="47AEDC79" w14:textId="52C84912" w:rsidR="00F97D8A" w:rsidRDefault="00F97D8A" w:rsidP="00F97D8A">
      <w:pPr>
        <w:spacing w:line="360" w:lineRule="auto"/>
      </w:pPr>
      <w:r>
        <w:t>Edit:</w:t>
      </w:r>
    </w:p>
    <w:p w14:paraId="1181B57E" w14:textId="6F66C383" w:rsidR="00F97D8A" w:rsidRDefault="00F97D8A" w:rsidP="00F97D8A">
      <w:pPr>
        <w:pStyle w:val="ListParagraph"/>
        <w:numPr>
          <w:ilvl w:val="0"/>
          <w:numId w:val="13"/>
        </w:numPr>
        <w:spacing w:line="360" w:lineRule="auto"/>
      </w:pPr>
      <w:r>
        <w:t>Clarify what here is testing what, make it look like a paper</w:t>
      </w:r>
    </w:p>
    <w:p w14:paraId="1E3BF065" w14:textId="77777777" w:rsidR="00F97D8A" w:rsidRDefault="00F97D8A" w:rsidP="00F97D8A">
      <w:pPr>
        <w:spacing w:line="360" w:lineRule="auto"/>
      </w:pPr>
    </w:p>
    <w:p w14:paraId="0E82DD9E" w14:textId="2F6B6C8A" w:rsidR="00F97D8A" w:rsidRDefault="00F97D8A" w:rsidP="00F97D8A">
      <w:pPr>
        <w:spacing w:line="360" w:lineRule="auto"/>
      </w:pPr>
      <w:r>
        <w:t>Next Section:</w:t>
      </w:r>
    </w:p>
    <w:p w14:paraId="0BEE969E" w14:textId="1FA55C3B" w:rsidR="00F97D8A" w:rsidRDefault="00F97D8A" w:rsidP="00F97D8A">
      <w:pPr>
        <w:pStyle w:val="ListParagraph"/>
        <w:numPr>
          <w:ilvl w:val="0"/>
          <w:numId w:val="13"/>
        </w:numPr>
        <w:spacing w:line="360" w:lineRule="auto"/>
      </w:pPr>
      <w:r>
        <w:t>If time, H3</w:t>
      </w:r>
    </w:p>
    <w:p w14:paraId="7E7044F5" w14:textId="77777777" w:rsidR="00F97D8A" w:rsidRPr="00FC7432" w:rsidRDefault="00F97D8A" w:rsidP="00F97D8A">
      <w:pPr>
        <w:spacing w:line="360" w:lineRule="auto"/>
      </w:pPr>
    </w:p>
    <w:sectPr w:rsidR="00F97D8A" w:rsidRPr="00FC7432" w:rsidSect="00102EC1">
      <w:footerReference w:type="even" r:id="rId12"/>
      <w:footerReference w:type="default" r:id="rId13"/>
      <w:headerReference w:type="firs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ristina Mensik" w:date="2025-01-14T13:39:00Z" w:initials="KM">
    <w:p w14:paraId="614ADDB2" w14:textId="77777777" w:rsidR="002F1453" w:rsidRDefault="002F1453" w:rsidP="002F1453">
      <w:r>
        <w:rPr>
          <w:rStyle w:val="CommentReference"/>
        </w:rPr>
        <w:annotationRef/>
      </w:r>
      <w:r>
        <w:rPr>
          <w:color w:val="000000"/>
          <w:sz w:val="20"/>
          <w:szCs w:val="20"/>
        </w:rPr>
        <w:t>This might be an overstatement for the sake of the puzzle/setup. Particular counties in (1) TN and (2 especially good) TX are in the lead back (#1 is Cook County). Colorado has implemented pretty good statewide reforms. But leaving bc part of the feedback I’ve gotten on this exercise is thinking abt my Q’s in terms of “puzzle” and get frequent pushback that all this is just an R v. D story</w:t>
      </w:r>
    </w:p>
  </w:comment>
  <w:comment w:id="2" w:author="Candis Watts Smith" w:date="2025-01-12T11:05:00Z" w:initials="CS">
    <w:p w14:paraId="7360633F" w14:textId="6E0460BD" w:rsidR="001C3B60" w:rsidRDefault="001C3B60" w:rsidP="001C3B60">
      <w:r>
        <w:rPr>
          <w:rStyle w:val="CommentReference"/>
        </w:rPr>
        <w:annotationRef/>
      </w:r>
      <w:r>
        <w:rPr>
          <w:color w:val="000000"/>
          <w:sz w:val="20"/>
          <w:szCs w:val="20"/>
        </w:rPr>
        <w:t xml:space="preserve">Generally speaking, if you use a direct quote, it is expected to share the page number of that quote. You can deal with that formality later. </w:t>
      </w:r>
    </w:p>
  </w:comment>
  <w:comment w:id="3" w:author="Candis Watts Smith" w:date="2025-01-12T11:05:00Z" w:initials="CS">
    <w:p w14:paraId="6A6E56A1" w14:textId="77777777" w:rsidR="001C3B60" w:rsidRDefault="001C3B60" w:rsidP="001C3B60">
      <w:r>
        <w:rPr>
          <w:rStyle w:val="CommentReference"/>
        </w:rPr>
        <w:annotationRef/>
      </w:r>
      <w:r>
        <w:rPr>
          <w:color w:val="000000"/>
          <w:sz w:val="20"/>
          <w:szCs w:val="20"/>
        </w:rPr>
        <w:t>You’ll need a citation at the end of sentences that start with “Scholars say/show…”</w:t>
      </w:r>
    </w:p>
  </w:comment>
  <w:comment w:id="4" w:author="Candis Watts Smith" w:date="2025-01-12T11:07:00Z" w:initials="CS">
    <w:p w14:paraId="0BBF778D" w14:textId="77777777" w:rsidR="001C3B60" w:rsidRDefault="001C3B60" w:rsidP="001C3B60">
      <w:r>
        <w:rPr>
          <w:rStyle w:val="CommentReference"/>
        </w:rPr>
        <w:annotationRef/>
      </w:r>
      <w:r>
        <w:rPr>
          <w:color w:val="000000"/>
          <w:sz w:val="20"/>
          <w:szCs w:val="20"/>
        </w:rPr>
        <w:t>There are three questions listed. Three is almost always too many questions. The third question, in this case, is a broader question that can serve as an overarching theoretical framework for a larger project (including the dissertation). Nix it here. Circle back to it later.</w:t>
      </w:r>
    </w:p>
  </w:comment>
  <w:comment w:id="5" w:author="Candis Watts Smith" w:date="2025-01-12T11:07:00Z" w:initials="CS">
    <w:p w14:paraId="194DA953" w14:textId="77777777" w:rsidR="001C3B60" w:rsidRDefault="001C3B60" w:rsidP="001C3B60">
      <w:r>
        <w:rPr>
          <w:rStyle w:val="CommentReference"/>
        </w:rPr>
        <w:annotationRef/>
      </w:r>
      <w:r>
        <w:rPr>
          <w:color w:val="000000"/>
          <w:sz w:val="20"/>
          <w:szCs w:val="20"/>
        </w:rPr>
        <w:t>Like what? Welfare?</w:t>
      </w:r>
    </w:p>
  </w:comment>
  <w:comment w:id="6" w:author="Candis Watts Smith" w:date="2025-01-12T11:09:00Z" w:initials="CS">
    <w:p w14:paraId="3736D9D0" w14:textId="77777777" w:rsidR="001C3B60" w:rsidRDefault="001C3B60" w:rsidP="001C3B60">
      <w:r>
        <w:rPr>
          <w:rStyle w:val="CommentReference"/>
        </w:rPr>
        <w:annotationRef/>
      </w:r>
      <w:r>
        <w:rPr>
          <w:color w:val="000000"/>
          <w:sz w:val="20"/>
          <w:szCs w:val="20"/>
        </w:rPr>
        <w:t xml:space="preserve">Again, this is a good question. The data you have now will not move you forward on this question now. The upside is that you don’t need data now. </w:t>
      </w:r>
    </w:p>
  </w:comment>
  <w:comment w:id="7" w:author="Candis Watts Smith" w:date="2025-01-12T11:10:00Z" w:initials="CS">
    <w:p w14:paraId="5A0C938B" w14:textId="77777777" w:rsidR="001C3B60" w:rsidRDefault="001C3B60" w:rsidP="001C3B60">
      <w:r>
        <w:rPr>
          <w:rStyle w:val="CommentReference"/>
        </w:rPr>
        <w:annotationRef/>
      </w:r>
      <w:r>
        <w:rPr>
          <w:color w:val="000000"/>
          <w:sz w:val="20"/>
          <w:szCs w:val="20"/>
        </w:rPr>
        <w:t>For this paragraph to make sense to anyone not familiar with the theory, you will have to explain the 2x2 situation: Power and deservingness.</w:t>
      </w:r>
    </w:p>
  </w:comment>
  <w:comment w:id="8" w:author="Candis Watts Smith" w:date="2025-01-12T11:11:00Z" w:initials="CS">
    <w:p w14:paraId="0C600C13" w14:textId="77777777" w:rsidR="001C3B60" w:rsidRDefault="001C3B60" w:rsidP="001C3B60">
      <w:r>
        <w:rPr>
          <w:rStyle w:val="CommentReference"/>
        </w:rPr>
        <w:annotationRef/>
      </w:r>
      <w:r>
        <w:rPr>
          <w:color w:val="000000"/>
          <w:sz w:val="20"/>
          <w:szCs w:val="20"/>
        </w:rPr>
        <w:t>Do not bring up questions in the literature review. The lit review is designed to help the reader understand how you’ve come to develop your hypotheses.</w:t>
      </w:r>
    </w:p>
  </w:comment>
  <w:comment w:id="10" w:author="Kristina Mensik" w:date="2025-01-13T22:04:00Z" w:initials="KM">
    <w:p w14:paraId="11DAAF31" w14:textId="77777777" w:rsidR="005D5C09" w:rsidRDefault="005D5C09" w:rsidP="005D5C09">
      <w:r>
        <w:rPr>
          <w:rStyle w:val="CommentReference"/>
        </w:rPr>
        <w:annotationRef/>
      </w:r>
      <w:r>
        <w:rPr>
          <w:color w:val="000000"/>
          <w:sz w:val="20"/>
          <w:szCs w:val="20"/>
        </w:rPr>
        <w:t>I’m still trying working on clarifying what needs to go here, vs hypotheses</w:t>
      </w:r>
    </w:p>
  </w:comment>
  <w:comment w:id="12" w:author="Candis Watts Smith" w:date="2025-01-12T11:15:00Z" w:initials="CS">
    <w:p w14:paraId="4A570DF5" w14:textId="77777777" w:rsidR="00A8616C" w:rsidRDefault="00A8616C" w:rsidP="00A8616C">
      <w:r>
        <w:rPr>
          <w:rStyle w:val="CommentReference"/>
        </w:rPr>
        <w:annotationRef/>
      </w:r>
      <w:r>
        <w:rPr>
          <w:color w:val="000000"/>
          <w:sz w:val="20"/>
          <w:szCs w:val="20"/>
        </w:rPr>
        <w:t>This paragraph articulates a hypothesis. It doesn’t belong here.</w:t>
      </w:r>
    </w:p>
  </w:comment>
  <w:comment w:id="13" w:author="Kristina Mensik" w:date="2025-01-14T12:41:00Z" w:initials="KM">
    <w:p w14:paraId="7E194380" w14:textId="77777777" w:rsidR="00F732C2" w:rsidRDefault="00F732C2" w:rsidP="00F732C2">
      <w:r>
        <w:rPr>
          <w:rStyle w:val="CommentReference"/>
        </w:rPr>
        <w:annotationRef/>
      </w:r>
      <w:r>
        <w:rPr>
          <w:color w:val="000000"/>
          <w:sz w:val="20"/>
          <w:szCs w:val="20"/>
        </w:rPr>
        <w:t>Fix</w:t>
      </w:r>
    </w:p>
  </w:comment>
  <w:comment w:id="14" w:author="Kristina Mensik" w:date="2025-01-14T12:23:00Z" w:initials="KM">
    <w:p w14:paraId="740010ED" w14:textId="493326B8" w:rsidR="00C02C4B" w:rsidRDefault="00C02C4B" w:rsidP="00C02C4B">
      <w:r>
        <w:rPr>
          <w:rStyle w:val="CommentReference"/>
        </w:rPr>
        <w:annotationRef/>
      </w:r>
      <w:r>
        <w:rPr>
          <w:color w:val="000000"/>
          <w:sz w:val="20"/>
          <w:szCs w:val="20"/>
        </w:rPr>
        <w:t>Double check, pro social</w:t>
      </w:r>
    </w:p>
    <w:p w14:paraId="3A75041E" w14:textId="77777777" w:rsidR="00C02C4B" w:rsidRDefault="00C02C4B" w:rsidP="00C02C4B"/>
  </w:comment>
  <w:comment w:id="15" w:author="Candis Watts Smith" w:date="2025-01-12T12:22:00Z" w:initials="CS">
    <w:p w14:paraId="201C1759" w14:textId="3CF97911" w:rsidR="00271F9D" w:rsidRDefault="00271F9D" w:rsidP="00271F9D">
      <w:r>
        <w:rPr>
          <w:rStyle w:val="CommentReference"/>
        </w:rPr>
        <w:annotationRef/>
      </w:r>
      <w:r>
        <w:rPr>
          <w:color w:val="000000"/>
          <w:sz w:val="20"/>
          <w:szCs w:val="20"/>
        </w:rPr>
        <w:t>This is an interesting (if not unexpected twist). Here, you have two kinds “interactions with incarcerated people”: those who are close to incarcerated people, and those who are victims. This is a cool idea.</w:t>
      </w:r>
    </w:p>
  </w:comment>
  <w:comment w:id="16" w:author="Candis Watts Smith" w:date="2025-01-12T11:14:00Z" w:initials="CS">
    <w:p w14:paraId="7C3E30CD" w14:textId="77777777" w:rsidR="00A8616C" w:rsidRDefault="00A8616C" w:rsidP="00A8616C">
      <w:r>
        <w:rPr>
          <w:rStyle w:val="CommentReference"/>
        </w:rPr>
        <w:annotationRef/>
      </w:r>
      <w:r>
        <w:rPr>
          <w:color w:val="000000"/>
          <w:sz w:val="20"/>
          <w:szCs w:val="20"/>
        </w:rPr>
        <w:t xml:space="preserve">Also? In addition to what? You only listed one thing on page 4 about the Identity component in CARIN. </w:t>
      </w:r>
    </w:p>
  </w:comment>
  <w:comment w:id="17" w:author="Candis Watts Smith" w:date="2025-01-12T11:15:00Z" w:initials="CS">
    <w:p w14:paraId="78E32D51" w14:textId="77777777" w:rsidR="00A8616C" w:rsidRDefault="00A8616C" w:rsidP="00A8616C">
      <w:r>
        <w:rPr>
          <w:rStyle w:val="CommentReference"/>
        </w:rPr>
        <w:annotationRef/>
      </w:r>
      <w:r>
        <w:rPr>
          <w:color w:val="000000"/>
          <w:sz w:val="20"/>
          <w:szCs w:val="20"/>
        </w:rPr>
        <w:t>Unclear.</w:t>
      </w:r>
    </w:p>
  </w:comment>
  <w:comment w:id="18" w:author="Kristina Mensik" w:date="2025-01-13T22:09:00Z" w:initials="KM">
    <w:p w14:paraId="3E4E7E94" w14:textId="77777777" w:rsidR="00A8616C" w:rsidRDefault="00A8616C" w:rsidP="00A8616C">
      <w:r>
        <w:rPr>
          <w:rStyle w:val="CommentReference"/>
        </w:rPr>
        <w:annotationRef/>
      </w:r>
      <w:r>
        <w:rPr>
          <w:color w:val="000000"/>
          <w:sz w:val="20"/>
          <w:szCs w:val="20"/>
        </w:rPr>
        <w:t>Still cleaning this part up, + integrating the parts that did not belong in the lit review</w:t>
      </w:r>
    </w:p>
  </w:comment>
  <w:comment w:id="19" w:author="Kristina Mensik" w:date="2025-01-14T15:59:00Z" w:initials="KM">
    <w:p w14:paraId="5DCF2D20" w14:textId="77777777" w:rsidR="00745DCB" w:rsidRDefault="00745DCB" w:rsidP="00745DCB">
      <w:r>
        <w:rPr>
          <w:rStyle w:val="CommentReference"/>
        </w:rPr>
        <w:annotationRef/>
      </w:r>
      <w:r>
        <w:rPr>
          <w:color w:val="000000"/>
          <w:sz w:val="20"/>
          <w:szCs w:val="20"/>
        </w:rPr>
        <w:t>This is probably something to mention in analysis that deals w q</w:t>
      </w:r>
    </w:p>
    <w:p w14:paraId="4434EAE6" w14:textId="77777777" w:rsidR="00745DCB" w:rsidRDefault="00745DCB" w:rsidP="00745DCB"/>
  </w:comment>
  <w:comment w:id="20" w:author="Kristina Mensik" w:date="2025-01-13T16:05:00Z" w:initials="KM">
    <w:p w14:paraId="2A69DFBE" w14:textId="77777777" w:rsidR="00BB62A5" w:rsidRDefault="00BB62A5" w:rsidP="00BB62A5">
      <w:r>
        <w:rPr>
          <w:rStyle w:val="CommentReference"/>
        </w:rPr>
        <w:annotationRef/>
      </w:r>
      <w:r>
        <w:rPr>
          <w:i/>
          <w:iCs/>
          <w:color w:val="000000"/>
          <w:sz w:val="20"/>
          <w:szCs w:val="20"/>
        </w:rPr>
        <w:t xml:space="preserve">I’m still trying to sort how many controls is too many, particular for the degree to which I break down impacted groups, and particularly for impacted groups in survey subset A and C who,  respectively, evaluate the deservingness of incarcerated parents and exonerated/wrongfully convicted, or sex offenders and formerly incarcerated/ex-felons. </w:t>
      </w:r>
    </w:p>
    <w:p w14:paraId="3AB95830" w14:textId="77777777" w:rsidR="00BB62A5" w:rsidRDefault="00BB62A5" w:rsidP="00BB62A5"/>
  </w:comment>
  <w:comment w:id="21" w:author="Candis Watts Smith" w:date="2025-01-12T12:12:00Z" w:initials="CS">
    <w:p w14:paraId="32FB48EF" w14:textId="77777777" w:rsidR="00AB5E4A" w:rsidRDefault="00AB5E4A" w:rsidP="00AB5E4A">
      <w:r>
        <w:rPr>
          <w:rStyle w:val="CommentReference"/>
        </w:rPr>
        <w:annotationRef/>
      </w:r>
      <w:r>
        <w:rPr>
          <w:color w:val="000000"/>
          <w:sz w:val="20"/>
          <w:szCs w:val="20"/>
        </w:rPr>
        <w:t>Rather than include these insights in the literature review, you can put them in the “Control Variable” section. Earlier, you mentioned that ideological leanings of the states do not necessarily comport with the policies they are producing, so you probably don’t want to get into there here. It’s not central to the your question or your hypothesis. But it will be central to the test you create.</w:t>
      </w:r>
    </w:p>
  </w:comment>
  <w:comment w:id="22" w:author="Candis Watts Smith" w:date="2025-01-12T12:13:00Z" w:initials="CS">
    <w:p w14:paraId="6D29C134" w14:textId="77777777" w:rsidR="00AB5E4A" w:rsidRDefault="00AB5E4A" w:rsidP="00AB5E4A">
      <w:r>
        <w:rPr>
          <w:rStyle w:val="CommentReference"/>
        </w:rPr>
        <w:annotationRef/>
      </w:r>
      <w:r>
        <w:rPr>
          <w:color w:val="000000"/>
          <w:sz w:val="20"/>
          <w:szCs w:val="20"/>
        </w:rPr>
        <w:t>This is a hypothesis. If you put this section as a “control variable,” then you can keep this section in tact.</w:t>
      </w:r>
    </w:p>
  </w:comment>
  <w:comment w:id="23" w:author="Candis Watts Smith" w:date="2025-01-12T12:13:00Z" w:initials="CS">
    <w:p w14:paraId="75E5D38F" w14:textId="77777777" w:rsidR="00AB5E4A" w:rsidRDefault="00AB5E4A" w:rsidP="00AB5E4A">
      <w:r>
        <w:rPr>
          <w:rStyle w:val="CommentReference"/>
        </w:rPr>
        <w:annotationRef/>
      </w:r>
      <w:r>
        <w:rPr>
          <w:color w:val="000000"/>
          <w:sz w:val="20"/>
          <w:szCs w:val="20"/>
        </w:rPr>
        <w:t>Also a control variable.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4ADDB2" w15:done="0"/>
  <w15:commentEx w15:paraId="7360633F" w15:done="1"/>
  <w15:commentEx w15:paraId="6A6E56A1" w15:done="1"/>
  <w15:commentEx w15:paraId="0BBF778D" w15:done="0"/>
  <w15:commentEx w15:paraId="194DA953" w15:done="0"/>
  <w15:commentEx w15:paraId="3736D9D0" w15:done="0"/>
  <w15:commentEx w15:paraId="5A0C938B" w15:done="1"/>
  <w15:commentEx w15:paraId="0C600C13" w15:done="1"/>
  <w15:commentEx w15:paraId="11DAAF31" w15:done="0"/>
  <w15:commentEx w15:paraId="4A570DF5" w15:done="0"/>
  <w15:commentEx w15:paraId="7E194380" w15:done="0"/>
  <w15:commentEx w15:paraId="3A75041E" w15:done="0"/>
  <w15:commentEx w15:paraId="201C1759" w15:done="0"/>
  <w15:commentEx w15:paraId="7C3E30CD" w15:done="0"/>
  <w15:commentEx w15:paraId="78E32D51" w15:done="0"/>
  <w15:commentEx w15:paraId="3E4E7E94" w15:done="1"/>
  <w15:commentEx w15:paraId="4434EAE6" w15:done="0"/>
  <w15:commentEx w15:paraId="3AB95830" w15:done="0"/>
  <w15:commentEx w15:paraId="32FB48EF" w15:done="0"/>
  <w15:commentEx w15:paraId="6D29C134" w15:done="0"/>
  <w15:commentEx w15:paraId="75E5D3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FBA5FF" w16cex:dateUtc="2025-01-14T18:39:00Z"/>
  <w16cex:commentExtensible w16cex:durableId="464B90C8" w16cex:dateUtc="2025-01-12T16:05:00Z"/>
  <w16cex:commentExtensible w16cex:durableId="50CEEB9E" w16cex:dateUtc="2025-01-12T16:05:00Z"/>
  <w16cex:commentExtensible w16cex:durableId="54C7DBCD" w16cex:dateUtc="2025-01-12T16:07:00Z"/>
  <w16cex:commentExtensible w16cex:durableId="354F2431" w16cex:dateUtc="2025-01-12T16:07:00Z"/>
  <w16cex:commentExtensible w16cex:durableId="676E994C" w16cex:dateUtc="2025-01-12T16:09:00Z"/>
  <w16cex:commentExtensible w16cex:durableId="0064A757" w16cex:dateUtc="2025-01-12T16:10:00Z"/>
  <w16cex:commentExtensible w16cex:durableId="6EBB38F9" w16cex:dateUtc="2025-01-12T16:11:00Z"/>
  <w16cex:commentExtensible w16cex:durableId="75E6C655" w16cex:dateUtc="2025-01-14T03:04:00Z"/>
  <w16cex:commentExtensible w16cex:durableId="4DA459C0" w16cex:dateUtc="2025-01-12T16:15:00Z"/>
  <w16cex:commentExtensible w16cex:durableId="29615E4A" w16cex:dateUtc="2025-01-14T17:41:00Z"/>
  <w16cex:commentExtensible w16cex:durableId="32733A93" w16cex:dateUtc="2025-01-14T17:23:00Z"/>
  <w16cex:commentExtensible w16cex:durableId="052967C0" w16cex:dateUtc="2025-01-12T17:22:00Z"/>
  <w16cex:commentExtensible w16cex:durableId="2C7B98C1" w16cex:dateUtc="2025-01-12T16:14:00Z"/>
  <w16cex:commentExtensible w16cex:durableId="479E3AF9" w16cex:dateUtc="2025-01-12T16:15:00Z"/>
  <w16cex:commentExtensible w16cex:durableId="71BBD388" w16cex:dateUtc="2025-01-14T03:09:00Z"/>
  <w16cex:commentExtensible w16cex:durableId="2A7360F1" w16cex:dateUtc="2025-01-14T20:59:00Z"/>
  <w16cex:commentExtensible w16cex:durableId="2D2395E1" w16cex:dateUtc="2025-01-13T21:05:00Z"/>
  <w16cex:commentExtensible w16cex:durableId="53555C1C" w16cex:dateUtc="2025-01-12T17:12:00Z"/>
  <w16cex:commentExtensible w16cex:durableId="391807F5" w16cex:dateUtc="2025-01-12T17:13:00Z"/>
  <w16cex:commentExtensible w16cex:durableId="1AE77098" w16cex:dateUtc="2025-01-12T17: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4ADDB2" w16cid:durableId="01FBA5FF"/>
  <w16cid:commentId w16cid:paraId="7360633F" w16cid:durableId="464B90C8"/>
  <w16cid:commentId w16cid:paraId="6A6E56A1" w16cid:durableId="50CEEB9E"/>
  <w16cid:commentId w16cid:paraId="0BBF778D" w16cid:durableId="54C7DBCD"/>
  <w16cid:commentId w16cid:paraId="194DA953" w16cid:durableId="354F2431"/>
  <w16cid:commentId w16cid:paraId="3736D9D0" w16cid:durableId="676E994C"/>
  <w16cid:commentId w16cid:paraId="5A0C938B" w16cid:durableId="0064A757"/>
  <w16cid:commentId w16cid:paraId="0C600C13" w16cid:durableId="6EBB38F9"/>
  <w16cid:commentId w16cid:paraId="11DAAF31" w16cid:durableId="75E6C655"/>
  <w16cid:commentId w16cid:paraId="4A570DF5" w16cid:durableId="4DA459C0"/>
  <w16cid:commentId w16cid:paraId="7E194380" w16cid:durableId="29615E4A"/>
  <w16cid:commentId w16cid:paraId="3A75041E" w16cid:durableId="32733A93"/>
  <w16cid:commentId w16cid:paraId="201C1759" w16cid:durableId="052967C0"/>
  <w16cid:commentId w16cid:paraId="7C3E30CD" w16cid:durableId="2C7B98C1"/>
  <w16cid:commentId w16cid:paraId="78E32D51" w16cid:durableId="479E3AF9"/>
  <w16cid:commentId w16cid:paraId="3E4E7E94" w16cid:durableId="71BBD388"/>
  <w16cid:commentId w16cid:paraId="4434EAE6" w16cid:durableId="2A7360F1"/>
  <w16cid:commentId w16cid:paraId="3AB95830" w16cid:durableId="2D2395E1"/>
  <w16cid:commentId w16cid:paraId="32FB48EF" w16cid:durableId="53555C1C"/>
  <w16cid:commentId w16cid:paraId="6D29C134" w16cid:durableId="391807F5"/>
  <w16cid:commentId w16cid:paraId="75E5D38F" w16cid:durableId="1AE770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B03F5" w14:textId="77777777" w:rsidR="000F365D" w:rsidRDefault="000F365D" w:rsidP="003E1D99">
      <w:r>
        <w:separator/>
      </w:r>
    </w:p>
  </w:endnote>
  <w:endnote w:type="continuationSeparator" w:id="0">
    <w:p w14:paraId="29EF23FF" w14:textId="77777777" w:rsidR="000F365D" w:rsidRDefault="000F365D" w:rsidP="003E1D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
    <w:altName w:val="Cambria"/>
    <w:panose1 w:val="020B0604020202020204"/>
    <w:charset w:val="00"/>
    <w:family w:val="roman"/>
    <w:pitch w:val="default"/>
  </w:font>
  <w:font w:name="Open Sans">
    <w:altName w:val="﷽﷽﷽﷽﷽﷽﷽﷽s"/>
    <w:panose1 w:val="020B0606030504020204"/>
    <w:charset w:val="00"/>
    <w:family w:val="swiss"/>
    <w:pitch w:val="variable"/>
    <w:sig w:usb0="E00002EF" w:usb1="4000205B" w:usb2="00000028"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9825021"/>
      <w:docPartObj>
        <w:docPartGallery w:val="Page Numbers (Bottom of Page)"/>
        <w:docPartUnique/>
      </w:docPartObj>
    </w:sdtPr>
    <w:sdtContent>
      <w:p w14:paraId="5ABDB0E5" w14:textId="1F213F75" w:rsidR="003E1D99" w:rsidRDefault="003E1D99"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B24CF8">
          <w:rPr>
            <w:rStyle w:val="PageNumber"/>
            <w:noProof/>
          </w:rPr>
          <w:t>22</w:t>
        </w:r>
        <w:r>
          <w:rPr>
            <w:rStyle w:val="PageNumber"/>
          </w:rPr>
          <w:fldChar w:fldCharType="end"/>
        </w:r>
      </w:p>
    </w:sdtContent>
  </w:sdt>
  <w:p w14:paraId="3A382838" w14:textId="77777777" w:rsidR="003E1D99" w:rsidRDefault="003E1D99" w:rsidP="004C2E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8151105"/>
      <w:docPartObj>
        <w:docPartGallery w:val="Page Numbers (Bottom of Page)"/>
        <w:docPartUnique/>
      </w:docPartObj>
    </w:sdtPr>
    <w:sdtContent>
      <w:p w14:paraId="1B377AEA" w14:textId="77777777" w:rsidR="003E1D99" w:rsidRDefault="003E1D99"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A732672" w14:textId="77777777" w:rsidR="003E1D99" w:rsidRDefault="003E1D99" w:rsidP="004C2E2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FE43D" w14:textId="77777777" w:rsidR="000F365D" w:rsidRDefault="000F365D" w:rsidP="003E1D99">
      <w:r>
        <w:separator/>
      </w:r>
    </w:p>
  </w:footnote>
  <w:footnote w:type="continuationSeparator" w:id="0">
    <w:p w14:paraId="72086866" w14:textId="77777777" w:rsidR="000F365D" w:rsidRDefault="000F365D" w:rsidP="003E1D99">
      <w:r>
        <w:continuationSeparator/>
      </w:r>
    </w:p>
  </w:footnote>
  <w:footnote w:id="1">
    <w:p w14:paraId="20ECCC34" w14:textId="77777777" w:rsidR="003E1D99" w:rsidRDefault="003E1D99" w:rsidP="003E1D99">
      <w:pPr>
        <w:pStyle w:val="whitespace-pre-wrap"/>
        <w:rPr>
          <w:color w:val="000000"/>
        </w:rPr>
      </w:pPr>
      <w:r>
        <w:rPr>
          <w:rStyle w:val="FootnoteReference"/>
        </w:rPr>
        <w:footnoteRef/>
      </w:r>
      <w:r>
        <w:t xml:space="preserve"> </w:t>
      </w:r>
      <w:r w:rsidRPr="00902AF5">
        <w:rPr>
          <w:color w:val="000000"/>
          <w:sz w:val="20"/>
          <w:szCs w:val="20"/>
        </w:rPr>
        <w:t>This epistemic gap became clear during my work on carceral voting policy, where I encountered longtime democracy reform advocates who dismissed voting access as 'unserious' or 'absurd.' Some legislators speculated that enfranchised voters in prison would coordinate to manipulate elections. Others claimed voting simply wasn't important to incarcerated people - assumptions that directly contradicted the experiences of incarcerated activists working for voting rights.</w:t>
      </w:r>
    </w:p>
    <w:p w14:paraId="3762B019" w14:textId="77777777" w:rsidR="003E1D99" w:rsidRDefault="003E1D99" w:rsidP="003E1D99">
      <w:pPr>
        <w:pStyle w:val="FootnoteText"/>
      </w:pPr>
    </w:p>
  </w:footnote>
  <w:footnote w:id="2">
    <w:p w14:paraId="600A7450" w14:textId="77777777" w:rsidR="003E1D99" w:rsidRPr="00595E87" w:rsidRDefault="003E1D99" w:rsidP="003E1D99">
      <w:pPr>
        <w:pStyle w:val="FootnoteText"/>
      </w:pPr>
      <w:r w:rsidRPr="00595E87">
        <w:rPr>
          <w:rStyle w:val="FootnoteReference"/>
        </w:rPr>
        <w:footnoteRef/>
      </w:r>
      <w:r w:rsidRPr="00595E87">
        <w:t xml:space="preserve"> See: https://pressley.house.gov/2023/12/06/pressley-welch-unveil-historic-bill-to-guarantee-right-to-vote-for-incarcerated-citizens/</w:t>
      </w:r>
    </w:p>
  </w:footnote>
  <w:footnote w:id="3">
    <w:p w14:paraId="0C1D1AF9" w14:textId="77777777" w:rsidR="003E1D99" w:rsidRDefault="003E1D99" w:rsidP="003E1D99">
      <w:pPr>
        <w:pStyle w:val="FootnoteText"/>
      </w:pPr>
      <w:r>
        <w:rPr>
          <w:rStyle w:val="FootnoteReference"/>
        </w:rPr>
        <w:footnoteRef/>
      </w:r>
      <w:r>
        <w:t xml:space="preserve"> </w:t>
      </w:r>
      <w:r w:rsidRPr="00EE59D4">
        <w:rPr>
          <w:rFonts w:ascii="Arial" w:hAnsi="Arial" w:cs="Arial"/>
        </w:rPr>
        <w:t xml:space="preserve">Michael Bang Petersen (2007) for instance, argues that the “lazy or unlucky” determination driving perceptions of need and control override cultural context, </w:t>
      </w:r>
      <w:r>
        <w:rPr>
          <w:rFonts w:ascii="Arial" w:hAnsi="Arial" w:cs="Arial"/>
        </w:rPr>
        <w:t xml:space="preserve">as weeding out ‘cheaters’ and helping reciprocators were both evolutionarily advantageous </w:t>
      </w:r>
      <w:r w:rsidRPr="006B783F">
        <w:rPr>
          <w:sz w:val="23"/>
          <w:szCs w:val="23"/>
        </w:rPr>
        <w:t xml:space="preserve">(Peterson 2012, </w:t>
      </w:r>
      <w:proofErr w:type="spellStart"/>
      <w:r w:rsidRPr="006B783F">
        <w:rPr>
          <w:sz w:val="23"/>
          <w:szCs w:val="23"/>
        </w:rPr>
        <w:t>Aaroe</w:t>
      </w:r>
      <w:proofErr w:type="spellEnd"/>
      <w:r w:rsidRPr="006B783F">
        <w:rPr>
          <w:sz w:val="23"/>
          <w:szCs w:val="23"/>
        </w:rPr>
        <w:t xml:space="preserve"> and Petersen 2014</w:t>
      </w:r>
      <w:proofErr w:type="gramStart"/>
      <w:r w:rsidRPr="006B783F">
        <w:rPr>
          <w:sz w:val="23"/>
          <w:szCs w:val="23"/>
        </w:rPr>
        <w:t>).</w:t>
      </w:r>
      <w:r>
        <w:rPr>
          <w:rFonts w:ascii="Arial" w:hAnsi="Arial" w:cs="Arial"/>
        </w:rPr>
        <w:t>.</w:t>
      </w:r>
      <w:proofErr w:type="gramEnd"/>
      <w:r>
        <w:rPr>
          <w:rFonts w:ascii="Arial" w:hAnsi="Arial" w:cs="Arial"/>
        </w:rPr>
        <w:t xml:space="preserve"> O</w:t>
      </w:r>
      <w:r w:rsidRPr="00EE59D4">
        <w:rPr>
          <w:rFonts w:ascii="Arial" w:hAnsi="Arial" w:cs="Arial"/>
        </w:rPr>
        <w:t xml:space="preserve">thers stress that while the “CARIN” mechanisms constitute a constituent evaluative logic their meaning and salience varies across cultural contexts (Meuleman, </w:t>
      </w:r>
      <w:proofErr w:type="spellStart"/>
      <w:r w:rsidRPr="00EE59D4">
        <w:rPr>
          <w:rFonts w:ascii="Arial" w:hAnsi="Arial" w:cs="Arial"/>
        </w:rPr>
        <w:t>Roosma</w:t>
      </w:r>
      <w:proofErr w:type="spellEnd"/>
      <w:r w:rsidRPr="00EE59D4">
        <w:rPr>
          <w:rFonts w:ascii="Arial" w:hAnsi="Arial" w:cs="Arial"/>
        </w:rPr>
        <w:t>, Abts 2020).</w:t>
      </w:r>
      <w:r>
        <w:rPr>
          <w:rFonts w:ascii="Arial" w:hAnsi="Arial" w:cs="Arial"/>
        </w:rPr>
        <w:t xml:space="preserve"> </w:t>
      </w:r>
    </w:p>
  </w:footnote>
  <w:footnote w:id="4">
    <w:p w14:paraId="50E9C52C" w14:textId="77777777" w:rsidR="006C40D6" w:rsidRDefault="006C40D6" w:rsidP="006C40D6">
      <w:pPr>
        <w:pStyle w:val="FootnoteText"/>
      </w:pPr>
      <w:r>
        <w:rPr>
          <w:rStyle w:val="FootnoteReference"/>
        </w:rPr>
        <w:footnoteRef/>
      </w:r>
      <w:r>
        <w:t xml:space="preserve"> T</w:t>
      </w:r>
      <w:r w:rsidRPr="00D756A1">
        <w:t>he bulk of criminal legal reform measures passed in the last twenty years have targeted groups whose social construction is less negative and more muddied, like drug users, returning citizens, children, and people who have not been criminally convicted. On the federal level, notable policies include the Prison Rape Elimination Act in 2003, the Second Chance Act in 2008 that directed funding toward re-entry services, the Fair Sentencing Act in 2010 that primarily dealt with reducing sentencing disparities for crack and powder cocaine offenses (and was not made retroactive until 2018), and the First Step Act in 2018 that also primarily ‘benefited’ people convicted of drug offenses.</w:t>
      </w:r>
      <w:r w:rsidRPr="00A50128">
        <w:t xml:space="preserve"> </w:t>
      </w:r>
      <w:r>
        <w:t>Exceptions to this include good time credits included in the First Step Act (2018).</w:t>
      </w:r>
      <w:r w:rsidRPr="00D756A1">
        <w:t xml:space="preserve"> Trends in the states have broadly followed suit, with exceptions for some relaxations of parole processes, “second look” laws, and, notably, expansions to prisons.</w:t>
      </w:r>
    </w:p>
  </w:footnote>
  <w:footnote w:id="5">
    <w:p w14:paraId="50E42073" w14:textId="77777777" w:rsidR="003E1D99" w:rsidRPr="00595E87" w:rsidRDefault="003E1D99" w:rsidP="003E1D99">
      <w:pPr>
        <w:pStyle w:val="FootnoteText"/>
      </w:pPr>
      <w:r w:rsidRPr="00595E87">
        <w:rPr>
          <w:rStyle w:val="FootnoteReference"/>
        </w:rPr>
        <w:footnoteRef/>
      </w:r>
      <w:r w:rsidRPr="00595E87">
        <w:t xml:space="preserve"> However, the English and Kalla study examines the impact of racialized frames on housing and economic justice/policy. I do note that while these are broadly considered race neutral, both are still </w:t>
      </w:r>
      <w:proofErr w:type="gramStart"/>
      <w:r w:rsidRPr="00595E87">
        <w:t>racialized</w:t>
      </w:r>
      <w:proofErr w:type="gramEnd"/>
      <w:r w:rsidRPr="00595E87">
        <w:t xml:space="preserve"> and I suspect invoke an “I struggle too” response among white respondents.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4DAF2" w14:textId="77777777" w:rsidR="003E1D99" w:rsidRDefault="003E1D99">
    <w:pPr>
      <w:pStyle w:val="Header"/>
      <w:rPr>
        <w:rFonts w:ascii="Calibri" w:hAnsi="Calibri" w:cs="Calibri"/>
      </w:rPr>
    </w:pPr>
    <w:r>
      <w:rPr>
        <w:rFonts w:ascii="Calibri" w:hAnsi="Calibri" w:cs="Calibri"/>
      </w:rPr>
      <w:t>Kristina Mensik</w:t>
    </w:r>
  </w:p>
  <w:p w14:paraId="5C5554CE" w14:textId="77777777" w:rsidR="003E1D99" w:rsidRPr="00100B73" w:rsidRDefault="003E1D99">
    <w:pPr>
      <w:pStyle w:val="Header"/>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2F3D"/>
    <w:multiLevelType w:val="hybridMultilevel"/>
    <w:tmpl w:val="1E24C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05EA7"/>
    <w:multiLevelType w:val="hybridMultilevel"/>
    <w:tmpl w:val="DD1ADB46"/>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C57AEF"/>
    <w:multiLevelType w:val="multilevel"/>
    <w:tmpl w:val="30DEF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CA4EFB"/>
    <w:multiLevelType w:val="hybridMultilevel"/>
    <w:tmpl w:val="87764DF8"/>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002691"/>
    <w:multiLevelType w:val="hybridMultilevel"/>
    <w:tmpl w:val="0A605B14"/>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066A18"/>
    <w:multiLevelType w:val="hybridMultilevel"/>
    <w:tmpl w:val="ACA6DF96"/>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5F3FF0"/>
    <w:multiLevelType w:val="hybridMultilevel"/>
    <w:tmpl w:val="593E0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CE2C28"/>
    <w:multiLevelType w:val="hybridMultilevel"/>
    <w:tmpl w:val="789ECBFE"/>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E026C0"/>
    <w:multiLevelType w:val="hybridMultilevel"/>
    <w:tmpl w:val="BE1CD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31659E"/>
    <w:multiLevelType w:val="multilevel"/>
    <w:tmpl w:val="30DEF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99293B"/>
    <w:multiLevelType w:val="hybridMultilevel"/>
    <w:tmpl w:val="DB34162E"/>
    <w:lvl w:ilvl="0" w:tplc="38C44264">
      <w:start w:val="1"/>
      <w:numFmt w:val="bullet"/>
      <w:lvlText w:val="—"/>
      <w:lvlJc w:val="left"/>
      <w:pPr>
        <w:ind w:left="1080" w:hanging="360"/>
      </w:pPr>
      <w:rPr>
        <w:rFonts w:ascii="d" w:hAnsi="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76952A5"/>
    <w:multiLevelType w:val="hybridMultilevel"/>
    <w:tmpl w:val="B46C4998"/>
    <w:lvl w:ilvl="0" w:tplc="A3F8D730">
      <w:numFmt w:val="bullet"/>
      <w:lvlText w:val="-"/>
      <w:lvlJc w:val="left"/>
      <w:pPr>
        <w:ind w:left="1440" w:hanging="360"/>
      </w:pPr>
      <w:rPr>
        <w:rFonts w:ascii="Open Sans" w:eastAsia="Times New Roman" w:hAnsi="Open Sans" w:cs="Open Sans"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CF75C04"/>
    <w:multiLevelType w:val="hybridMultilevel"/>
    <w:tmpl w:val="806AF7DE"/>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620230">
    <w:abstractNumId w:val="9"/>
  </w:num>
  <w:num w:numId="2" w16cid:durableId="1014964443">
    <w:abstractNumId w:val="6"/>
  </w:num>
  <w:num w:numId="3" w16cid:durableId="839006487">
    <w:abstractNumId w:val="8"/>
  </w:num>
  <w:num w:numId="4" w16cid:durableId="2120486046">
    <w:abstractNumId w:val="2"/>
  </w:num>
  <w:num w:numId="5" w16cid:durableId="716585473">
    <w:abstractNumId w:val="10"/>
  </w:num>
  <w:num w:numId="6" w16cid:durableId="2142962076">
    <w:abstractNumId w:val="11"/>
  </w:num>
  <w:num w:numId="7" w16cid:durableId="1786541073">
    <w:abstractNumId w:val="0"/>
  </w:num>
  <w:num w:numId="8" w16cid:durableId="12536474">
    <w:abstractNumId w:val="7"/>
  </w:num>
  <w:num w:numId="9" w16cid:durableId="871455666">
    <w:abstractNumId w:val="12"/>
  </w:num>
  <w:num w:numId="10" w16cid:durableId="140116764">
    <w:abstractNumId w:val="1"/>
  </w:num>
  <w:num w:numId="11" w16cid:durableId="1203441071">
    <w:abstractNumId w:val="5"/>
  </w:num>
  <w:num w:numId="12" w16cid:durableId="926842545">
    <w:abstractNumId w:val="3"/>
  </w:num>
  <w:num w:numId="13" w16cid:durableId="152582379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na Mensik">
    <w15:presenceInfo w15:providerId="AD" w15:userId="S::kom11@duke.edu::979dd20b-fab2-4478-b7fb-462aa92fafcc"/>
  </w15:person>
  <w15:person w15:author="Candis Watts Smith">
    <w15:presenceInfo w15:providerId="AD" w15:userId="S::csw5@duke.edu::aafbe89c-903e-4137-a8c7-7f5a411476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D99"/>
    <w:rsid w:val="00000466"/>
    <w:rsid w:val="0000145B"/>
    <w:rsid w:val="00004B39"/>
    <w:rsid w:val="000160A0"/>
    <w:rsid w:val="000165B8"/>
    <w:rsid w:val="000200D7"/>
    <w:rsid w:val="00020E30"/>
    <w:rsid w:val="00022097"/>
    <w:rsid w:val="0002297E"/>
    <w:rsid w:val="000306ED"/>
    <w:rsid w:val="00030A8C"/>
    <w:rsid w:val="00037BF8"/>
    <w:rsid w:val="000567DA"/>
    <w:rsid w:val="00060CBE"/>
    <w:rsid w:val="0006430A"/>
    <w:rsid w:val="000666CE"/>
    <w:rsid w:val="000669AE"/>
    <w:rsid w:val="000731A7"/>
    <w:rsid w:val="00073DEA"/>
    <w:rsid w:val="00076A45"/>
    <w:rsid w:val="00085C11"/>
    <w:rsid w:val="00086D58"/>
    <w:rsid w:val="00093D13"/>
    <w:rsid w:val="00095BD0"/>
    <w:rsid w:val="000C1731"/>
    <w:rsid w:val="000C49C5"/>
    <w:rsid w:val="000D060A"/>
    <w:rsid w:val="000D232F"/>
    <w:rsid w:val="000E0CC4"/>
    <w:rsid w:val="000E1BE3"/>
    <w:rsid w:val="000E2273"/>
    <w:rsid w:val="000E4FAF"/>
    <w:rsid w:val="000F2810"/>
    <w:rsid w:val="000F365D"/>
    <w:rsid w:val="000F5217"/>
    <w:rsid w:val="000F7032"/>
    <w:rsid w:val="00102EC1"/>
    <w:rsid w:val="00103B24"/>
    <w:rsid w:val="0010660D"/>
    <w:rsid w:val="00116A55"/>
    <w:rsid w:val="00124849"/>
    <w:rsid w:val="00125217"/>
    <w:rsid w:val="00126BAC"/>
    <w:rsid w:val="001348D5"/>
    <w:rsid w:val="00151379"/>
    <w:rsid w:val="00154191"/>
    <w:rsid w:val="001548D9"/>
    <w:rsid w:val="001549A9"/>
    <w:rsid w:val="001610D3"/>
    <w:rsid w:val="001632D4"/>
    <w:rsid w:val="00166993"/>
    <w:rsid w:val="0016729F"/>
    <w:rsid w:val="001707A5"/>
    <w:rsid w:val="00170CA3"/>
    <w:rsid w:val="001916FB"/>
    <w:rsid w:val="00195352"/>
    <w:rsid w:val="001A4786"/>
    <w:rsid w:val="001B2435"/>
    <w:rsid w:val="001C20E2"/>
    <w:rsid w:val="001C3B60"/>
    <w:rsid w:val="001C5DAA"/>
    <w:rsid w:val="001D0700"/>
    <w:rsid w:val="001D2BC2"/>
    <w:rsid w:val="001D76CF"/>
    <w:rsid w:val="001E3706"/>
    <w:rsid w:val="001E65B2"/>
    <w:rsid w:val="001E7DDC"/>
    <w:rsid w:val="001F484E"/>
    <w:rsid w:val="001F499D"/>
    <w:rsid w:val="001F5B84"/>
    <w:rsid w:val="001F659C"/>
    <w:rsid w:val="00202480"/>
    <w:rsid w:val="002054C9"/>
    <w:rsid w:val="00206533"/>
    <w:rsid w:val="002131AE"/>
    <w:rsid w:val="002207E4"/>
    <w:rsid w:val="002253B7"/>
    <w:rsid w:val="00225F9F"/>
    <w:rsid w:val="00231B05"/>
    <w:rsid w:val="00233885"/>
    <w:rsid w:val="00235483"/>
    <w:rsid w:val="00246E5A"/>
    <w:rsid w:val="00250029"/>
    <w:rsid w:val="00256025"/>
    <w:rsid w:val="00264DA6"/>
    <w:rsid w:val="002679E9"/>
    <w:rsid w:val="00267B81"/>
    <w:rsid w:val="00271F9D"/>
    <w:rsid w:val="00283586"/>
    <w:rsid w:val="00291F8D"/>
    <w:rsid w:val="002A12FD"/>
    <w:rsid w:val="002B30DB"/>
    <w:rsid w:val="002B59E1"/>
    <w:rsid w:val="002C3D1D"/>
    <w:rsid w:val="002C64FC"/>
    <w:rsid w:val="002D71A9"/>
    <w:rsid w:val="002E5A77"/>
    <w:rsid w:val="002F1453"/>
    <w:rsid w:val="002F4102"/>
    <w:rsid w:val="002F4596"/>
    <w:rsid w:val="002F6609"/>
    <w:rsid w:val="002F6DE4"/>
    <w:rsid w:val="002F75ED"/>
    <w:rsid w:val="0030184F"/>
    <w:rsid w:val="00302C61"/>
    <w:rsid w:val="003118B9"/>
    <w:rsid w:val="00324D4D"/>
    <w:rsid w:val="003327B8"/>
    <w:rsid w:val="00332933"/>
    <w:rsid w:val="00332D42"/>
    <w:rsid w:val="003368F2"/>
    <w:rsid w:val="003443C2"/>
    <w:rsid w:val="00347099"/>
    <w:rsid w:val="00347E04"/>
    <w:rsid w:val="003507D7"/>
    <w:rsid w:val="00351083"/>
    <w:rsid w:val="00352D4D"/>
    <w:rsid w:val="00353817"/>
    <w:rsid w:val="00373912"/>
    <w:rsid w:val="00374A4F"/>
    <w:rsid w:val="00375255"/>
    <w:rsid w:val="003766CF"/>
    <w:rsid w:val="00381330"/>
    <w:rsid w:val="0038172E"/>
    <w:rsid w:val="0038248B"/>
    <w:rsid w:val="00384A5A"/>
    <w:rsid w:val="003B6612"/>
    <w:rsid w:val="003B7CD3"/>
    <w:rsid w:val="003C585B"/>
    <w:rsid w:val="003D6392"/>
    <w:rsid w:val="003E1D99"/>
    <w:rsid w:val="003F2DDF"/>
    <w:rsid w:val="003F606B"/>
    <w:rsid w:val="004013E8"/>
    <w:rsid w:val="00402770"/>
    <w:rsid w:val="00406F1B"/>
    <w:rsid w:val="00416A5B"/>
    <w:rsid w:val="0042383C"/>
    <w:rsid w:val="0043020F"/>
    <w:rsid w:val="00431054"/>
    <w:rsid w:val="00434BFB"/>
    <w:rsid w:val="00441258"/>
    <w:rsid w:val="0044237B"/>
    <w:rsid w:val="0044568F"/>
    <w:rsid w:val="00460263"/>
    <w:rsid w:val="004608B6"/>
    <w:rsid w:val="004618E6"/>
    <w:rsid w:val="00466402"/>
    <w:rsid w:val="0047276A"/>
    <w:rsid w:val="0047469F"/>
    <w:rsid w:val="004764FC"/>
    <w:rsid w:val="00485BD3"/>
    <w:rsid w:val="00485EAB"/>
    <w:rsid w:val="00490C4B"/>
    <w:rsid w:val="00491D89"/>
    <w:rsid w:val="00493013"/>
    <w:rsid w:val="00495B2D"/>
    <w:rsid w:val="00497078"/>
    <w:rsid w:val="004A5D38"/>
    <w:rsid w:val="004D030E"/>
    <w:rsid w:val="004D3AE3"/>
    <w:rsid w:val="004E610C"/>
    <w:rsid w:val="004F3657"/>
    <w:rsid w:val="004F7310"/>
    <w:rsid w:val="00500A52"/>
    <w:rsid w:val="005011E8"/>
    <w:rsid w:val="00503832"/>
    <w:rsid w:val="0050599A"/>
    <w:rsid w:val="00510D4A"/>
    <w:rsid w:val="00516431"/>
    <w:rsid w:val="00524D96"/>
    <w:rsid w:val="005367B4"/>
    <w:rsid w:val="005401C8"/>
    <w:rsid w:val="005433F6"/>
    <w:rsid w:val="00547C03"/>
    <w:rsid w:val="00553997"/>
    <w:rsid w:val="00555B93"/>
    <w:rsid w:val="00557ED0"/>
    <w:rsid w:val="00576352"/>
    <w:rsid w:val="00577E2E"/>
    <w:rsid w:val="00577FD1"/>
    <w:rsid w:val="00580159"/>
    <w:rsid w:val="005817E9"/>
    <w:rsid w:val="0058497C"/>
    <w:rsid w:val="0059321D"/>
    <w:rsid w:val="00593A0A"/>
    <w:rsid w:val="00595AE1"/>
    <w:rsid w:val="005A3876"/>
    <w:rsid w:val="005B2708"/>
    <w:rsid w:val="005B672F"/>
    <w:rsid w:val="005B76A6"/>
    <w:rsid w:val="005C2C44"/>
    <w:rsid w:val="005C5DBE"/>
    <w:rsid w:val="005C602E"/>
    <w:rsid w:val="005D5C09"/>
    <w:rsid w:val="005E47DA"/>
    <w:rsid w:val="005F1525"/>
    <w:rsid w:val="00605073"/>
    <w:rsid w:val="00606737"/>
    <w:rsid w:val="00620A8D"/>
    <w:rsid w:val="00621765"/>
    <w:rsid w:val="0062203C"/>
    <w:rsid w:val="00624BCB"/>
    <w:rsid w:val="00625D0B"/>
    <w:rsid w:val="00637CDE"/>
    <w:rsid w:val="00644CDB"/>
    <w:rsid w:val="00653CC4"/>
    <w:rsid w:val="006651AB"/>
    <w:rsid w:val="00673452"/>
    <w:rsid w:val="006743AF"/>
    <w:rsid w:val="00674FAC"/>
    <w:rsid w:val="006832AB"/>
    <w:rsid w:val="00692B49"/>
    <w:rsid w:val="006937A5"/>
    <w:rsid w:val="006B0AB9"/>
    <w:rsid w:val="006B30B4"/>
    <w:rsid w:val="006B5E11"/>
    <w:rsid w:val="006C40D6"/>
    <w:rsid w:val="006D28B6"/>
    <w:rsid w:val="006D55B4"/>
    <w:rsid w:val="006E12D5"/>
    <w:rsid w:val="006E1CDD"/>
    <w:rsid w:val="006E30FC"/>
    <w:rsid w:val="006F07DC"/>
    <w:rsid w:val="006F1EEB"/>
    <w:rsid w:val="006F25D4"/>
    <w:rsid w:val="006F3BA0"/>
    <w:rsid w:val="006F4AB5"/>
    <w:rsid w:val="00700625"/>
    <w:rsid w:val="00703833"/>
    <w:rsid w:val="00706C42"/>
    <w:rsid w:val="007102EE"/>
    <w:rsid w:val="007144B9"/>
    <w:rsid w:val="00720E58"/>
    <w:rsid w:val="00723EC3"/>
    <w:rsid w:val="007260E7"/>
    <w:rsid w:val="0074211B"/>
    <w:rsid w:val="00743F83"/>
    <w:rsid w:val="00745B0D"/>
    <w:rsid w:val="00745DCB"/>
    <w:rsid w:val="00747497"/>
    <w:rsid w:val="0075684A"/>
    <w:rsid w:val="00760C6C"/>
    <w:rsid w:val="007612F8"/>
    <w:rsid w:val="007702B6"/>
    <w:rsid w:val="007844CF"/>
    <w:rsid w:val="0078459D"/>
    <w:rsid w:val="00790555"/>
    <w:rsid w:val="007916A0"/>
    <w:rsid w:val="00794768"/>
    <w:rsid w:val="00795A90"/>
    <w:rsid w:val="007A25B7"/>
    <w:rsid w:val="007A2BF8"/>
    <w:rsid w:val="007B5797"/>
    <w:rsid w:val="007C0F09"/>
    <w:rsid w:val="007C7BBD"/>
    <w:rsid w:val="007D03D6"/>
    <w:rsid w:val="007D343E"/>
    <w:rsid w:val="007D7B02"/>
    <w:rsid w:val="007E48B8"/>
    <w:rsid w:val="007E5AEA"/>
    <w:rsid w:val="007E7635"/>
    <w:rsid w:val="007F1397"/>
    <w:rsid w:val="0082696E"/>
    <w:rsid w:val="0082726C"/>
    <w:rsid w:val="008358C6"/>
    <w:rsid w:val="00841DEA"/>
    <w:rsid w:val="00857AE8"/>
    <w:rsid w:val="00865B41"/>
    <w:rsid w:val="008676AF"/>
    <w:rsid w:val="00880953"/>
    <w:rsid w:val="00881069"/>
    <w:rsid w:val="0088310E"/>
    <w:rsid w:val="00891166"/>
    <w:rsid w:val="00893E8C"/>
    <w:rsid w:val="008A58E6"/>
    <w:rsid w:val="008A5B66"/>
    <w:rsid w:val="008A7070"/>
    <w:rsid w:val="008B0337"/>
    <w:rsid w:val="008B6342"/>
    <w:rsid w:val="008C3CBC"/>
    <w:rsid w:val="008C4724"/>
    <w:rsid w:val="008C50C3"/>
    <w:rsid w:val="008D3EE4"/>
    <w:rsid w:val="008E1525"/>
    <w:rsid w:val="008E22CB"/>
    <w:rsid w:val="00911F4B"/>
    <w:rsid w:val="00912FA9"/>
    <w:rsid w:val="00913C5A"/>
    <w:rsid w:val="00931DCD"/>
    <w:rsid w:val="0093302D"/>
    <w:rsid w:val="009410B8"/>
    <w:rsid w:val="00947B45"/>
    <w:rsid w:val="0095054A"/>
    <w:rsid w:val="00960ABD"/>
    <w:rsid w:val="00967766"/>
    <w:rsid w:val="00976BD8"/>
    <w:rsid w:val="009804F0"/>
    <w:rsid w:val="009812A5"/>
    <w:rsid w:val="009A0B53"/>
    <w:rsid w:val="009A0BF3"/>
    <w:rsid w:val="009B04F5"/>
    <w:rsid w:val="009B3AD6"/>
    <w:rsid w:val="009B6EF3"/>
    <w:rsid w:val="009C1374"/>
    <w:rsid w:val="009D2D64"/>
    <w:rsid w:val="009D5760"/>
    <w:rsid w:val="009D6EAD"/>
    <w:rsid w:val="009D7A53"/>
    <w:rsid w:val="009E1B8C"/>
    <w:rsid w:val="009E7E8F"/>
    <w:rsid w:val="009F22C4"/>
    <w:rsid w:val="009F7F53"/>
    <w:rsid w:val="00A00D65"/>
    <w:rsid w:val="00A05511"/>
    <w:rsid w:val="00A10698"/>
    <w:rsid w:val="00A10F7A"/>
    <w:rsid w:val="00A1104C"/>
    <w:rsid w:val="00A34086"/>
    <w:rsid w:val="00A379C8"/>
    <w:rsid w:val="00A45B2C"/>
    <w:rsid w:val="00A52253"/>
    <w:rsid w:val="00A62B7E"/>
    <w:rsid w:val="00A75828"/>
    <w:rsid w:val="00A85E28"/>
    <w:rsid w:val="00A8616C"/>
    <w:rsid w:val="00A901EA"/>
    <w:rsid w:val="00A927B8"/>
    <w:rsid w:val="00A93C35"/>
    <w:rsid w:val="00AA0BCC"/>
    <w:rsid w:val="00AA55C4"/>
    <w:rsid w:val="00AB1061"/>
    <w:rsid w:val="00AB5A3E"/>
    <w:rsid w:val="00AB5E4A"/>
    <w:rsid w:val="00AB6163"/>
    <w:rsid w:val="00AC19B6"/>
    <w:rsid w:val="00AC350B"/>
    <w:rsid w:val="00AC7B26"/>
    <w:rsid w:val="00AD0D2E"/>
    <w:rsid w:val="00AD368D"/>
    <w:rsid w:val="00AD42DC"/>
    <w:rsid w:val="00AD7821"/>
    <w:rsid w:val="00AF1FDF"/>
    <w:rsid w:val="00AF316D"/>
    <w:rsid w:val="00AF3AC2"/>
    <w:rsid w:val="00AF62C0"/>
    <w:rsid w:val="00B11DEC"/>
    <w:rsid w:val="00B156E9"/>
    <w:rsid w:val="00B20686"/>
    <w:rsid w:val="00B217A4"/>
    <w:rsid w:val="00B24CF8"/>
    <w:rsid w:val="00B25930"/>
    <w:rsid w:val="00B320A8"/>
    <w:rsid w:val="00B55BE7"/>
    <w:rsid w:val="00B612B5"/>
    <w:rsid w:val="00B64CBC"/>
    <w:rsid w:val="00B67599"/>
    <w:rsid w:val="00B7232B"/>
    <w:rsid w:val="00B93200"/>
    <w:rsid w:val="00B9430D"/>
    <w:rsid w:val="00B95652"/>
    <w:rsid w:val="00BA6294"/>
    <w:rsid w:val="00BB2F3D"/>
    <w:rsid w:val="00BB62A5"/>
    <w:rsid w:val="00BC0458"/>
    <w:rsid w:val="00BC0A74"/>
    <w:rsid w:val="00BC2D30"/>
    <w:rsid w:val="00BD2212"/>
    <w:rsid w:val="00BE2FDD"/>
    <w:rsid w:val="00BE73A5"/>
    <w:rsid w:val="00BE764A"/>
    <w:rsid w:val="00BE79FD"/>
    <w:rsid w:val="00BF5AE9"/>
    <w:rsid w:val="00C02C4B"/>
    <w:rsid w:val="00C038A7"/>
    <w:rsid w:val="00C1555F"/>
    <w:rsid w:val="00C209B7"/>
    <w:rsid w:val="00C23633"/>
    <w:rsid w:val="00C25278"/>
    <w:rsid w:val="00C45E8C"/>
    <w:rsid w:val="00C5524C"/>
    <w:rsid w:val="00C56164"/>
    <w:rsid w:val="00C712D3"/>
    <w:rsid w:val="00C81515"/>
    <w:rsid w:val="00C91C2D"/>
    <w:rsid w:val="00C96B48"/>
    <w:rsid w:val="00CA77B8"/>
    <w:rsid w:val="00CB2D59"/>
    <w:rsid w:val="00CB6640"/>
    <w:rsid w:val="00CB7AB1"/>
    <w:rsid w:val="00CC0716"/>
    <w:rsid w:val="00CD10D5"/>
    <w:rsid w:val="00CE024C"/>
    <w:rsid w:val="00CE57B9"/>
    <w:rsid w:val="00CE64D5"/>
    <w:rsid w:val="00CF4DC5"/>
    <w:rsid w:val="00CF7A60"/>
    <w:rsid w:val="00D0117F"/>
    <w:rsid w:val="00D0292E"/>
    <w:rsid w:val="00D03511"/>
    <w:rsid w:val="00D16AE2"/>
    <w:rsid w:val="00D21926"/>
    <w:rsid w:val="00D25166"/>
    <w:rsid w:val="00D258A3"/>
    <w:rsid w:val="00D317A6"/>
    <w:rsid w:val="00D470C3"/>
    <w:rsid w:val="00D60814"/>
    <w:rsid w:val="00D60B04"/>
    <w:rsid w:val="00D7474C"/>
    <w:rsid w:val="00D81728"/>
    <w:rsid w:val="00DA25FC"/>
    <w:rsid w:val="00DE0628"/>
    <w:rsid w:val="00DE06C1"/>
    <w:rsid w:val="00DE1A73"/>
    <w:rsid w:val="00DE5831"/>
    <w:rsid w:val="00DE6841"/>
    <w:rsid w:val="00E01EE5"/>
    <w:rsid w:val="00E04209"/>
    <w:rsid w:val="00E1033B"/>
    <w:rsid w:val="00E11DC7"/>
    <w:rsid w:val="00E35368"/>
    <w:rsid w:val="00E375D3"/>
    <w:rsid w:val="00E431F3"/>
    <w:rsid w:val="00E451B4"/>
    <w:rsid w:val="00E45EA5"/>
    <w:rsid w:val="00E46DAD"/>
    <w:rsid w:val="00E51994"/>
    <w:rsid w:val="00E51F30"/>
    <w:rsid w:val="00E533E9"/>
    <w:rsid w:val="00E57D3A"/>
    <w:rsid w:val="00E61A6A"/>
    <w:rsid w:val="00E70FF2"/>
    <w:rsid w:val="00E72186"/>
    <w:rsid w:val="00E768AE"/>
    <w:rsid w:val="00E80012"/>
    <w:rsid w:val="00E8054D"/>
    <w:rsid w:val="00E94774"/>
    <w:rsid w:val="00E95DB7"/>
    <w:rsid w:val="00EA07E9"/>
    <w:rsid w:val="00EA2599"/>
    <w:rsid w:val="00EA27FF"/>
    <w:rsid w:val="00EA3D4B"/>
    <w:rsid w:val="00EA7C26"/>
    <w:rsid w:val="00ED2CCB"/>
    <w:rsid w:val="00ED7F81"/>
    <w:rsid w:val="00EE10DB"/>
    <w:rsid w:val="00EE5879"/>
    <w:rsid w:val="00EF17CA"/>
    <w:rsid w:val="00EF618E"/>
    <w:rsid w:val="00F046C6"/>
    <w:rsid w:val="00F04811"/>
    <w:rsid w:val="00F04F32"/>
    <w:rsid w:val="00F0734C"/>
    <w:rsid w:val="00F104E9"/>
    <w:rsid w:val="00F1054A"/>
    <w:rsid w:val="00F2058F"/>
    <w:rsid w:val="00F23450"/>
    <w:rsid w:val="00F249B8"/>
    <w:rsid w:val="00F31C7A"/>
    <w:rsid w:val="00F34DAD"/>
    <w:rsid w:val="00F40FCB"/>
    <w:rsid w:val="00F42DAA"/>
    <w:rsid w:val="00F43D32"/>
    <w:rsid w:val="00F44820"/>
    <w:rsid w:val="00F46C73"/>
    <w:rsid w:val="00F47C25"/>
    <w:rsid w:val="00F50CFA"/>
    <w:rsid w:val="00F51C6D"/>
    <w:rsid w:val="00F55614"/>
    <w:rsid w:val="00F6438C"/>
    <w:rsid w:val="00F65EC6"/>
    <w:rsid w:val="00F732C2"/>
    <w:rsid w:val="00F80189"/>
    <w:rsid w:val="00F801FA"/>
    <w:rsid w:val="00F866D0"/>
    <w:rsid w:val="00F90406"/>
    <w:rsid w:val="00F92E6A"/>
    <w:rsid w:val="00F9429C"/>
    <w:rsid w:val="00F97D8A"/>
    <w:rsid w:val="00FA0474"/>
    <w:rsid w:val="00FA468C"/>
    <w:rsid w:val="00FB02C3"/>
    <w:rsid w:val="00FC39A2"/>
    <w:rsid w:val="00FC3F08"/>
    <w:rsid w:val="00FD0E63"/>
    <w:rsid w:val="00FD50DB"/>
    <w:rsid w:val="00FD72E4"/>
    <w:rsid w:val="00FE0C56"/>
    <w:rsid w:val="00FE22B8"/>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23F70"/>
  <w15:chartTrackingRefBased/>
  <w15:docId w15:val="{2779D1FE-287E-8C48-9AA8-5257DF727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D99"/>
    <w:rPr>
      <w:rFonts w:ascii="Times New Roman" w:hAnsi="Times New Roman" w:cs="Times New Roman"/>
      <w:kern w:val="0"/>
      <w14:ligatures w14:val="none"/>
    </w:rPr>
  </w:style>
  <w:style w:type="paragraph" w:styleId="Heading1">
    <w:name w:val="heading 1"/>
    <w:basedOn w:val="Normal"/>
    <w:next w:val="Normal"/>
    <w:link w:val="Heading1Char"/>
    <w:uiPriority w:val="9"/>
    <w:qFormat/>
    <w:rsid w:val="003E1D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3E1D9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D9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E1D9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E1D9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1D9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1D9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1D9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3E1D9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3E1D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D99"/>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3E1D99"/>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3E1D99"/>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3E1D99"/>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3E1D99"/>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3E1D99"/>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3E1D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D9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D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D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1D99"/>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3E1D99"/>
    <w:rPr>
      <w:i/>
      <w:iCs/>
      <w:color w:val="0F4761" w:themeColor="accent1" w:themeShade="BF"/>
    </w:rPr>
  </w:style>
  <w:style w:type="paragraph" w:styleId="IntenseQuote">
    <w:name w:val="Intense Quote"/>
    <w:basedOn w:val="Normal"/>
    <w:next w:val="Normal"/>
    <w:link w:val="IntenseQuoteChar"/>
    <w:uiPriority w:val="30"/>
    <w:qFormat/>
    <w:rsid w:val="003E1D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D99"/>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3E1D99"/>
    <w:rPr>
      <w:b/>
      <w:bCs/>
      <w:smallCaps/>
      <w:color w:val="0F4761" w:themeColor="accent1" w:themeShade="BF"/>
      <w:spacing w:val="5"/>
    </w:rPr>
  </w:style>
  <w:style w:type="paragraph" w:styleId="FootnoteText">
    <w:name w:val="footnote text"/>
    <w:basedOn w:val="Normal"/>
    <w:link w:val="FootnoteTextChar"/>
    <w:uiPriority w:val="99"/>
    <w:semiHidden/>
    <w:unhideWhenUsed/>
    <w:rsid w:val="003E1D99"/>
    <w:rPr>
      <w:sz w:val="20"/>
      <w:szCs w:val="20"/>
    </w:rPr>
  </w:style>
  <w:style w:type="character" w:customStyle="1" w:styleId="FootnoteTextChar">
    <w:name w:val="Footnote Text Char"/>
    <w:basedOn w:val="DefaultParagraphFont"/>
    <w:link w:val="FootnoteText"/>
    <w:uiPriority w:val="99"/>
    <w:semiHidden/>
    <w:rsid w:val="003E1D99"/>
    <w:rPr>
      <w:rFonts w:ascii="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3E1D99"/>
    <w:rPr>
      <w:vertAlign w:val="superscript"/>
    </w:rPr>
  </w:style>
  <w:style w:type="paragraph" w:styleId="Header">
    <w:name w:val="header"/>
    <w:basedOn w:val="Normal"/>
    <w:link w:val="HeaderChar"/>
    <w:uiPriority w:val="99"/>
    <w:unhideWhenUsed/>
    <w:rsid w:val="003E1D99"/>
    <w:pPr>
      <w:tabs>
        <w:tab w:val="center" w:pos="4680"/>
        <w:tab w:val="right" w:pos="9360"/>
      </w:tabs>
    </w:pPr>
  </w:style>
  <w:style w:type="character" w:customStyle="1" w:styleId="HeaderChar">
    <w:name w:val="Header Char"/>
    <w:basedOn w:val="DefaultParagraphFont"/>
    <w:link w:val="Header"/>
    <w:uiPriority w:val="99"/>
    <w:rsid w:val="003E1D99"/>
    <w:rPr>
      <w:rFonts w:ascii="Times New Roman" w:hAnsi="Times New Roman" w:cs="Times New Roman"/>
      <w:kern w:val="0"/>
      <w14:ligatures w14:val="none"/>
    </w:rPr>
  </w:style>
  <w:style w:type="paragraph" w:styleId="Footer">
    <w:name w:val="footer"/>
    <w:basedOn w:val="Normal"/>
    <w:link w:val="FooterChar"/>
    <w:uiPriority w:val="99"/>
    <w:unhideWhenUsed/>
    <w:rsid w:val="003E1D99"/>
    <w:pPr>
      <w:tabs>
        <w:tab w:val="center" w:pos="4680"/>
        <w:tab w:val="right" w:pos="9360"/>
      </w:tabs>
    </w:pPr>
  </w:style>
  <w:style w:type="character" w:customStyle="1" w:styleId="FooterChar">
    <w:name w:val="Footer Char"/>
    <w:basedOn w:val="DefaultParagraphFont"/>
    <w:link w:val="Footer"/>
    <w:uiPriority w:val="99"/>
    <w:rsid w:val="003E1D99"/>
    <w:rPr>
      <w:rFonts w:ascii="Times New Roman" w:hAnsi="Times New Roman" w:cs="Times New Roman"/>
      <w:kern w:val="0"/>
      <w14:ligatures w14:val="none"/>
    </w:rPr>
  </w:style>
  <w:style w:type="character" w:styleId="PageNumber">
    <w:name w:val="page number"/>
    <w:basedOn w:val="DefaultParagraphFont"/>
    <w:uiPriority w:val="99"/>
    <w:semiHidden/>
    <w:unhideWhenUsed/>
    <w:rsid w:val="003E1D99"/>
  </w:style>
  <w:style w:type="paragraph" w:customStyle="1" w:styleId="whitespace-pre-wrap">
    <w:name w:val="whitespace-pre-wrap"/>
    <w:basedOn w:val="Normal"/>
    <w:rsid w:val="003E1D99"/>
    <w:pPr>
      <w:spacing w:before="100" w:beforeAutospacing="1" w:after="100" w:afterAutospacing="1"/>
    </w:pPr>
  </w:style>
  <w:style w:type="paragraph" w:customStyle="1" w:styleId="whitespace-normal">
    <w:name w:val="whitespace-normal"/>
    <w:basedOn w:val="Normal"/>
    <w:rsid w:val="003E1D99"/>
    <w:pPr>
      <w:spacing w:before="100" w:beforeAutospacing="1" w:after="100" w:afterAutospacing="1"/>
    </w:pPr>
  </w:style>
  <w:style w:type="character" w:styleId="Emphasis">
    <w:name w:val="Emphasis"/>
    <w:basedOn w:val="DefaultParagraphFont"/>
    <w:uiPriority w:val="20"/>
    <w:qFormat/>
    <w:rsid w:val="003E1D99"/>
    <w:rPr>
      <w:i/>
      <w:iCs/>
    </w:rPr>
  </w:style>
  <w:style w:type="paragraph" w:styleId="Revision">
    <w:name w:val="Revision"/>
    <w:hidden/>
    <w:uiPriority w:val="99"/>
    <w:semiHidden/>
    <w:rsid w:val="001C3B60"/>
    <w:rPr>
      <w:rFonts w:ascii="Times New Roman" w:hAnsi="Times New Roman" w:cs="Times New Roman"/>
      <w:kern w:val="0"/>
      <w14:ligatures w14:val="none"/>
    </w:rPr>
  </w:style>
  <w:style w:type="character" w:styleId="CommentReference">
    <w:name w:val="annotation reference"/>
    <w:basedOn w:val="DefaultParagraphFont"/>
    <w:uiPriority w:val="99"/>
    <w:semiHidden/>
    <w:unhideWhenUsed/>
    <w:rsid w:val="001C3B60"/>
    <w:rPr>
      <w:sz w:val="16"/>
      <w:szCs w:val="16"/>
    </w:rPr>
  </w:style>
  <w:style w:type="paragraph" w:styleId="CommentText">
    <w:name w:val="annotation text"/>
    <w:basedOn w:val="Normal"/>
    <w:link w:val="CommentTextChar"/>
    <w:uiPriority w:val="99"/>
    <w:semiHidden/>
    <w:unhideWhenUsed/>
    <w:rsid w:val="001C3B60"/>
    <w:rPr>
      <w:sz w:val="20"/>
      <w:szCs w:val="20"/>
    </w:rPr>
  </w:style>
  <w:style w:type="character" w:customStyle="1" w:styleId="CommentTextChar">
    <w:name w:val="Comment Text Char"/>
    <w:basedOn w:val="DefaultParagraphFont"/>
    <w:link w:val="CommentText"/>
    <w:uiPriority w:val="99"/>
    <w:semiHidden/>
    <w:rsid w:val="001C3B60"/>
    <w:rPr>
      <w:rFonts w:ascii="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C3B60"/>
    <w:rPr>
      <w:b/>
      <w:bCs/>
    </w:rPr>
  </w:style>
  <w:style w:type="character" w:customStyle="1" w:styleId="CommentSubjectChar">
    <w:name w:val="Comment Subject Char"/>
    <w:basedOn w:val="CommentTextChar"/>
    <w:link w:val="CommentSubject"/>
    <w:uiPriority w:val="99"/>
    <w:semiHidden/>
    <w:rsid w:val="001C3B60"/>
    <w:rPr>
      <w:rFonts w:ascii="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276763">
      <w:bodyDiv w:val="1"/>
      <w:marLeft w:val="0"/>
      <w:marRight w:val="0"/>
      <w:marTop w:val="0"/>
      <w:marBottom w:val="0"/>
      <w:divBdr>
        <w:top w:val="none" w:sz="0" w:space="0" w:color="auto"/>
        <w:left w:val="none" w:sz="0" w:space="0" w:color="auto"/>
        <w:bottom w:val="none" w:sz="0" w:space="0" w:color="auto"/>
        <w:right w:val="none" w:sz="0" w:space="0" w:color="auto"/>
      </w:divBdr>
      <w:divsChild>
        <w:div w:id="1580485800">
          <w:marLeft w:val="0"/>
          <w:marRight w:val="0"/>
          <w:marTop w:val="0"/>
          <w:marBottom w:val="0"/>
          <w:divBdr>
            <w:top w:val="none" w:sz="0" w:space="0" w:color="auto"/>
            <w:left w:val="none" w:sz="0" w:space="0" w:color="auto"/>
            <w:bottom w:val="none" w:sz="0" w:space="0" w:color="auto"/>
            <w:right w:val="none" w:sz="0" w:space="0" w:color="auto"/>
          </w:divBdr>
          <w:divsChild>
            <w:div w:id="788233467">
              <w:marLeft w:val="0"/>
              <w:marRight w:val="0"/>
              <w:marTop w:val="0"/>
              <w:marBottom w:val="0"/>
              <w:divBdr>
                <w:top w:val="none" w:sz="0" w:space="0" w:color="auto"/>
                <w:left w:val="none" w:sz="0" w:space="0" w:color="auto"/>
                <w:bottom w:val="none" w:sz="0" w:space="0" w:color="auto"/>
                <w:right w:val="none" w:sz="0" w:space="0" w:color="auto"/>
              </w:divBdr>
              <w:divsChild>
                <w:div w:id="117415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27</Pages>
  <Words>9439</Words>
  <Characters>53803</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20</cp:revision>
  <cp:lastPrinted>2025-01-12T13:59:00Z</cp:lastPrinted>
  <dcterms:created xsi:type="dcterms:W3CDTF">2025-01-14T02:58:00Z</dcterms:created>
  <dcterms:modified xsi:type="dcterms:W3CDTF">2025-01-14T23:37:00Z</dcterms:modified>
</cp:coreProperties>
</file>