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0C6C" w14:textId="77777777" w:rsidR="0066238F" w:rsidRDefault="00000000">
      <w:pPr>
        <w:pStyle w:val="Title"/>
      </w:pPr>
      <w:r>
        <w:t>Politics of Proximity: Attitudinal Feedback Effects of the Carceral State</w:t>
      </w:r>
    </w:p>
    <w:p w14:paraId="3BD96154" w14:textId="77777777" w:rsidR="0066238F" w:rsidRDefault="00000000">
      <w:r>
        <w:t>Kristina Mensik</w:t>
      </w:r>
    </w:p>
    <w:commentRangeStart w:id="0" w:displacedByCustomXml="next"/>
    <w:sdt>
      <w:sdtPr>
        <w:id w:val="793483229"/>
        <w:docPartObj>
          <w:docPartGallery w:val="Table of Contents"/>
          <w:docPartUnique/>
        </w:docPartObj>
      </w:sdtPr>
      <w:sdtContent>
        <w:p w14:paraId="1D77A20B" w14:textId="77777777" w:rsidR="0066238F" w:rsidRDefault="00000000">
          <w:r>
            <w:t>Table of contents</w:t>
          </w:r>
          <w:commentRangeEnd w:id="0"/>
          <w:r w:rsidR="005A2EE7">
            <w:rPr>
              <w:rStyle w:val="CommentReference"/>
            </w:rPr>
            <w:commentReference w:id="0"/>
          </w:r>
        </w:p>
        <w:p w14:paraId="11904143" w14:textId="77777777" w:rsidR="0066238F" w:rsidRDefault="00000000">
          <w:r>
            <w:fldChar w:fldCharType="begin"/>
          </w:r>
          <w:r>
            <w:instrText>TOC \o "1-3" \h \z \u</w:instrText>
          </w:r>
          <w:r>
            <w:fldChar w:fldCharType="separate"/>
          </w:r>
          <w:r>
            <w:fldChar w:fldCharType="end"/>
          </w:r>
        </w:p>
      </w:sdtContent>
    </w:sdt>
    <w:p w14:paraId="662462D5" w14:textId="77777777" w:rsidR="0066238F" w:rsidRDefault="00000000">
      <w:pPr>
        <w:pStyle w:val="Heading2"/>
      </w:pPr>
      <w:bookmarkStart w:id="1" w:name="introduction"/>
      <w:r>
        <w:t>0.1 Introduction</w:t>
      </w:r>
    </w:p>
    <w:p w14:paraId="1CF067C3" w14:textId="77777777" w:rsidR="0066238F" w:rsidRDefault="00000000">
      <w:r>
        <w:t>Contact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 “absurdly, embarassingly” (p.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such experiences shape how people think about criminal legal policy.</w:t>
      </w:r>
    </w:p>
    <w:p w14:paraId="4DC96A46" w14:textId="77777777" w:rsidR="0066238F" w:rsidRDefault="00000000">
      <w:commentRangeStart w:id="2"/>
      <w:r>
        <w:rPr>
          <w:i/>
          <w:iCs/>
        </w:rPr>
        <w:t>Note</w:t>
      </w:r>
      <w:commentRangeEnd w:id="2"/>
      <w:r w:rsidR="005A2EE7">
        <w:rPr>
          <w:rStyle w:val="CommentReference"/>
        </w:rPr>
        <w:commentReference w:id="2"/>
      </w:r>
      <w:r>
        <w:rPr>
          <w:i/>
          <w:iCs/>
        </w:rPr>
        <w:t xml:space="preserve">: </w:t>
      </w:r>
      <w:proofErr w:type="gramStart"/>
      <w:r>
        <w:rPr>
          <w:i/>
          <w:iCs/>
        </w:rPr>
        <w:t>Or,</w:t>
      </w:r>
      <w:proofErr w:type="gramEnd"/>
      <w:r>
        <w:rPr>
          <w:i/>
          <w:iCs/>
        </w:rPr>
        <w:t xml:space="preserve"> do I just put condensed version of question above as ‘link’?</w:t>
      </w:r>
      <w:r>
        <w:t xml:space="preserve"> “How do these experiences shape how people think about criminal legal policy”</w:t>
      </w:r>
    </w:p>
    <w:p w14:paraId="44346D8C" w14:textId="77777777" w:rsidR="005A2EE7" w:rsidRDefault="00000000">
      <w:r>
        <w:t xml:space="preserve">Scholars have shown that </w:t>
      </w:r>
      <w:ins w:id="3" w:author="Mallory Sorelle, Ph.D." w:date="2025-04-15T14:59:00Z" w16du:dateUtc="2025-04-15T18:59:00Z">
        <w:r w:rsidR="005A2EE7">
          <w:t xml:space="preserve">a key driver of </w:t>
        </w:r>
      </w:ins>
      <w:r>
        <w:t xml:space="preserve">public support for state intervention across other domains is shaped by </w:t>
      </w:r>
      <w:ins w:id="4" w:author="Mallory Sorelle, Ph.D." w:date="2025-04-15T14:59:00Z" w16du:dateUtc="2025-04-15T18:59:00Z">
        <w:r w:rsidR="005A2EE7">
          <w:t xml:space="preserve">people’s </w:t>
        </w:r>
      </w:ins>
      <w:r>
        <w:t xml:space="preserve">beliefs about whether a given target group is </w:t>
      </w:r>
      <w:r>
        <w:rPr>
          <w:i/>
          <w:iCs/>
        </w:rPr>
        <w:t>deserving</w:t>
      </w:r>
      <w:r>
        <w:t xml:space="preserve"> of policy help</w:t>
      </w:r>
      <w:ins w:id="5" w:author="Mallory Sorelle, Ph.D." w:date="2025-04-15T14:59:00Z" w16du:dateUtc="2025-04-15T18:59:00Z">
        <w:r w:rsidR="005A2EE7">
          <w:t xml:space="preserve"> or punishment</w:t>
        </w:r>
      </w:ins>
      <w:r>
        <w:t xml:space="preserve"> (Ellis and Faricy 2019, DeSante 2013). Further still, such </w:t>
      </w:r>
      <w:del w:id="6" w:author="Mallory Sorelle, Ph.D." w:date="2025-04-15T14:59:00Z" w16du:dateUtc="2025-04-15T18:59:00Z">
        <w:r w:rsidDel="005A2EE7">
          <w:delText>‘</w:delText>
        </w:r>
      </w:del>
      <w:r>
        <w:t>deservingness perceptions</w:t>
      </w:r>
      <w:del w:id="7" w:author="Mallory Sorelle, Ph.D." w:date="2025-04-15T15:00:00Z" w16du:dateUtc="2025-04-15T19:00:00Z">
        <w:r w:rsidDel="005A2EE7">
          <w:delText>’</w:delText>
        </w:r>
      </w:del>
      <w:r>
        <w:t xml:space="preserve"> often predict state policy outcomes (Kreitzer, Maltby and Smith 2022). These perceptions </w:t>
      </w:r>
      <w:ins w:id="8" w:author="Mallory Sorelle, Ph.D." w:date="2025-04-15T15:00:00Z" w16du:dateUtc="2025-04-15T19:00:00Z">
        <w:r w:rsidR="005A2EE7">
          <w:t xml:space="preserve">of deservingness </w:t>
        </w:r>
      </w:ins>
      <w:r>
        <w:t xml:space="preserve">are not purely personal – they </w:t>
      </w:r>
      <w:del w:id="9" w:author="Mallory Sorelle, Ph.D." w:date="2025-04-15T15:00:00Z" w16du:dateUtc="2025-04-15T19:00:00Z">
        <w:r w:rsidDel="005A2EE7">
          <w:delText xml:space="preserve">shape and </w:delText>
        </w:r>
      </w:del>
      <w:r>
        <w:t xml:space="preserve">are shaped by </w:t>
      </w:r>
      <w:ins w:id="10" w:author="Mallory Sorelle, Ph.D." w:date="2025-04-15T15:00:00Z" w16du:dateUtc="2025-04-15T19:00:00Z">
        <w:r w:rsidR="005A2EE7">
          <w:t xml:space="preserve">myriad </w:t>
        </w:r>
        <w:r w:rsidR="005A2EE7">
          <w:lastRenderedPageBreak/>
          <w:t xml:space="preserve">factors including </w:t>
        </w:r>
      </w:ins>
      <w:r>
        <w:t>policy design</w:t>
      </w:r>
      <w:ins w:id="11" w:author="Mallory Sorelle, Ph.D." w:date="2025-04-15T15:00:00Z" w16du:dateUtc="2025-04-15T19:00:00Z">
        <w:r w:rsidR="005A2EE7">
          <w:t>s themselves</w:t>
        </w:r>
      </w:ins>
      <w:r>
        <w:t xml:space="preserve"> (Schneider and Ingram 2019). Yet, while scholars have shown that deservingness perceptions inform opinions about social welfare, immigration, and even gun policy (van Oorschot 2000; Kreitzer, Maltby, and Smith 2022), the role of deservingness in the criminal legal context remains less well-developed. Specifically, we do not </w:t>
      </w:r>
      <w:commentRangeStart w:id="12"/>
      <w:r>
        <w:t xml:space="preserve">yet know whether perceptions of deservingness are </w:t>
      </w:r>
      <w:proofErr w:type="gramStart"/>
      <w:r>
        <w:rPr>
          <w:i/>
          <w:iCs/>
        </w:rPr>
        <w:t>produced</w:t>
      </w:r>
      <w:proofErr w:type="gramEnd"/>
      <w:r>
        <w:t xml:space="preserve"> and constructions of target deservingness are </w:t>
      </w:r>
      <w:r>
        <w:rPr>
          <w:i/>
          <w:iCs/>
        </w:rPr>
        <w:t>interpreted</w:t>
      </w:r>
      <w:r>
        <w:t xml:space="preserve"> in the carceral contexts as in other domains, and what such processes mean for how people think about criminal legal policy</w:t>
      </w:r>
      <w:commentRangeEnd w:id="12"/>
      <w:r w:rsidR="005A2EE7">
        <w:rPr>
          <w:rStyle w:val="CommentReference"/>
        </w:rPr>
        <w:commentReference w:id="12"/>
      </w:r>
      <w:r>
        <w:t xml:space="preserve">. </w:t>
      </w:r>
    </w:p>
    <w:p w14:paraId="44668ECF" w14:textId="52DCE3F3" w:rsidR="0066238F" w:rsidRDefault="005A2EE7">
      <w:r>
        <w:t>R</w:t>
      </w:r>
      <w:r w:rsidR="00000000">
        <w:t>ecent work (</w:t>
      </w:r>
      <w:proofErr w:type="spellStart"/>
      <w:r w:rsidR="00000000">
        <w:t>SoRelle</w:t>
      </w:r>
      <w:proofErr w:type="spellEnd"/>
      <w:r w:rsidR="00000000">
        <w:t xml:space="preserve"> and Laws 2024) suggests that experience with policy may condition the logics people use to assess deservingness – and that the role of personal experience in deservingness remains underexplored.</w:t>
      </w:r>
      <w:r>
        <w:t xml:space="preserve"> </w:t>
      </w:r>
      <w:r w:rsidR="00000000">
        <w:t xml:space="preserve">At the same time, a growing body of scholarship </w:t>
      </w:r>
      <w:r>
        <w:t>demonstrates</w:t>
      </w:r>
      <w:r w:rsidR="00000000">
        <w:t xml:space="preserve"> how contact with </w:t>
      </w:r>
      <w:r>
        <w:t>the carceral state</w:t>
      </w:r>
      <w:r w:rsidR="00000000">
        <w:t xml:space="preserve"> shapes people’s </w:t>
      </w:r>
      <w:r>
        <w:t xml:space="preserve">political </w:t>
      </w:r>
      <w:r w:rsidR="00000000">
        <w:t>attitudes (Lerman and Weaver 2014), political identities (Owens 2014), and political engagement (White 2019). Through what these scholars term policy feedback effects, policies, once enacted, reshape politics by redistributing resources and sending interpretive signals that affect how individuals understand their</w:t>
      </w:r>
      <w:r>
        <w:t>—and others’—</w:t>
      </w:r>
      <w:r w:rsidR="00000000">
        <w:t>relationship</w:t>
      </w:r>
      <w:r>
        <w:t>s</w:t>
      </w:r>
      <w:r w:rsidR="00000000">
        <w:t xml:space="preserve"> to the state (Skocpol 1992; Pierson 1993; Mettler and SoRelle </w:t>
      </w:r>
      <w:commentRangeStart w:id="13"/>
      <w:r w:rsidR="00000000">
        <w:t>2023</w:t>
      </w:r>
      <w:commentRangeEnd w:id="13"/>
      <w:r>
        <w:rPr>
          <w:rStyle w:val="CommentReference"/>
        </w:rPr>
        <w:commentReference w:id="13"/>
      </w:r>
      <w:r w:rsidR="00000000">
        <w:t xml:space="preserve">). </w:t>
      </w:r>
    </w:p>
    <w:p w14:paraId="2D817B7C" w14:textId="4B40F5F6" w:rsidR="0066238F" w:rsidRDefault="00000000">
      <w:r>
        <w:t xml:space="preserve">This paper brings deservingness and policy feedback frameworks together to </w:t>
      </w:r>
      <w:r w:rsidR="00D20836">
        <w:t>understand how</w:t>
      </w:r>
      <w:r>
        <w:t xml:space="preserve"> direct and proximate experiences of incarceration and victimization shape perceptions of the deservingness of incarcerated people, and whether these perceptions translate to opinions on prison policy. </w:t>
      </w:r>
      <w:del w:id="14" w:author="Mallory Sorelle, Ph.D." w:date="2025-04-15T15:08:00Z" w16du:dateUtc="2025-04-15T19:08:00Z">
        <w:r w:rsidDel="00D20836">
          <w:delText>deservingness literature, my theoretical starting point is</w:delText>
        </w:r>
      </w:del>
      <w:ins w:id="15" w:author="Mallory Sorelle, Ph.D." w:date="2025-04-15T15:08:00Z" w16du:dateUtc="2025-04-15T19:08:00Z">
        <w:r w:rsidR="00D20836">
          <w:t>I contend</w:t>
        </w:r>
      </w:ins>
      <w:r>
        <w:t xml:space="preserve"> that people form views about policy by quickly judging social constructions of that policy’s target group</w:t>
      </w:r>
      <w:ins w:id="16" w:author="Mallory Sorelle, Ph.D." w:date="2025-04-15T15:10:00Z" w16du:dateUtc="2025-04-15T19:10:00Z">
        <w:r w:rsidR="00D20836">
          <w:t xml:space="preserve">; however, </w:t>
        </w:r>
      </w:ins>
      <w:del w:id="17" w:author="Mallory Sorelle, Ph.D." w:date="2025-04-15T15:10:00Z" w16du:dateUtc="2025-04-15T19:10:00Z">
        <w:r w:rsidDel="00D20836">
          <w:delText xml:space="preserve"> – and that these constructions are themseves products of policy design. Drawing on findings from the policy feedback literature, </w:delText>
        </w:r>
      </w:del>
      <w:r>
        <w:t xml:space="preserve">I theorize that contact with the carceral state may disrupt this loop. </w:t>
      </w:r>
      <w:commentRangeStart w:id="18"/>
      <w:r>
        <w:t xml:space="preserve">Emerging evidence that responses to the criminal legal system’s policy messages </w:t>
      </w:r>
      <w:proofErr w:type="gramStart"/>
      <w:r>
        <w:t>vary, but</w:t>
      </w:r>
      <w:proofErr w:type="gramEnd"/>
      <w:r>
        <w:t xml:space="preserve"> are undergirded by diminished institutional trust (</w:t>
      </w:r>
      <w:proofErr w:type="spellStart"/>
      <w:r>
        <w:t>Anoll</w:t>
      </w:r>
      <w:proofErr w:type="spellEnd"/>
      <w:r>
        <w:t xml:space="preserve"> 2022, White 2022). This, I suggest, may reflect less willingness to take “undeserving” policy messages at face value. Moreover, these interactions may change what policies become salient when one thinks about the carceral state, and its targets, altering the policies one thinks about criminal legal targets in relation to (Walker 2020, Harris 2025).</w:t>
      </w:r>
      <w:commentRangeEnd w:id="18"/>
      <w:r w:rsidR="00D20836">
        <w:rPr>
          <w:rStyle w:val="CommentReference"/>
        </w:rPr>
        <w:commentReference w:id="18"/>
      </w:r>
    </w:p>
    <w:p w14:paraId="5B6B072E" w14:textId="77777777" w:rsidR="0066238F" w:rsidRDefault="00000000">
      <w:r>
        <w:lastRenderedPageBreak/>
        <w:t xml:space="preserve">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judgementss may vary across direct and indirect experiences with incarceration and victimization </w:t>
      </w:r>
      <w:del w:id="19" w:author="Mallory Sorelle, Ph.D." w:date="2025-04-15T15:11:00Z" w16du:dateUtc="2025-04-15T19:11:00Z">
        <w:r w:rsidDel="00D20836">
          <w:delText xml:space="preserve">– </w:delText>
        </w:r>
      </w:del>
      <w:r>
        <w:t>and how these judgements structure policy preferences.</w:t>
      </w:r>
    </w:p>
    <w:p w14:paraId="33FF6653" w14:textId="26251E34" w:rsidR="0066238F" w:rsidRDefault="00000000">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w:t>
      </w:r>
      <w:r>
        <w:rPr>
          <w:i/>
          <w:iCs/>
        </w:rPr>
        <w:t>substantive policy views</w:t>
      </w:r>
      <w:del w:id="20" w:author="Mallory Sorelle, Ph.D." w:date="2025-04-15T15:12:00Z" w16du:dateUtc="2025-04-15T19:12:00Z">
        <w:r w:rsidDel="00D20836">
          <w:delText xml:space="preserve"> – allowing for a contribution to our understanding of policy feedback of the carceral state</w:delText>
        </w:r>
      </w:del>
      <w:r>
        <w:t>. Last, it responds to recent interventions that experiences of victimization constitute a critical but understudied component of this feedback loop (Levine and Russell 2023) and deepens our understanding of how victimization –</w:t>
      </w:r>
      <w:del w:id="21" w:author="Mallory Sorelle, Ph.D." w:date="2025-04-15T15:12:00Z" w16du:dateUtc="2025-04-15T19:12:00Z">
        <w:r w:rsidDel="00D20836">
          <w:delText xml:space="preserve"> </w:delText>
        </w:r>
      </w:del>
      <w:ins w:id="22" w:author="Mallory Sorelle, Ph.D." w:date="2025-04-15T15:12:00Z" w16du:dateUtc="2025-04-15T19:12:00Z">
        <w:r w:rsidR="00D20836">
          <w:t xml:space="preserve"> </w:t>
        </w:r>
      </w:ins>
      <w:del w:id="23" w:author="Mallory Sorelle, Ph.D." w:date="2025-04-15T15:12:00Z" w16du:dateUtc="2025-04-15T19:12:00Z">
        <w:r w:rsidDel="00D20836">
          <w:delText xml:space="preserve">in relation to direct and proximal “incarceration”, and </w:delText>
        </w:r>
      </w:del>
      <w:r>
        <w:t>as a kind of proximal contact of it’s own –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14:paraId="6805463B" w14:textId="77777777" w:rsidR="0066238F" w:rsidRDefault="00000000">
      <w:r>
        <w:t>The remainder of this paper proceeds as follows. In section 2, I elaborate first on key findings from social constructions, deservingness, before discussing implications of and policy feedback literature for my expectations about criminal legal policy. I develop theoretical framework, 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p w14:paraId="2D643B99" w14:textId="77777777" w:rsidR="0066238F" w:rsidRDefault="00000000">
      <w:pPr>
        <w:pStyle w:val="Heading2"/>
      </w:pPr>
      <w:bookmarkStart w:id="24" w:name="X5a3f48ea372cb699c6922a07b8f67802effcab1"/>
      <w:bookmarkEnd w:id="1"/>
      <w:r>
        <w:t>0.2 Deservingness and Attitudes Towards Public Policy</w:t>
      </w:r>
    </w:p>
    <w:p w14:paraId="794F2137" w14:textId="77777777" w:rsidR="0066238F" w:rsidRDefault="00000000">
      <w:r>
        <w:lastRenderedPageBreak/>
        <w:t>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 (Schneider and Ingram 1993, Smith and Kreitzer 2024, Oorschot 2006).</w:t>
      </w:r>
    </w:p>
    <w:p w14:paraId="6BBA2381" w14:textId="77777777" w:rsidR="0066238F" w:rsidRDefault="00000000">
      <w:r>
        <w:t>Schneider and Ingram’s (1993) theory of social constructions locates perceptions of target deservingness in a dialectic with policy design. That is, public perceptions of whether policy targets are deserving or undeserving are informed by socially constructions, or “value-laden components, including stereotypes, dominant ideologies, and assumptions” 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 “deviant” groups like carceral citizens.[^1] Thus, policy re-enforces perceptions of deservingness, by “telegraph[ing] to the public how target groups should be treated” (Smith and Kreitzer 2024, p. 640). While, as a consequence, particularly negative social constructions like those of carceral citizens may become “sticky” or more entrenched, social constructions are also contingent, for example, on local, state, and political and cultural contexts and also on the political identity of and ideology held by the ‘perceiver’ (Smith and Kreitzer 2018, p. 768). Thus, the relevant social construction driving perceptions of deservingness may different across audiences and policy contexts.</w:t>
      </w:r>
    </w:p>
    <w:p w14:paraId="5EF0F4B0" w14:textId="31FE601C" w:rsidR="0066238F" w:rsidRDefault="00000000">
      <w:r>
        <w:t xml:space="preserve">While social construction scholars helps illustrate external mechanisms that may drive broad constructions of carceral citizen’s deservingness, others have paid more attention to </w:t>
      </w:r>
      <w:del w:id="25" w:author="Mallory Sorelle, Ph.D." w:date="2025-04-15T15:14:00Z" w16du:dateUtc="2025-04-15T19:14:00Z">
        <w:r w:rsidDel="00D20836">
          <w:delText xml:space="preserve">individual </w:delText>
        </w:r>
      </w:del>
      <w:ins w:id="26" w:author="Mallory Sorelle, Ph.D." w:date="2025-04-15T15:14:00Z" w16du:dateUtc="2025-04-15T19:14:00Z">
        <w:r w:rsidR="00D20836">
          <w:t xml:space="preserve">specific </w:t>
        </w:r>
      </w:ins>
      <w:del w:id="27" w:author="Mallory Sorelle, Ph.D." w:date="2025-04-15T15:14:00Z" w16du:dateUtc="2025-04-15T19:14:00Z">
        <w:r w:rsidDel="00D20836">
          <w:delText xml:space="preserve">factors </w:delText>
        </w:r>
      </w:del>
      <w:ins w:id="28" w:author="Mallory Sorelle, Ph.D." w:date="2025-04-15T15:14:00Z" w16du:dateUtc="2025-04-15T19:14:00Z">
        <w:r w:rsidR="00D20836">
          <w:t xml:space="preserve">mechanisms </w:t>
        </w:r>
      </w:ins>
      <w:r>
        <w:t xml:space="preserve">shaping how people </w:t>
      </w:r>
      <w:del w:id="29" w:author="Mallory Sorelle, Ph.D." w:date="2025-04-15T15:14:00Z" w16du:dateUtc="2025-04-15T19:14:00Z">
        <w:r w:rsidDel="00D20836">
          <w:delText>respond to constructions about groups when judging</w:delText>
        </w:r>
      </w:del>
      <w:ins w:id="30" w:author="Mallory Sorelle, Ph.D." w:date="2025-04-15T15:14:00Z" w16du:dateUtc="2025-04-15T19:14:00Z">
        <w:r w:rsidR="00D20836">
          <w:t>judge</w:t>
        </w:r>
      </w:ins>
      <w:r>
        <w:t xml:space="preserve"> whether </w:t>
      </w:r>
      <w:del w:id="31" w:author="Mallory Sorelle, Ph.D." w:date="2025-04-15T15:14:00Z" w16du:dateUtc="2025-04-15T19:14:00Z">
        <w:r w:rsidDel="00D20836">
          <w:delText xml:space="preserve">they </w:delText>
        </w:r>
      </w:del>
      <w:ins w:id="32" w:author="Mallory Sorelle, Ph.D." w:date="2025-04-15T15:14:00Z" w16du:dateUtc="2025-04-15T19:14:00Z">
        <w:r w:rsidR="00D20836">
          <w:t xml:space="preserve">policy targets </w:t>
        </w:r>
      </w:ins>
      <w:r>
        <w:t>are deserving</w:t>
      </w:r>
      <w:del w:id="33" w:author="Mallory Sorelle, Ph.D." w:date="2025-04-15T15:14:00Z" w16du:dateUtc="2025-04-15T19:14:00Z">
        <w:r w:rsidDel="00D20836">
          <w:delText xml:space="preserve"> of a given policy</w:delText>
        </w:r>
      </w:del>
      <w:r>
        <w:t xml:space="preserve">. This line of deservingness scholarship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w:t>
      </w:r>
      <w:r>
        <w:lastRenderedPageBreak/>
        <w:t xml:space="preserve">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 While this framework originated to explain views of welfare policies, scholars have applied it to explain policy views in other areas of social policy, including health care (Gollust and Lynch 2011, Gollust, Lantz, and Ubel 2010).</w:t>
      </w:r>
    </w:p>
    <w:p w14:paraId="5CE7E245" w14:textId="77777777" w:rsidR="0066238F" w:rsidRDefault="00000000">
      <w:commentRangeStart w:id="34"/>
      <w:r>
        <w:t xml:space="preserve">How do experiences with the criminal legal system shape public perceptions of its targets deservingness — and what do these perceptions mean for policy views? While one recent study (Maltby and Kreitzer 2022)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 “undeserving” (cf. Newman et al 2014).[^SossNewmancitation] Second, the study aggregates deservingness perceptions of “criminal legal targets” that includes groups like “opioid users,” “welfare cheats,” and other groups less apt to the relationships of interest: how 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w:t>
      </w:r>
      <w:proofErr w:type="gramStart"/>
      <w:r>
        <w:t>especially</w:t>
      </w:r>
      <w:proofErr w:type="gramEnd"/>
      <w:r>
        <w:t xml:space="preserve"> forms like victimization — remain theoretically and empirically underdeveloped.</w:t>
      </w:r>
      <w:commentRangeEnd w:id="34"/>
      <w:r w:rsidR="00D20836">
        <w:rPr>
          <w:rStyle w:val="CommentReference"/>
        </w:rPr>
        <w:commentReference w:id="34"/>
      </w:r>
    </w:p>
    <w:p w14:paraId="46E06535" w14:textId="77777777" w:rsidR="0066238F" w:rsidRDefault="00000000">
      <w:pPr>
        <w:pStyle w:val="Heading2"/>
      </w:pPr>
      <w:bookmarkStart w:id="35" w:name="Xeda340ab0de8295bf6ebad724db5724af5e9094"/>
      <w:bookmarkEnd w:id="24"/>
      <w:r>
        <w:t>0.3 From Social Constructions of Deservingness to Policy Feedback</w:t>
      </w:r>
    </w:p>
    <w:p w14:paraId="29976A90" w14:textId="77777777" w:rsidR="0066238F" w:rsidRDefault="00000000">
      <w:r>
        <w:lastRenderedPageBreak/>
        <w:t>My theoretical starting point is that perceptions of what groups like carceral citizens deserve are often shaped by social constructions about them (Schneider and Ingram 1993).[FN]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 “thugs,” “felons,” or “inmates,” – that invoke ingratitude, self-orientation, and blameworthy-ness for their condition of confinement are likely interpolated as undeserving.</w:t>
      </w:r>
    </w:p>
    <w:p w14:paraId="30DFD4A7" w14:textId="77777777" w:rsidR="0066238F" w:rsidRDefault="00000000">
      <w:r>
        <w:t>Desesrvingness literature may suggest one direct pathway through which contact might interrupt this process. Simply put, someone who is in and knows people in prison has access to information about who an incarcerated personal is outside of their “criminal” identity in a way that someone who has only seen “prisoners” on TV may not. Carceral state contact should, by definition, change what information individuals have about its targets. and this alone could translate to more generous interpretations of deservingness (Oorschot 2000, 2006, Feather 2009). [FN] Following Schneider and Ingram (1993), these deservingness perceptions then influence how individuals evaluate related criminal legal policies.</w:t>
      </w:r>
    </w:p>
    <w:p w14:paraId="15EDE94E" w14:textId="77777777" w:rsidR="0066238F" w:rsidRDefault="00000000">
      <w:r>
        <w:t>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 “deviant” groups – long presumed to be negatively constructed – can become beneficiaries of policy help, especially when cossts,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differ for individuals who have direct experience with the relevant policy. Might experiences with policy change how these constructions and characteristics are interpreted, or the extent to which they are internaized and interpolated into policy views? Lessons from policy feedback literature suggest they might.</w:t>
      </w:r>
    </w:p>
    <w:p w14:paraId="631C189F" w14:textId="77777777" w:rsidR="0066238F" w:rsidRDefault="00000000">
      <w:r>
        <w:lastRenderedPageBreak/>
        <w:t>Across domains, including the carceral state, policy feedback literature shows that policies can shape attitudes towards the state and institutions, one’s sense of “civic self,” and political behavior as part of a process through which policies, once established, have the capacity to shape and reshape policy landscapes (Skocpol 1992, Campbell 2012). These “feedbacks” 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 (Campbell 2003, Mettler and Soss 2004; Mettler and SoRelle 2023). 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 “active agents” in the construction of meaning who internalize and respond to policy messages in different ways – by rejecting a negative construction or its policy implication and engaging in collective action, or conversely by differentiating onesself and dissaggregating one’s overall policy views from their perceptions of beneficiary deservingness (Soss 1999, 2005, Goss 2013, Thurston 2018, SoRelle 2020, Lacombe 2021). [^12]</w:t>
      </w:r>
    </w:p>
    <w:p w14:paraId="47E969F2" w14:textId="3C794047" w:rsidR="0066238F" w:rsidRDefault="00000000">
      <w:r>
        <w:t xml:space="preserve">In the criminal legal domain, scholarly debate around the conditions under which carceral contact is politically mobilizing or demobilizing foregrounds this variation (cf. White 2022). Many carceral citizens, their networks, and neighborhoods internalize the clear “undeserving” messages that prison policy sends (Lerman and Weaver 2014, Lee et al. 2014). In doing so, feedback scholars also dilineate the experiences and outcomes of people with not only direct, but also indirect or “proximate” contact, such as families of targets and neighborhood effects. For example, Burch (2014) finds that high concentrations of incarceration and community supervision reduce political participation, creating “important spillover effects that suppress participation not only of the supervised individual but also of those living around him or her” (197). But others find that both direct and proximal contact can mobilize (Anoll et al 2022). </w:t>
      </w:r>
      <w:ins w:id="36" w:author="Mallory Sorelle, Ph.D." w:date="2025-04-15T15:18:00Z" w16du:dateUtc="2025-04-15T19:18:00Z">
        <w:r w:rsidR="00F824A2">
          <w:t xml:space="preserve">While these studies do not focus specifically on the link between contact and deservingness, they are nonetheless theoretically instructive about the role of direct and proximate contact on </w:t>
        </w:r>
      </w:ins>
      <w:ins w:id="37" w:author="Mallory Sorelle, Ph.D." w:date="2025-04-15T15:19:00Z" w16du:dateUtc="2025-04-15T19:19:00Z">
        <w:r w:rsidR="00F824A2">
          <w:lastRenderedPageBreak/>
          <w:t>political behavior</w:t>
        </w:r>
      </w:ins>
      <w:ins w:id="38" w:author="Mallory Sorelle, Ph.D." w:date="2025-04-15T15:18:00Z" w16du:dateUtc="2025-04-15T19:18:00Z">
        <w:r w:rsidR="00F824A2">
          <w:t>.</w:t>
        </w:r>
      </w:ins>
      <w:del w:id="39" w:author="Mallory Sorelle, Ph.D." w:date="2025-04-15T15:18:00Z" w16du:dateUtc="2025-04-15T19:18:00Z">
        <w:r w:rsidDel="00F824A2">
          <w:delText>There are X important throughlines between these disparate outcomes, that help xyz.</w:delText>
        </w:r>
      </w:del>
    </w:p>
    <w:p w14:paraId="60924F1D" w14:textId="77777777" w:rsidR="0066238F" w:rsidRDefault="00000000">
      <w:r>
        <w:t xml:space="preserve">While many carceral citizens and their networks internalize the clear “undeserving” messages conveyed by criminal legal policy, research increasingly shows that such contact can also shape political attitudes towards the state – fomenting perceptions of institutional illegitimacy (Anoll et al 2022, Anoll and Israel-Trummel 2019, Walker 2020, Lerman and Weaver 2014). As such, I propose that interactions with the carceral system should also shape attitudes towards </w:t>
      </w:r>
      <w:r>
        <w:rPr>
          <w:i/>
          <w:iCs/>
        </w:rPr>
        <w:t>targets of the state</w:t>
      </w:r>
      <w:r>
        <w:t xml:space="preserve"> – and their legitimacy or deservingness in relation to it. </w:t>
      </w:r>
      <w:commentRangeStart w:id="40"/>
      <w:r>
        <w:t xml:space="preserve">While </w:t>
      </w:r>
      <w:commentRangeEnd w:id="40"/>
      <w:r w:rsidR="00F824A2">
        <w:rPr>
          <w:rStyle w:val="CommentReference"/>
        </w:rPr>
        <w:commentReference w:id="40"/>
      </w:r>
      <w:r>
        <w:t xml:space="preserve">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 “teachings” 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 “surrogate” mobilization, or a motivation to act on behalf a “deserving” incarcerated citizen, is at work. Thus, mobilization in response to both direct and proximal contact involve meaning-making processes that wed social solidarity with dampened perceptions of institutional legitimacy and trust.</w:t>
      </w:r>
    </w:p>
    <w:p w14:paraId="67F20272" w14:textId="77777777" w:rsidR="0066238F" w:rsidRDefault="00000000">
      <w:r>
        <w:t>But interaction with the carceral system may facilitate not just political, but also policy learning. Targets and their networks come to learn policy messages by experiencing policy burdens. Lee et 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contact may reorient how individuals think about policy, as it changes what they think (for example, what consequences to policy they imagine) when they think about policy.</w:t>
      </w:r>
    </w:p>
    <w:p w14:paraId="4A54B35E" w14:textId="77777777" w:rsidR="0066238F" w:rsidRDefault="00000000">
      <w:r>
        <w:lastRenderedPageBreak/>
        <w:t>Feedback scholars acknowledge endogeneity challenges inherent to questions of carceral state contact in a context of “cumulative burdens” or where the same individuals and communities often experience both direct and proximate carceral contact (Lerman and Weaver 2014; Weaver and Lerman 2010; Michener 2018). These experiences in isolation may have important differences. While some note psychological motivations the incarcerated may have to hold deserving perceptions of themselves and others (Kreitzer and Maltby 2023), others stress that they may be far more likely to internalize undeserving messages, from which the proximally imapcted may be more removed (Anoll and Israel-Trummel 2019, Walker 2014, Walker and García-Castañon 2017). Experiences of victimization amplify this tension: they often occur alongside policing and incarceration in the same communities, yet are rarely conceptualized as a form of policy contact in their own right. One notable exception is Levine and Russell (2023), who show how the design and financing of victim compensation law constructs victims as morally deserving and politically worthy, helping expand state responsibility. Yet even here, the analysis centers on state building and symbolic policy meaning—rather than how victimization itself may function as a form of lived experience that may alter how individuals perceive the state, it’s targets, and what policies they deserve</w:t>
      </w:r>
    </w:p>
    <w:p w14:paraId="2E7202D4" w14:textId="77777777" w:rsidR="0066238F" w:rsidRDefault="00000000">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 “interpretive effects” 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policy attitudes. This paper takes up that challenge by analyzing victimization alongside other </w:t>
      </w:r>
      <w:r>
        <w:lastRenderedPageBreak/>
        <w:t>forms of contact to assess how they each influence perceptions of who deserves help or harm—and what role the state should play.</w:t>
      </w:r>
    </w:p>
    <w:p w14:paraId="66E34525" w14:textId="77777777" w:rsidR="0066238F" w:rsidRDefault="00000000">
      <w:pPr>
        <w:pStyle w:val="Heading2"/>
      </w:pPr>
      <w:bookmarkStart w:id="41" w:name="hypotheses"/>
      <w:bookmarkEnd w:id="35"/>
      <w:r>
        <w:t>0.4 Hypotheses</w:t>
      </w:r>
    </w:p>
    <w:p w14:paraId="37E09D3E" w14:textId="77777777" w:rsidR="0066238F" w:rsidRDefault="00000000">
      <w:r>
        <w:t> </w:t>
      </w:r>
    </w:p>
    <w:p w14:paraId="3EFD3694" w14:textId="77777777" w:rsidR="0066238F" w:rsidRDefault="00000000">
      <w:r>
        <w:t>I suggest that contact with the carceral system affects this process (</w:t>
      </w:r>
      <w:r>
        <w:rPr>
          <w:i/>
          <w:iCs/>
        </w:rPr>
        <w:t>by/on xyz levels – overview when draft finalized</w:t>
      </w:r>
      <w:r>
        <w:t>). Applying insights from the policy feedback literature to matters of target deservingness,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1323AA8E" w14:textId="77777777" w:rsidR="0066238F" w:rsidRDefault="00000000">
      <w:r>
        <w:t>Contact may inform information about targets, (2) attitudes towards targets, (3) attitudes towards criminal legal institutions, and (3) the extent to which typical notions of deservingness dictate judgements about what makes good policy. These factors, I propose, may drive distinct perceptual outcomes and policy preferences between, and more support for policy help across, the three impact groups than “non-impacted” constituencies.</w:t>
      </w:r>
    </w:p>
    <w:p w14:paraId="5A52B472" w14:textId="77777777" w:rsidR="0066238F" w:rsidRDefault="00000000">
      <w:pPr>
        <w:pStyle w:val="Heading4"/>
      </w:pPr>
      <w:bookmarkStart w:id="42" w:name="Xf0d05062b81593b0951ce5446f9ee3a9d9efb71"/>
      <w:r>
        <w:t>0.4.0.1 (H1A &amp; B) Direct and Proximal Carceral Contact on Target Deservingness</w:t>
      </w:r>
    </w:p>
    <w:p w14:paraId="31E14F5C" w14:textId="77777777" w:rsidR="0066238F" w:rsidRDefault="00000000">
      <w:r>
        <w:t>In the criminal legal domain, these representations are often shaped by racialized media portrayals and political discourse that emphasize danger and individual blame (Lopez 2015; Vasiljevic and Viki 2014) By definition, direct impact – incarceration – and proximate impact will change what information individuals have about its targets. Someone who is in and knows people in prison has access to information about who an incarcerated personal is outside of their “criminal” identity in a way that someone who has only seen “prisoners” on TV may not. This informational effect alone could translate to more generous interpretations of deservingness (Oorschot 2000, 2006, Feather 2009).</w:t>
      </w:r>
    </w:p>
    <w:p w14:paraId="2BAE3D03" w14:textId="77777777" w:rsidR="0066238F" w:rsidRDefault="00000000">
      <w:r>
        <w:t>For example, contact may lead individuals to see incarcerated people as facing substantial hardships (</w:t>
      </w:r>
      <w:r>
        <w:rPr>
          <w:i/>
          <w:iCs/>
        </w:rPr>
        <w:t>need</w:t>
      </w:r>
      <w:r>
        <w:t>), with less control over the conditions that led to incarceration (</w:t>
      </w:r>
      <w:r>
        <w:rPr>
          <w:i/>
          <w:iCs/>
        </w:rPr>
        <w:t>control</w:t>
      </w:r>
      <w:r>
        <w:t xml:space="preserve">), and as </w:t>
      </w:r>
      <w:r>
        <w:lastRenderedPageBreak/>
        <w:t>capable of gratitude, growth, or giving back (</w:t>
      </w:r>
      <w:r>
        <w:rPr>
          <w:i/>
          <w:iCs/>
        </w:rPr>
        <w:t>reciprocity</w:t>
      </w:r>
      <w:r>
        <w:t xml:space="preserve">, </w:t>
      </w:r>
      <w:r>
        <w:rPr>
          <w:i/>
          <w:iCs/>
        </w:rPr>
        <w:t>attitude</w:t>
      </w:r>
      <w:r>
        <w:t>). In contrast to dominant constructions that depict incarcerated people as undeserving, contact may “fill in” these criteria with lived or vicarious knowledge. On this dimension, then, contact may generate warmer deservingness perceptions by replacing stereotypes with personalized, alternative narratives about who carceral citizens are and what they endure.</w:t>
      </w:r>
    </w:p>
    <w:p w14:paraId="56676598" w14:textId="77777777" w:rsidR="0066238F" w:rsidRDefault="00000000">
      <w:r>
        <w:t xml:space="preserve">While policy feedback literature shows that many carceral citizens and their networks internalize the clear “undeserving” messages that prison policy sends, it also shows that, across contexts where interactions with the criminal legal system mobilize or demobilize, these experiences shape attitudes towards the state (Anoll et al 2022, Anoll and Israel-Trummel 2019, Walker 2020, Lerman and Weaver 2014). As such, I propose that interactions with the criminal legal system should also shape attitudes towards </w:t>
      </w:r>
      <w:r>
        <w:rPr>
          <w:i/>
          <w:iCs/>
        </w:rPr>
        <w:t>targets</w:t>
      </w:r>
      <w:r>
        <w:t xml:space="preserve"> of the state.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other work emphasizes that direct contact with the criminal legal system can heighten in-group solidarity and mobilize in 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(Walker 2020).</w:t>
      </w:r>
    </w:p>
    <w:p w14:paraId="57B15953" w14:textId="77777777" w:rsidR="0066238F" w:rsidRDefault="00000000">
      <w:r>
        <w:t xml:space="preserve">Proximal contact also generates political mobilization despite policy experiences that “should” demobilize (Anoll et al 2022, White 2019b). Anoll’s (2022) findings that family of the incarcerated vote at higher rates in states with more stringent carceral disenfranchisement policies suggests that “surrogate” mobilization is motivated by a desire to act on behalf a “deserving” incarcerated citizen. Her findings with Israel-Trummel (2019) that neighborhood exposure to racially discriminatory policing generate perceptions of institutional </w:t>
      </w:r>
      <w:r>
        <w:rPr>
          <w:i/>
          <w:iCs/>
        </w:rPr>
        <w:t>il</w:t>
      </w:r>
      <w:r>
        <w:t>legitimacy – distrust in police and government – suggest exposure should also alter and perhaps enhance perceptions in institutional targets as well.</w:t>
      </w:r>
    </w:p>
    <w:p w14:paraId="49BCAE94" w14:textId="77777777" w:rsidR="0066238F" w:rsidRDefault="00000000">
      <w:r>
        <w:t xml:space="preserve">Like others (Anoll and Israel-Trummel 2019, Walker 2014), I note that those proximally impacted may be somewhat more removed from undeserving messages than the incarcerated, </w:t>
      </w:r>
      <w:r>
        <w:lastRenderedPageBreak/>
        <w:t>which should lead to warmer perceptions of carceral deservingness for the proximally than directly impacted. A limitation of this hypothesis is the improbability of people who have been incarcerated not knowing another incarcerated person well.</w:t>
      </w:r>
    </w:p>
    <w:p w14:paraId="66822D0B" w14:textId="77777777" w:rsidR="0066238F" w:rsidRDefault="00000000">
      <w:r>
        <w:rPr>
          <w:b/>
          <w:bCs/>
        </w:rPr>
        <w:t>(H1)</w:t>
      </w:r>
      <w:r>
        <w:t xml:space="preserve"> those with direct or proximal experiences with the carceral state will view incarcerated people as more deserving, and </w:t>
      </w:r>
      <w:r>
        <w:rPr>
          <w:b/>
          <w:bCs/>
        </w:rPr>
        <w:t>(H1A)</w:t>
      </w:r>
      <w:r>
        <w:t xml:space="preserve"> those who know incarcerated people should report the most generosity.</w:t>
      </w:r>
    </w:p>
    <w:p w14:paraId="2B06F190" w14:textId="77777777" w:rsidR="0066238F" w:rsidRDefault="00000000">
      <w:pPr>
        <w:pStyle w:val="Heading4"/>
      </w:pPr>
      <w:bookmarkStart w:id="43" w:name="Xba328f406981a4926f071c0cb33b187fcdfeb2b"/>
      <w:bookmarkEnd w:id="42"/>
      <w:r>
        <w:t>0.4.0.2 (H1C) Victimization Effects on Deservingness Perceptions</w:t>
      </w:r>
    </w:p>
    <w:p w14:paraId="446DF0BD" w14:textId="77777777" w:rsidR="0066238F" w:rsidRDefault="00000000">
      <w:r>
        <w:t xml:space="preserve">While victimization might intuitively drive negative perceptions of carceral citizens, I suggest the relationship is more complex. Researchers provide evidence that more abstracted, dehumanized stereotypes about carceral citizens (Vasiljevic and Viki 2014) generate harsher assessments of culpability (Levinson 2007, Levinson et al 2010, Donovan 2007, Israel-Trummel and Streeter 2021) and sentences (Rehavi and Starr 2014) suggesting that information </w:t>
      </w:r>
      <w:r>
        <w:rPr>
          <w:i/>
          <w:iCs/>
        </w:rPr>
        <w:t>besides</w:t>
      </w:r>
      <w:r>
        <w:t xml:space="preserve"> conviction and crime about carceral citizens should have a countervailing humanizing effect (Uggen and Manza 2006).</w:t>
      </w:r>
    </w:p>
    <w:p w14:paraId="48B94AD1" w14:textId="77777777" w:rsidR="0066238F" w:rsidRDefault="00000000">
      <w:r>
        <w:t>There are clear reasons why victimization may generate undeserving perceptions: victimization is highly a salient experience that for many drives negative affect toward those who commit crimes (Ditton et al. 1999). Victims usually engage the criminal legal system because they believe their offender is deserving of punishment, and they are deserving of establishing a sense of safety and justice. Evidence that jurists who have experienced property crime are more likely to see defendents who committed that same crime as culpable and convict too may suggest an ungenerous reading of the CARIN criteria, and reluctance to offer carceral citizenss policy help (Culhane et al 2004).</w:t>
      </w:r>
    </w:p>
    <w:p w14:paraId="07780AB2" w14:textId="77777777" w:rsidR="0066238F" w:rsidRDefault="00000000">
      <w:r>
        <w:t xml:space="preserve">However, this logic assumes clear victim-offender boundaries and risks ignoring the broader social context in which violence occurs. And victims have few other options than engaging with the criminal legal system – including if they know their perpetrator personally or understand their perpetrator to be in need of help. And such overlap in contact is significant (Gebo 2019). Victims of violent crime are disproportionately part of communities most heavily policed and incarcerated, most victims of violent crime know their offender (Bureau of Justice 2024), and </w:t>
      </w:r>
      <w:r>
        <w:lastRenderedPageBreak/>
        <w:t>most individuals who experience incarceration have also been victimized.[^2]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14:paraId="233F0F2E" w14:textId="77777777" w:rsidR="0066238F" w:rsidRDefault="00000000">
      <w:r>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45361A3F" w14:textId="77777777" w:rsidR="0066238F" w:rsidRDefault="00000000">
      <w:r>
        <w:rPr>
          <w:b/>
          <w:bCs/>
        </w:rPr>
        <w:t>(H1C)</w:t>
      </w:r>
      <w:r>
        <w:t xml:space="preserve"> </w:t>
      </w:r>
      <w:r>
        <w:rPr>
          <w:i/>
          <w:iCs/>
        </w:rPr>
        <w:t>Victims of violent crime may vary more than other impacted groups in their perceptions of incarcerated people’s deservingness, but on average, will still express more generous views than individuals with no direct or proximate contact with the carceral system.</w:t>
      </w:r>
    </w:p>
    <w:p w14:paraId="4799C81D" w14:textId="77777777" w:rsidR="0066238F" w:rsidRDefault="00000000">
      <w:pPr>
        <w:pStyle w:val="Heading4"/>
      </w:pPr>
      <w:bookmarkStart w:id="44" w:name="h2-contact-on-policy-preferences"/>
      <w:bookmarkEnd w:id="43"/>
      <w:r>
        <w:t>0.4.0.3 (H2) Contact on Policy Preferences</w:t>
      </w:r>
    </w:p>
    <w:p w14:paraId="719EE995" w14:textId="77777777" w:rsidR="0066238F" w:rsidRDefault="00000000">
      <w:r>
        <w:t>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14:paraId="7873EC4A" w14:textId="77777777" w:rsidR="0066238F" w:rsidRDefault="00000000">
      <w:r>
        <w:rPr>
          <w:b/>
          <w:bCs/>
        </w:rPr>
        <w:t>(H2)</w:t>
      </w:r>
      <w:r>
        <w:t xml:space="preserve"> more generous perceptions of carceral citizens’ deservingness will predict greater support for assistance-oriented policies and reduced support for punitive policies.</w:t>
      </w:r>
    </w:p>
    <w:p w14:paraId="123CDA22" w14:textId="77777777" w:rsidR="0066238F" w:rsidRDefault="00000000">
      <w:r>
        <w:lastRenderedPageBreak/>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4388F895" w14:textId="77777777" w:rsidR="0066238F" w:rsidRDefault="00000000">
      <w:pPr>
        <w:pStyle w:val="Heading2"/>
      </w:pPr>
      <w:bookmarkStart w:id="45" w:name="data-and-methods"/>
      <w:bookmarkEnd w:id="41"/>
      <w:bookmarkEnd w:id="44"/>
      <w:r>
        <w:t>0.5 Data and Methods</w:t>
      </w:r>
    </w:p>
    <w:p w14:paraId="78B548BD" w14:textId="77777777" w:rsidR="0066238F" w:rsidRDefault="00000000">
      <w:r>
        <w:t>I explore whether policy contact shapes people’s attitudes about deservingness and policy, and the how deservingness perceptions mediate policy views, in a series of linear models using novel survey data collected in September 2024 by Smith, Bowman, and Mensik. The survey mimics the strengths of Kreitzer and Smith’s (2018) empirical mapping of power and deservingness constructions of 87 target populations, and makes important changes like relying on survey respondents recruited from Bovitz proprietary panel and reducing the number of groups individuals access to reduce issues of respondent fatigue.[^4]</w:t>
      </w:r>
    </w:p>
    <w:p w14:paraId="5DB467FB" w14:textId="77777777" w:rsidR="0066238F" w:rsidRDefault="00000000">
      <w:r>
        <w:t>The targets the US general population. 2,716 eligible participants were recruited to complete the 30-minute survey on the platform Forthright, and were paid 10 dollars. The sample is just under 51% women and 49% men, and leans more Democratic than the national average (39% versus 31%) but is equally Republican (25%).[^5]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p w14:paraId="6D05E29F" w14:textId="77777777" w:rsidR="0066238F" w:rsidRDefault="00000000">
      <w:r>
        <w:rPr>
          <w:b/>
          <w:bCs/>
        </w:rPr>
        <w:t>Measuring Deservingness Perceptions, Contact, and Policy Views.</w:t>
      </w:r>
    </w:p>
    <w:p w14:paraId="15D3D0D2" w14:textId="77777777" w:rsidR="0066238F" w:rsidRDefault="00000000">
      <w:r>
        <w:t>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 “contact” with the criminal legal system, and policy views.</w:t>
      </w:r>
    </w:p>
    <w:p w14:paraId="79FEC0B5" w14:textId="77777777" w:rsidR="0066238F" w:rsidRDefault="00000000">
      <w:r>
        <w:t xml:space="preserve">Perceptions of target deservingness are operationalized using 0-100 sliding scale ratings of “incarcerated people/prisoners.” After reading a short explanation of what deserving usually </w:t>
      </w:r>
      <w:r>
        <w:lastRenderedPageBreak/>
        <w:t>connotes (Figure # ), respondents rated the deservingness of a total of 65 groups. I standardize deservingness by taking difference between the score a respondent gives to a given group and the average score the respondent gave across all groups. I also normalize deservingness scores by calculating mean deservingness scores of incarcerated people for all respondents and subtract each respondent’s individual rating of incarcerated people from this mean to report whether incarcerated deservingness ratings are above or below average.</w:t>
      </w:r>
    </w:p>
    <w:p w14:paraId="3D33D757" w14:textId="77777777" w:rsidR="0066238F" w:rsidRDefault="00000000">
      <w:r>
        <w:t>I argue a respondent’s experience with the criminal legal system affects perceptions of carceral citizens’ deservingness, it’s mediation of policy views, and those views directly.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with each including respondents who have also experienced other forms of contact, or not (0). Additionally, I construct a single “impact” dummy to capture all three impacted groups. I expect that respondents under report both victimization and incarceration because they are stigmatized experience, introducing random noise [under-estimates?? confounding?].</w:t>
      </w:r>
    </w:p>
    <w:p w14:paraId="08D8FA8D" w14:textId="77777777" w:rsidR="0066238F" w:rsidRDefault="00000000">
      <w:r>
        <w:t xml:space="preserve">In extended models, I create separate dummy variables for each possible combinations of contact, including knowing someone who has been victimized. </w:t>
      </w:r>
      <w:r>
        <w:rPr>
          <w:i/>
          <w:iCs/>
        </w:rPr>
        <w:t>Table X presents the breakdown of respondent experiences</w:t>
      </w:r>
      <w:r>
        <w:t>. While my operationalization of victimization precludes the ability to ascertain whether the respondent interacted with the criminal legal system as a victim, weakening claims that changes reflect feedback effects, I argue that understanding feedback effects of the carceral state as a whole and distinctions in how people who have more ‘direct stakes’ in carceral policy differ in how they think about policy from those who do not requires accounting for overlapping burdens. This also enables me to control for countervailing effects of discrete experiences. Because knowing a victim of violent crime may have distinct effects, it is important to operationalize, although exploring those impacts are above the scope of this paper. [Would I discuss robustness checks here?].</w:t>
      </w:r>
    </w:p>
    <w:p w14:paraId="0710B3D1" w14:textId="77777777" w:rsidR="0066238F" w:rsidRDefault="00000000">
      <w:r>
        <w:lastRenderedPageBreak/>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‘prison_penalty’ support index, and the remainder which involve policy help (minimum wage pay requirements for incarcerated workers, voting rights restoration, etc) are combined in a ‘prison_help’ support index. </w:t>
      </w:r>
      <w:r>
        <w:rPr>
          <w:i/>
          <w:iCs/>
        </w:rPr>
        <w:t>Note: I don’t combine bc testing help vs penalizing.</w:t>
      </w:r>
    </w:p>
    <w:p w14:paraId="26CEFC12" w14:textId="77777777" w:rsidR="0066238F" w:rsidRDefault="00000000">
      <w:pPr>
        <w:pStyle w:val="Heading4"/>
      </w:pPr>
      <w:bookmarkStart w:id="46" w:name="other-factors-influencing-policy-views"/>
      <w:r>
        <w:t>0.5.0.1 Other Factors Influencing Policy Views</w:t>
      </w:r>
    </w:p>
    <w:p w14:paraId="6DA8F948" w14:textId="77777777" w:rsidR="0066238F" w:rsidRDefault="00000000">
      <w:r>
        <w:t xml:space="preserve">I include </w:t>
      </w:r>
      <w:r>
        <w:rPr>
          <w:b/>
          <w:bCs/>
          <w:i/>
          <w:iCs/>
        </w:rPr>
        <w:t>x</w:t>
      </w:r>
      <w:r>
        <w:t xml:space="preserve"> standard additional controls, and </w:t>
      </w:r>
      <w:r>
        <w:rPr>
          <w:b/>
          <w:bCs/>
          <w:i/>
          <w:iCs/>
        </w:rPr>
        <w:t>y</w:t>
      </w:r>
      <w:r>
        <w:t xml:space="preserve">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Such differences may be ideologically rooted. 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score.[^6]</w:t>
      </w:r>
    </w:p>
    <w:p w14:paraId="06702896" w14:textId="77777777" w:rsidR="0066238F" w:rsidRDefault="00000000">
      <w:r>
        <w:t xml:space="preserve">While Sniderman and Piazza (1993) contend Democrats’ punitiveness reflects ideological beliefs about personal responsibility and the rule of law, Chouhy and colleagues (2022) recently find evidence that Republican support opposition to policy help is a product of expressive punitiveness, where for Democrats, opposition is more strongly driven by “culture of control” impulses to think of citizenship desert in terms of merits (Miller and Alexander 2016). I can control for beliefs about the purpose of punishment using an interval ‘penal_point’ variable, with </w:t>
      </w:r>
      <w:r>
        <w:lastRenderedPageBreak/>
        <w:t xml:space="preserve">respondents’ views on whether the purpose of incarceration as to punish primarily, rehabilitate primarily, or somewhere in between, rescaled to a 0-1 metric from a 7 point scale. Because carceral contact could also moderate this view, it also used as an outcome variable. </w:t>
      </w:r>
      <w:r>
        <w:rPr>
          <w:i/>
          <w:iCs/>
        </w:rPr>
        <w:t>[Mediate?]</w:t>
      </w:r>
    </w:p>
    <w:p w14:paraId="17D1A57D" w14:textId="77777777" w:rsidR="0066238F" w:rsidRDefault="00000000">
      <w:r>
        <w:t>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[^7]</w:t>
      </w:r>
    </w:p>
    <w:p w14:paraId="60C65937" w14:textId="77777777" w:rsidR="0066238F" w:rsidRDefault="00000000">
      <w:r>
        <w:t>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refugees.[^8]</w:t>
      </w:r>
    </w:p>
    <w:p w14:paraId="345984A6" w14:textId="77777777" w:rsidR="0066238F" w:rsidRDefault="00000000">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w:t>
      </w:r>
      <w:r>
        <w:lastRenderedPageBreak/>
        <w:t>construct a racial resentment scale combining items from the ANES “Kinder” battery and the FIRE scale. All items are coded such that higher values reflect greater racial resentment, with positively worded items (e.g., “White people have certain advantages…”) reverse-coded. I rescale each item to a common range and average them to produce a continuous measure of racial resentment, which is included as a control in all models.</w:t>
      </w:r>
    </w:p>
    <w:p w14:paraId="69429CD5" w14:textId="77777777" w:rsidR="0066238F" w:rsidRDefault="00000000">
      <w:r>
        <w:t>Finally, I also control gender, level of education, and location.[^9]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3B8790FD" w14:textId="77777777" w:rsidR="0066238F" w:rsidRDefault="00000000">
      <w:pPr>
        <w:pStyle w:val="Heading2"/>
      </w:pPr>
      <w:bookmarkStart w:id="47" w:name="analysis"/>
      <w:bookmarkEnd w:id="45"/>
      <w:bookmarkEnd w:id="46"/>
      <w:r>
        <w:t>0.6 Analysis</w:t>
      </w:r>
    </w:p>
    <w:p w14:paraId="5AD20C2E" w14:textId="77777777" w:rsidR="0066238F" w:rsidRDefault="00000000">
      <w:r>
        <w:t>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14:paraId="472A2B7C" w14:textId="77777777" w:rsidR="0066238F" w:rsidRDefault="00000000">
      <w:r>
        <w:t>NOTE: before the modeling, I will present descriptive summaries of:</w:t>
      </w:r>
    </w:p>
    <w:p w14:paraId="37D307AB" w14:textId="77777777" w:rsidR="0066238F" w:rsidRDefault="00000000">
      <w:pPr>
        <w:numPr>
          <w:ilvl w:val="0"/>
          <w:numId w:val="4"/>
        </w:numPr>
      </w:pPr>
      <w:r>
        <w:t>Frequencies and overlaps among contact types</w:t>
      </w:r>
    </w:p>
    <w:p w14:paraId="35D9F9DF" w14:textId="77777777" w:rsidR="0066238F" w:rsidRDefault="00000000">
      <w:pPr>
        <w:numPr>
          <w:ilvl w:val="0"/>
          <w:numId w:val="4"/>
        </w:numPr>
      </w:pPr>
      <w:r>
        <w:t>Summary statistics for each deservingness and policy composites</w:t>
      </w:r>
    </w:p>
    <w:p w14:paraId="0653B62F" w14:textId="77777777" w:rsidR="0066238F" w:rsidRDefault="00000000">
      <w:pPr>
        <w:numPr>
          <w:ilvl w:val="0"/>
          <w:numId w:val="4"/>
        </w:numPr>
      </w:pPr>
      <w:r>
        <w:t>Correlations between dispositional controls and core predictors</w:t>
      </w:r>
    </w:p>
    <w:p w14:paraId="5480D834" w14:textId="77777777" w:rsidR="0066238F" w:rsidRDefault="00000000">
      <w:r>
        <w:t xml:space="preserve">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w:t>
      </w:r>
      <w:r>
        <w:lastRenderedPageBreak/>
        <w:t>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6DF32665" w14:textId="77777777" w:rsidR="0066238F" w:rsidRDefault="00000000">
      <w:r>
        <w:t>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14:paraId="2414D2ED" w14:textId="77777777" w:rsidR="0066238F" w:rsidRDefault="00000000">
      <w:r>
        <w:t>[Table Z: Mean deservingness ratings of incarcerated people by contact type]</w:t>
      </w:r>
    </w:p>
    <w:p w14:paraId="4DEC86AB" w14:textId="77777777" w:rsidR="0066238F"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14:paraId="05F72D49" w14:textId="77777777" w:rsidR="0066238F" w:rsidRDefault="00000000">
      <w:r>
        <w:t>[Table X: ]</w:t>
      </w:r>
    </w:p>
    <w:p w14:paraId="7690F0DB" w14:textId="77777777" w:rsidR="0066238F" w:rsidRDefault="00000000">
      <w:pPr>
        <w:pStyle w:val="Heading4"/>
      </w:pPr>
      <w:bookmarkStart w:id="48" w:name="modeling-approach"/>
      <w:r>
        <w:t>0.6.0.1 Modeling Approach</w:t>
      </w:r>
    </w:p>
    <w:p w14:paraId="3174E943" w14:textId="77777777" w:rsidR="0066238F" w:rsidRDefault="00000000">
      <w:r>
        <w:t>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14:paraId="6D2571CC" w14:textId="77777777" w:rsidR="0066238F" w:rsidRDefault="00000000">
      <m:oMathPara>
        <m:oMathParaPr>
          <m:jc m:val="center"/>
        </m:oMathParaPr>
        <m:oMath>
          <m:r>
            <w:rPr>
              <w:rFonts w:ascii="Cambria Math" w:hAnsi="Cambria Math"/>
            </w:rPr>
            <m:t>Xi</m:t>
          </m:r>
          <m:r>
            <m:rPr>
              <m:sty m:val="p"/>
            </m:rPr>
            <w:rPr>
              <w:rFonts w:ascii="Cambria Math" w:hAnsi="Cambria Math"/>
            </w:rPr>
            <m:t>'⋅</m:t>
          </m:r>
          <m:r>
            <w:rPr>
              <w:rFonts w:ascii="Cambria Math" w:hAnsi="Cambria Math"/>
            </w:rPr>
            <m:t>controls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w:rPr>
              <w:rFonts w:ascii="Cambria Math" w:hAnsi="Cambria Math"/>
            </w:rPr>
            <m:t>Xi</m:t>
          </m:r>
          <m:r>
            <m:rPr>
              <m:sty m:val="p"/>
            </m:rPr>
            <w:rPr>
              <w:rFonts w:ascii="Cambria Math" w:hAnsi="Cambria Math"/>
            </w:rPr>
            <m:t>'</m:t>
          </m:r>
        </m:oMath>
      </m:oMathPara>
    </w:p>
    <w:p w14:paraId="508BA3BB" w14:textId="77777777" w:rsidR="0066238F" w:rsidRDefault="00000000">
      <w:r>
        <w:t xml:space="preserve">​⋅controls,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impacted versus nonimpacted [FIX]. I interpret </w:t>
      </w:r>
      <w:r>
        <w:lastRenderedPageBreak/>
        <w:t xml:space="preserve">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18152A1B" w14:textId="77777777" w:rsidR="0066238F" w:rsidRDefault="00000000">
      <w:pPr>
        <w:pStyle w:val="Heading5"/>
      </w:pPr>
      <w:bookmarkStart w:id="49" w:name="deservingness-models"/>
      <w:r>
        <w:t>0.6.0.1.1 Deservingness Models</w:t>
      </w:r>
    </w:p>
    <w:p w14:paraId="7EFD1A3B" w14:textId="77777777" w:rsidR="0066238F"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begin by estimating whether average deservingness scores differ across impact groups using one-way ANOVA. Where the omnibus test is significant, I conduct </w:t>
      </w:r>
      <w:r>
        <w:rPr>
          <w:b/>
          <w:bCs/>
        </w:rPr>
        <w:t>Tukey’s HSD</w:t>
      </w:r>
      <w:r>
        <w:t xml:space="preserve"> post-hoc comparisons to identify specific group differences. I test this prediction by regressing deservingness scores for incarcerated people on impact status, controlling for demographic and attitudinal factors. Specifically, I estimate:</w:t>
      </w:r>
    </w:p>
    <w:p w14:paraId="4EE45420" w14:textId="77777777" w:rsidR="0066238F"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87C31DC" w14:textId="77777777" w:rsidR="0066238F"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3F917D6B" w14:textId="77777777" w:rsidR="0066238F" w:rsidRDefault="00000000">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4B854A10" w14:textId="77777777" w:rsidR="0066238F"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37719A2" w14:textId="77777777" w:rsidR="0066238F" w:rsidRDefault="00000000">
      <w:r>
        <w:t xml:space="preserve">If contact reduces 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14:paraId="1B1F432E" w14:textId="77777777" w:rsidR="0066238F" w:rsidRDefault="00000000">
      <w:r>
        <w:t>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196101B2" w14:textId="77777777" w:rsidR="0066238F"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98AD62B" w14:textId="77777777" w:rsidR="0066238F" w:rsidRDefault="00000000">
      <w:r>
        <w:t>My second core hypothesis (</w:t>
      </w:r>
      <w:r>
        <w:rPr>
          <w:b/>
          <w:bCs/>
        </w:rPr>
        <w:t>H2)</w:t>
      </w:r>
      <w:r>
        <w:t xml:space="preserve"> 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14:paraId="1E46F48F" w14:textId="77777777" w:rsidR="0066238F"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320C99F" w14:textId="77777777" w:rsidR="0066238F" w:rsidRDefault="00000000">
      <w:r>
        <w:t>and on punative policy</w:t>
      </w:r>
    </w:p>
    <w:p w14:paraId="3BE3B107" w14:textId="77777777" w:rsidR="0066238F"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90B3256" w14:textId="77777777" w:rsidR="0066238F" w:rsidRDefault="00000000">
      <w:r>
        <w:lastRenderedPageBreak/>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channels—such as affective identification, knowledge, or group solidarity (H3).</w:t>
      </w:r>
    </w:p>
    <w:p w14:paraId="2D96CA16" w14:textId="77777777" w:rsidR="0066238F" w:rsidRDefault="00000000">
      <w:r>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0CD3745A" w14:textId="77777777" w:rsidR="0066238F"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72369AD" w14:textId="77777777" w:rsidR="0066238F"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499E88B" w14:textId="77777777" w:rsidR="0066238F" w:rsidRDefault="00000000">
      <w:r>
        <w:t>I test this prediction by modeling the relationship between policy help and contact, after accounting for attitudinal and demographic controls using OLS:</w:t>
      </w:r>
    </w:p>
    <w:p w14:paraId="6F7AD60A" w14:textId="77777777" w:rsidR="0066238F"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6722AA7" w14:textId="77777777" w:rsidR="0066238F"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4DB2D98" w14:textId="77777777" w:rsidR="0066238F" w:rsidRDefault="00000000">
      <w:r>
        <w:t>I model criminal legal contact’s effect on other forms of policy help by regressing aggregated attitudes towards those policies on impact.</w:t>
      </w:r>
    </w:p>
    <w:p w14:paraId="177113C3" w14:textId="77777777" w:rsidR="0066238F"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80FD6C3" w14:textId="77777777" w:rsidR="0066238F" w:rsidRDefault="00000000">
      <w:r>
        <w:t>–</w:t>
      </w:r>
    </w:p>
    <w:p w14:paraId="42AED626" w14:textId="77777777" w:rsidR="0066238F" w:rsidRDefault="00000000">
      <w:r>
        <w:lastRenderedPageBreak/>
        <w:t xml:space="preserve">In addition to this relationship, I suggest </w:t>
      </w:r>
      <w:r>
        <w:rPr>
          <w:b/>
          <w:bCs/>
        </w:rPr>
        <w:t>(H3)</w:t>
      </w:r>
      <w:r>
        <w:t xml:space="preserve"> that people’s experiences with prison policy and of victimization will influence approaches to criminal legal policy even after controlling for deservingness. Here, I first regress both policy attitudes on impact, controlling for both deservingness ratings of carceral citizens and broader policy help orientation:</w:t>
      </w:r>
    </w:p>
    <w:p w14:paraId="485A4B71" w14:textId="77777777" w:rsidR="0066238F"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B0D0D82" w14:textId="77777777" w:rsidR="0066238F"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ECC1DCD" w14:textId="77777777" w:rsidR="0066238F" w:rsidRDefault="00000000">
      <w:r>
        <w:t>To evaluate (</w:t>
      </w:r>
      <w:r>
        <w:rPr>
          <w:b/>
          <w:bCs/>
        </w:rPr>
        <w:t>H3A</w:t>
      </w:r>
      <w:r>
        <w:t xml:space="preserve">) my expectation that policy contact will generate more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14:paraId="07A018B1" w14:textId="77777777" w:rsidR="0066238F"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3E00243" w14:textId="77777777" w:rsidR="0066238F" w:rsidRDefault="00000000">
      <w:r>
        <w:t>To confirm these findings with an alternative measure of consistency, I also calculate the standard deviation of each person’s responses across the already standardized help policy items. This provides a normalized measure of response dispersion:</w:t>
      </w:r>
    </w:p>
    <w:p w14:paraId="63C39483" w14:textId="77777777" w:rsidR="0066238F"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1254D10" w14:textId="77777777" w:rsidR="0066238F" w:rsidRDefault="00000000">
      <w:r>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6F0A5918" w14:textId="77777777" w:rsidR="0066238F" w:rsidRDefault="00000000">
      <w:r>
        <w:t xml:space="preserve">Because aggregate measures may obscure underlying variation, I fit an ordinal logistic mixed effects model predicting policy support, with random intercepts for respondents. The model </w:t>
      </w:r>
      <w:r>
        <w:lastRenderedPageBreak/>
        <w:t>includes fixed effects for policy experience (impact), deservingness perceptions, attitudinal and remaining controls:</w:t>
      </w:r>
    </w:p>
    <w:p w14:paraId="7B08D857" w14:textId="77777777" w:rsidR="0066238F"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1D606DBB" w14:textId="77777777" w:rsidR="0066238F"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14:paraId="175E569C" w14:textId="77777777" w:rsidR="0066238F" w:rsidRDefault="00000000">
      <w:r>
        <w:rPr>
          <w:b/>
          <w:bCs/>
        </w:rPr>
        <w:t>Alternative hypotheses &amp; robustness checks</w:t>
      </w:r>
    </w:p>
    <w:p w14:paraId="192D5094" w14:textId="77777777" w:rsidR="0066238F" w:rsidRDefault="00000000">
      <w:r>
        <w:rPr>
          <w:b/>
          <w:bCs/>
        </w:rPr>
        <w:t>Alternative: Contact Predicts Punitiveness?</w:t>
      </w:r>
    </w:p>
    <w:p w14:paraId="7A78F030" w14:textId="77777777" w:rsidR="0066238F"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CA36B02" w14:textId="77777777" w:rsidR="0066238F" w:rsidRDefault="00000000">
      <w:r>
        <w:rPr>
          <w:b/>
          <w:bCs/>
        </w:rPr>
        <w:t>Alternative Deservingness Predicts Punitiveness</w:t>
      </w:r>
    </w:p>
    <w:p w14:paraId="744CF215" w14:textId="77777777" w:rsidR="0066238F"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46EFFEF9" w14:textId="77777777" w:rsidR="0066238F" w:rsidRDefault="00000000">
      <w:r>
        <w:t>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14:paraId="00156D27" w14:textId="77777777" w:rsidR="0066238F" w:rsidRDefault="00000000">
      <w:r>
        <w:t>Should I include the full model somewhere (tweaking):</w:t>
      </w:r>
    </w:p>
    <w:p w14:paraId="51092AB6" w14:textId="77777777" w:rsidR="0066238F"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7B87523" w14:textId="77777777" w:rsidR="0066238F" w:rsidRDefault="00DC655C">
      <w:r>
        <w:rPr>
          <w:noProof/>
        </w:rPr>
        <w:pict w14:anchorId="2E275A1A">
          <v:rect id="_x0000_i1025" alt="" style="width:468pt;height:.05pt;mso-width-percent:0;mso-height-percent:0;mso-width-percent:0;mso-height-percent:0" o:hralign="center" o:hrstd="t" o:hr="t"/>
        </w:pict>
      </w:r>
    </w:p>
    <w:p w14:paraId="2A72B235" w14:textId="77777777" w:rsidR="0066238F" w:rsidRDefault="00000000">
      <w:pPr>
        <w:pStyle w:val="Heading1"/>
      </w:pPr>
      <w:bookmarkStart w:id="50" w:name="implications"/>
      <w:bookmarkEnd w:id="47"/>
      <w:bookmarkEnd w:id="48"/>
      <w:bookmarkEnd w:id="49"/>
      <w:r>
        <w:t>1. Implications</w:t>
      </w:r>
    </w:p>
    <w:p w14:paraId="0D2B63B7" w14:textId="77777777" w:rsidR="0066238F" w:rsidRDefault="00000000">
      <w:r>
        <w:t>. . .</w:t>
      </w:r>
    </w:p>
    <w:p w14:paraId="549D0965" w14:textId="77777777" w:rsidR="0066238F" w:rsidRDefault="00000000">
      <w:r>
        <w:t>[^1] Schneider and Ingram’s theory of social construction goes on to note that policymakers respond not only to their constituencies’ perceptions of target deservingness, but also to the political power of target groups, or their ability to ability to access, reward, and/or retaliate against policymakers. These interacting dimensions (power and deservingness) produce four categories of groups in society, to whom policy makers respond with distinct policy. 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Faricy 2020).</w:t>
      </w:r>
    </w:p>
    <w:p w14:paraId="277E3E16" w14:textId="77777777" w:rsidR="0066238F" w:rsidRDefault="00000000">
      <w:r>
        <w:t xml:space="preserve">[^SossNewman] ….impulse to self-differentiate may motivate individuals who experience arrest alone to maintain distinct narratives — given that contact with policies that convey ‘undeserving’ messages can motivate beneficiaries to differentiate themselves and their networks from other </w:t>
      </w:r>
      <w:r>
        <w:lastRenderedPageBreak/>
        <w:t>beneficiaries, for whom they maintain negative social constructions (Soss 2005), and neighborhood inequality motivates a belief in meritocracy for affluent individuals (Newman et al 2014).</w:t>
      </w:r>
    </w:p>
    <w:p w14:paraId="31209607" w14:textId="77777777" w:rsidR="0066238F" w:rsidRDefault="00000000">
      <w:r>
        <w:t>[^3] Fresh (2024) finds that the rise of punitive attitudes in the late twentieth century was not simply a response to crime rates or victimization, but was structured by racialized political appeals that mobilized white voters, particularly in the South. Together, these findings suggest that victims may hold complex policy views and may diverge in reality from narratives used to justify their punishment-oriented representation.</w:t>
      </w:r>
    </w:p>
    <w:p w14:paraId="4A2861AF" w14:textId="77777777" w:rsidR="0066238F" w:rsidRDefault="00000000">
      <w:r>
        <w:t>[]In the criminal legal domain, these representations are often shaped by racialized media portrayals and political discourse that emphasize danger and individual blame (Lopez 2015; Vasiljevic and Viki 2014)</w:t>
      </w:r>
    </w:p>
    <w:p w14:paraId="0A3859EF" w14:textId="77777777" w:rsidR="0066238F" w:rsidRDefault="00000000">
      <w:r>
        <w:t>[] For example, contact may lead individuals to see incarcerated people as facing substantial hardships (</w:t>
      </w:r>
      <w:r>
        <w:rPr>
          <w:i/>
          <w:iCs/>
        </w:rPr>
        <w:t>need</w:t>
      </w:r>
      <w:r>
        <w:t>), with less control over the conditions that led to incarceration (</w:t>
      </w:r>
      <w:r>
        <w:rPr>
          <w:i/>
          <w:iCs/>
        </w:rPr>
        <w:t>control</w:t>
      </w:r>
      <w:r>
        <w:t>), and as capable of gratitude, growth, or giving back (</w:t>
      </w:r>
      <w:r>
        <w:rPr>
          <w:i/>
          <w:iCs/>
        </w:rPr>
        <w:t>reciprocity</w:t>
      </w:r>
      <w:r>
        <w:t xml:space="preserve">, </w:t>
      </w:r>
      <w:r>
        <w:rPr>
          <w:i/>
          <w:iCs/>
        </w:rPr>
        <w:t>attitude</w:t>
      </w:r>
      <w:r>
        <w:t>). In contrast to dominant constructions that depict incarcerated people as undeserving, contact may “fill in” these criteria with lived or vicarious knowledge. On this dimension, then, contact may generate warmer deservingness perceptions by replacing stereotypes with personalized, alternative narratives about who carceral citizens are and what their conditions and the consequences of confinement.</w:t>
      </w:r>
    </w:p>
    <w:p w14:paraId="2EDED3C2" w14:textId="77777777" w:rsidR="0066238F" w:rsidRDefault="00000000">
      <w:r>
        <w:t>[^10] This literature also variations by policy type vis-a-vis hidden or visible policy, 1st and second order effects, and non-effects (Mettler 2011, Soss and Schram 2007, SoRelle 202).</w:t>
      </w:r>
    </w:p>
    <w:p w14:paraId="356E7A37" w14:textId="77777777" w:rsidR="0066238F" w:rsidRDefault="00000000">
      <w:r>
        <w:t>[^12] Soss (1999) explains a tendancy of recipients of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 “undeserving” perception of their own beneficiary group, but also splinters any sense of group solidarity and disaggregates policy views from perceptions of beneficiary deservingness.</w:t>
      </w:r>
    </w:p>
    <w:p w14:paraId="6A53676B" w14:textId="77777777" w:rsidR="0066238F" w:rsidRDefault="00000000">
      <w:r>
        <w:lastRenderedPageBreak/>
        <w:t>[^2]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w:t>
      </w:r>
    </w:p>
    <w:p w14:paraId="1CB3731A" w14:textId="77777777" w:rsidR="0066238F" w:rsidRDefault="00000000">
      <w:r>
        <w:t>[^4] Explain sorting into ABC. Survey participants were randomly assorded into three sections (A, B, and C). All respondents saw the same 45 (</w:t>
      </w:r>
      <w:r>
        <w:rPr>
          <w:i/>
          <w:iCs/>
        </w:rPr>
        <w:t>double check)</w:t>
      </w:r>
      <w:r>
        <w:t xml:space="preserve"> groups. Each section then reviewed an additional (20) unique groups.</w:t>
      </w:r>
    </w:p>
    <w:p w14:paraId="2B537042" w14:textId="77777777" w:rsidR="0066238F" w:rsidRDefault="00000000">
      <w:r>
        <w:t>[^5] The underrepresentation of Republicans may have a minimizing effect.</w:t>
      </w:r>
    </w:p>
    <w:p w14:paraId="3B065637" w14:textId="77777777" w:rsidR="0066238F" w:rsidRDefault="00000000">
      <w:r>
        <w:t>[^6]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p w14:paraId="7D264555" w14:textId="77777777" w:rsidR="0066238F" w:rsidRDefault="00000000">
      <w:r>
        <w:t>[^7] To reduce potential ordering effects and context bias, the survey randomized the presentation of (1) deservingness target groups, (2) the order of major survey sections, and (3) the assignment of additional deservingness targets beyond a shared core set. Specifically, all respondents rated a common set of groups—including “incarcerated people,” “criminals,” and “incarcerated women”—while a subset of respondents were randomized into seeing additional groups such as “incarcerated parents,” “sex offenders,” or “formerly incarcerated individuals.” Respondents also completed survey modules in varied order (e.g., deservingness, policy preferences, and ideology), and the ordering of target groups within the deservingness battery was fully randomized.</w:t>
      </w:r>
    </w:p>
    <w:p w14:paraId="403EC76A" w14:textId="77777777" w:rsidR="0066238F" w:rsidRDefault="00000000">
      <w:r>
        <w:t>To assess whether results are sensitive to these randomized elements, I conducted a series of robustness checks. First, I tested whether the </w:t>
      </w:r>
      <w:r>
        <w:rPr>
          <w:i/>
          <w:iCs/>
        </w:rPr>
        <w:t>position</w:t>
      </w:r>
      <w:r>
        <w:t xml:space="preserve"> of a group within the list influenced its </w:t>
      </w:r>
      <w:r>
        <w:lastRenderedPageBreak/>
        <w:t>average rating. Regressing deservingness scores on group order (with respondent-level controls) revealed no significant trends, suggesting minimal fatigue or anchoring effects. Second, I examined whether the order of survey modules affected the relationship between key predictors (e.g., deservingness or ideology) and outcomes. These models revealed no systematic variation in effect sizes or significance based on presentation order. Finally, I re-estimated core models separately within each randomized assignment block (e.g., those who rated “sex offenders” vs. “incarcerated parents”). Results were substantively consistent across groups, indicating that exposure to additional deservingness targets did not meaningfully alter the relationship between perceptions of incarcerated people and policy attitudes.</w:t>
      </w:r>
    </w:p>
    <w:p w14:paraId="4374F8D0" w14:textId="77777777" w:rsidR="0066238F" w:rsidRDefault="00000000">
      <w:r>
        <w:t>Taken together, these checks help determine whether findings are robust to random variation in the presentation and structure of the survey. Full regression tables for all robustness checks are available in the appendix (Tables A#–A#).</w:t>
      </w:r>
    </w:p>
    <w:p w14:paraId="797A0C17" w14:textId="77777777" w:rsidR="0066238F" w:rsidRDefault="00000000">
      <w:r>
        <w:t>[^8] go through policies here</w:t>
      </w:r>
    </w:p>
    <w:p w14:paraId="5A2EC7F6" w14:textId="77777777" w:rsidR="0066238F" w:rsidRDefault="00000000">
      <w:r>
        <w:t>[^9] explain why ed and rural/urban is important here.</w:t>
      </w:r>
    </w:p>
    <w:p w14:paraId="4FBA2113" w14:textId="77777777" w:rsidR="0066238F" w:rsidRDefault="00000000">
      <w:pPr>
        <w:pStyle w:val="Heading1"/>
      </w:pPr>
      <w:bookmarkStart w:id="51" w:name="references"/>
      <w:bookmarkEnd w:id="50"/>
      <w:r>
        <w:t>2. References</w:t>
      </w:r>
    </w:p>
    <w:p w14:paraId="3293C7A5" w14:textId="77777777" w:rsidR="0066238F" w:rsidRDefault="00000000">
      <w:pPr>
        <w:pStyle w:val="Heading2"/>
      </w:pPr>
      <w:bookmarkStart w:id="52" w:name="appendix"/>
      <w:r>
        <w:t>2.1 Appendix</w:t>
      </w:r>
    </w:p>
    <w:p w14:paraId="6A5ED470" w14:textId="77777777" w:rsidR="0066238F" w:rsidRDefault="00000000">
      <w:pPr>
        <w:pStyle w:val="Heading4"/>
      </w:pPr>
      <w:bookmarkStart w:id="53" w:name="variable-directory"/>
      <w:r>
        <w:t>2.1.0.1 Variable Directory</w:t>
      </w:r>
    </w:p>
    <w:p w14:paraId="5308C22D" w14:textId="77777777" w:rsidR="0066238F" w:rsidRDefault="00000000">
      <w:pPr>
        <w:pStyle w:val="Heading3"/>
      </w:pPr>
      <w:bookmarkStart w:id="54" w:name="variable-dictionary"/>
      <w:bookmarkEnd w:id="53"/>
      <w:r>
        <w:t>2.1.1 Variable Dictionary</w:t>
      </w:r>
    </w:p>
    <w:tbl>
      <w:tblPr>
        <w:tblW w:w="5000" w:type="pct"/>
        <w:tblLayout w:type="fixed"/>
        <w:tblLook w:val="0020" w:firstRow="1" w:lastRow="0" w:firstColumn="0" w:lastColumn="0" w:noHBand="0" w:noVBand="0"/>
      </w:tblPr>
      <w:tblGrid>
        <w:gridCol w:w="2340"/>
        <w:gridCol w:w="2340"/>
        <w:gridCol w:w="4680"/>
      </w:tblGrid>
      <w:tr w:rsidR="0066238F" w14:paraId="2F9B0313" w14:textId="77777777">
        <w:trPr>
          <w:tblHeader/>
        </w:trPr>
        <w:tc>
          <w:tcPr>
            <w:tcW w:w="1980" w:type="dxa"/>
          </w:tcPr>
          <w:p w14:paraId="120E0AFF" w14:textId="77777777" w:rsidR="0066238F" w:rsidRDefault="00000000">
            <w:r>
              <w:t>Variable Name</w:t>
            </w:r>
          </w:p>
        </w:tc>
        <w:tc>
          <w:tcPr>
            <w:tcW w:w="1980" w:type="dxa"/>
          </w:tcPr>
          <w:p w14:paraId="3FC89986" w14:textId="77777777" w:rsidR="0066238F" w:rsidRDefault="00000000">
            <w:r>
              <w:t>Type</w:t>
            </w:r>
          </w:p>
        </w:tc>
        <w:tc>
          <w:tcPr>
            <w:tcW w:w="3960" w:type="dxa"/>
          </w:tcPr>
          <w:p w14:paraId="0DB68F10" w14:textId="77777777" w:rsidR="0066238F" w:rsidRDefault="00000000">
            <w:r>
              <w:t>Description</w:t>
            </w:r>
          </w:p>
        </w:tc>
      </w:tr>
      <w:tr w:rsidR="0066238F" w14:paraId="4ED3A2BA" w14:textId="77777777">
        <w:tc>
          <w:tcPr>
            <w:tcW w:w="1980" w:type="dxa"/>
          </w:tcPr>
          <w:p w14:paraId="68D1B476" w14:textId="77777777" w:rsidR="0066238F" w:rsidRDefault="00000000">
            <w:r>
              <w:t>impact</w:t>
            </w:r>
          </w:p>
        </w:tc>
        <w:tc>
          <w:tcPr>
            <w:tcW w:w="1980" w:type="dxa"/>
          </w:tcPr>
          <w:p w14:paraId="5004F46C" w14:textId="77777777" w:rsidR="0066238F" w:rsidRDefault="00000000">
            <w:r>
              <w:t>Binary</w:t>
            </w:r>
          </w:p>
        </w:tc>
        <w:tc>
          <w:tcPr>
            <w:tcW w:w="3960" w:type="dxa"/>
          </w:tcPr>
          <w:p w14:paraId="6921C01A" w14:textId="77777777" w:rsidR="0066238F" w:rsidRDefault="00000000">
            <w:r>
              <w:t>Any carceral or victimization contact</w:t>
            </w:r>
          </w:p>
        </w:tc>
      </w:tr>
      <w:tr w:rsidR="0066238F" w14:paraId="380385D5" w14:textId="77777777">
        <w:tc>
          <w:tcPr>
            <w:tcW w:w="1980" w:type="dxa"/>
          </w:tcPr>
          <w:p w14:paraId="28168806" w14:textId="77777777" w:rsidR="0066238F" w:rsidRDefault="00000000">
            <w:r>
              <w:t>incarc</w:t>
            </w:r>
          </w:p>
        </w:tc>
        <w:tc>
          <w:tcPr>
            <w:tcW w:w="1980" w:type="dxa"/>
          </w:tcPr>
          <w:p w14:paraId="036D087A" w14:textId="77777777" w:rsidR="0066238F" w:rsidRDefault="00000000">
            <w:r>
              <w:t>Binary</w:t>
            </w:r>
          </w:p>
        </w:tc>
        <w:tc>
          <w:tcPr>
            <w:tcW w:w="3960" w:type="dxa"/>
          </w:tcPr>
          <w:p w14:paraId="08EAEFF0" w14:textId="77777777" w:rsidR="0066238F" w:rsidRDefault="00000000">
            <w:r>
              <w:t>Has been incarcerated</w:t>
            </w:r>
          </w:p>
        </w:tc>
      </w:tr>
      <w:tr w:rsidR="0066238F" w14:paraId="0F78FFC9" w14:textId="77777777">
        <w:tc>
          <w:tcPr>
            <w:tcW w:w="1980" w:type="dxa"/>
          </w:tcPr>
          <w:p w14:paraId="7A320654" w14:textId="77777777" w:rsidR="0066238F" w:rsidRDefault="00000000">
            <w:r>
              <w:t>knowincarc</w:t>
            </w:r>
          </w:p>
        </w:tc>
        <w:tc>
          <w:tcPr>
            <w:tcW w:w="1980" w:type="dxa"/>
          </w:tcPr>
          <w:p w14:paraId="6C29CF6E" w14:textId="77777777" w:rsidR="0066238F" w:rsidRDefault="00000000">
            <w:r>
              <w:t>Binary</w:t>
            </w:r>
          </w:p>
        </w:tc>
        <w:tc>
          <w:tcPr>
            <w:tcW w:w="3960" w:type="dxa"/>
          </w:tcPr>
          <w:p w14:paraId="1B07A606" w14:textId="77777777" w:rsidR="0066238F" w:rsidRDefault="00000000">
            <w:r>
              <w:t>Knows someone incarcerated</w:t>
            </w:r>
          </w:p>
        </w:tc>
      </w:tr>
      <w:tr w:rsidR="0066238F" w14:paraId="468CEBAC" w14:textId="77777777">
        <w:tc>
          <w:tcPr>
            <w:tcW w:w="1980" w:type="dxa"/>
          </w:tcPr>
          <w:p w14:paraId="2FF98010" w14:textId="77777777" w:rsidR="0066238F" w:rsidRDefault="00000000">
            <w:r>
              <w:lastRenderedPageBreak/>
              <w:t>vict</w:t>
            </w:r>
          </w:p>
        </w:tc>
        <w:tc>
          <w:tcPr>
            <w:tcW w:w="1980" w:type="dxa"/>
          </w:tcPr>
          <w:p w14:paraId="11B2A894" w14:textId="77777777" w:rsidR="0066238F" w:rsidRDefault="00000000">
            <w:r>
              <w:t>Binary</w:t>
            </w:r>
          </w:p>
        </w:tc>
        <w:tc>
          <w:tcPr>
            <w:tcW w:w="3960" w:type="dxa"/>
          </w:tcPr>
          <w:p w14:paraId="0DF9E32D" w14:textId="77777777" w:rsidR="0066238F" w:rsidRDefault="00000000">
            <w:r>
              <w:t>Has been victim of violent crime</w:t>
            </w:r>
          </w:p>
        </w:tc>
      </w:tr>
      <w:tr w:rsidR="0066238F" w14:paraId="32CB3FFC" w14:textId="77777777">
        <w:tc>
          <w:tcPr>
            <w:tcW w:w="1980" w:type="dxa"/>
          </w:tcPr>
          <w:p w14:paraId="2739F369" w14:textId="77777777" w:rsidR="0066238F" w:rsidRDefault="00000000">
            <w:r>
              <w:t>prisonerdeserves</w:t>
            </w:r>
          </w:p>
        </w:tc>
        <w:tc>
          <w:tcPr>
            <w:tcW w:w="1980" w:type="dxa"/>
          </w:tcPr>
          <w:p w14:paraId="753BD962" w14:textId="77777777" w:rsidR="0066238F" w:rsidRDefault="00000000">
            <w:r>
              <w:t>Continuous</w:t>
            </w:r>
          </w:p>
        </w:tc>
        <w:tc>
          <w:tcPr>
            <w:tcW w:w="3960" w:type="dxa"/>
          </w:tcPr>
          <w:p w14:paraId="140F876E" w14:textId="77777777" w:rsidR="0066238F" w:rsidRDefault="00000000">
            <w:r>
              <w:t>Centered deservingness of incarcerated people</w:t>
            </w:r>
          </w:p>
        </w:tc>
      </w:tr>
      <w:tr w:rsidR="0066238F" w14:paraId="4D405571" w14:textId="77777777">
        <w:tc>
          <w:tcPr>
            <w:tcW w:w="1980" w:type="dxa"/>
          </w:tcPr>
          <w:p w14:paraId="3A6262CA" w14:textId="77777777" w:rsidR="0066238F" w:rsidRDefault="00000000">
            <w:r>
              <w:t>prisonhelp</w:t>
            </w:r>
          </w:p>
        </w:tc>
        <w:tc>
          <w:tcPr>
            <w:tcW w:w="1980" w:type="dxa"/>
          </w:tcPr>
          <w:p w14:paraId="6B74BAB8" w14:textId="77777777" w:rsidR="0066238F" w:rsidRDefault="00000000">
            <w:r>
              <w:t>Index</w:t>
            </w:r>
          </w:p>
        </w:tc>
        <w:tc>
          <w:tcPr>
            <w:tcW w:w="3960" w:type="dxa"/>
          </w:tcPr>
          <w:p w14:paraId="782C0ECA" w14:textId="77777777" w:rsidR="0066238F" w:rsidRDefault="00000000">
            <w:r>
              <w:t>Support for prison-assistance policies</w:t>
            </w:r>
          </w:p>
        </w:tc>
      </w:tr>
      <w:tr w:rsidR="0066238F" w14:paraId="483FC22E" w14:textId="77777777">
        <w:tc>
          <w:tcPr>
            <w:tcW w:w="1980" w:type="dxa"/>
          </w:tcPr>
          <w:p w14:paraId="381AA5D8" w14:textId="77777777" w:rsidR="0066238F" w:rsidRDefault="00000000">
            <w:r>
              <w:t>prisonpen</w:t>
            </w:r>
          </w:p>
        </w:tc>
        <w:tc>
          <w:tcPr>
            <w:tcW w:w="1980" w:type="dxa"/>
          </w:tcPr>
          <w:p w14:paraId="7159287B" w14:textId="77777777" w:rsidR="0066238F" w:rsidRDefault="00000000">
            <w:r>
              <w:t>Index</w:t>
            </w:r>
          </w:p>
        </w:tc>
        <w:tc>
          <w:tcPr>
            <w:tcW w:w="3960" w:type="dxa"/>
          </w:tcPr>
          <w:p w14:paraId="0472EECC" w14:textId="77777777" w:rsidR="0066238F" w:rsidRDefault="00000000">
            <w:r>
              <w:t>Support for punitive carceral policies</w:t>
            </w:r>
          </w:p>
        </w:tc>
      </w:tr>
      <w:tr w:rsidR="0066238F" w14:paraId="55DFD6A1" w14:textId="77777777">
        <w:tc>
          <w:tcPr>
            <w:tcW w:w="1980" w:type="dxa"/>
          </w:tcPr>
          <w:p w14:paraId="51092FC8" w14:textId="77777777" w:rsidR="0066238F" w:rsidRDefault="00000000">
            <w:r>
              <w:t>variance_help</w:t>
            </w:r>
          </w:p>
        </w:tc>
        <w:tc>
          <w:tcPr>
            <w:tcW w:w="1980" w:type="dxa"/>
          </w:tcPr>
          <w:p w14:paraId="687AFA06" w14:textId="77777777" w:rsidR="0066238F" w:rsidRDefault="00000000">
            <w:r>
              <w:t>Continuous</w:t>
            </w:r>
          </w:p>
        </w:tc>
        <w:tc>
          <w:tcPr>
            <w:tcW w:w="3960" w:type="dxa"/>
          </w:tcPr>
          <w:p w14:paraId="50D6A75F" w14:textId="77777777" w:rsidR="0066238F" w:rsidRDefault="00000000">
            <w:r>
              <w:t>Variance across prison-help policy support items</w:t>
            </w:r>
          </w:p>
        </w:tc>
      </w:tr>
      <w:tr w:rsidR="0066238F" w14:paraId="657B4BF8" w14:textId="77777777">
        <w:tc>
          <w:tcPr>
            <w:tcW w:w="1980" w:type="dxa"/>
          </w:tcPr>
          <w:p w14:paraId="0739C6A4" w14:textId="77777777" w:rsidR="0066238F" w:rsidRDefault="00000000">
            <w:r>
              <w:t>sd_help</w:t>
            </w:r>
          </w:p>
        </w:tc>
        <w:tc>
          <w:tcPr>
            <w:tcW w:w="1980" w:type="dxa"/>
          </w:tcPr>
          <w:p w14:paraId="4E86477C" w14:textId="77777777" w:rsidR="0066238F" w:rsidRDefault="00000000">
            <w:r>
              <w:t>Continuous</w:t>
            </w:r>
          </w:p>
        </w:tc>
        <w:tc>
          <w:tcPr>
            <w:tcW w:w="3960" w:type="dxa"/>
          </w:tcPr>
          <w:p w14:paraId="10714BF2" w14:textId="77777777" w:rsidR="0066238F" w:rsidRDefault="00000000">
            <w:r>
              <w:t>Standard deviation of help-policy support items</w:t>
            </w:r>
          </w:p>
        </w:tc>
      </w:tr>
      <w:tr w:rsidR="0066238F" w14:paraId="60403C9C" w14:textId="77777777">
        <w:tc>
          <w:tcPr>
            <w:tcW w:w="1980" w:type="dxa"/>
          </w:tcPr>
          <w:p w14:paraId="461E46C1" w14:textId="77777777" w:rsidR="0066238F" w:rsidRDefault="00000000">
            <w:r>
              <w:t>polorientation / pol-or</w:t>
            </w:r>
          </w:p>
        </w:tc>
        <w:tc>
          <w:tcPr>
            <w:tcW w:w="1980" w:type="dxa"/>
          </w:tcPr>
          <w:p w14:paraId="128D35E7" w14:textId="77777777" w:rsidR="0066238F" w:rsidRDefault="00000000">
            <w:r>
              <w:t>Index</w:t>
            </w:r>
          </w:p>
        </w:tc>
        <w:tc>
          <w:tcPr>
            <w:tcW w:w="3960" w:type="dxa"/>
          </w:tcPr>
          <w:p w14:paraId="4E59A5F3" w14:textId="77777777" w:rsidR="0066238F" w:rsidRDefault="00000000">
            <w:r>
              <w:t>General orientation toward social policy help</w:t>
            </w:r>
          </w:p>
        </w:tc>
      </w:tr>
      <w:tr w:rsidR="0066238F" w14:paraId="23B2DF17" w14:textId="77777777">
        <w:tc>
          <w:tcPr>
            <w:tcW w:w="1980" w:type="dxa"/>
          </w:tcPr>
          <w:p w14:paraId="1B6204A4" w14:textId="77777777" w:rsidR="0066238F" w:rsidRDefault="00000000">
            <w:r>
              <w:t>desor</w:t>
            </w:r>
          </w:p>
        </w:tc>
        <w:tc>
          <w:tcPr>
            <w:tcW w:w="1980" w:type="dxa"/>
          </w:tcPr>
          <w:p w14:paraId="1A58C47F" w14:textId="77777777" w:rsidR="0066238F" w:rsidRDefault="00000000">
            <w:r>
              <w:t>Continuous</w:t>
            </w:r>
          </w:p>
        </w:tc>
        <w:tc>
          <w:tcPr>
            <w:tcW w:w="3960" w:type="dxa"/>
          </w:tcPr>
          <w:p w14:paraId="5A770976" w14:textId="77777777" w:rsidR="0066238F" w:rsidRDefault="00000000">
            <w:r>
              <w:t>Centered deservingness of help-receiving groups</w:t>
            </w:r>
          </w:p>
        </w:tc>
      </w:tr>
      <w:tr w:rsidR="0066238F" w14:paraId="40F54013" w14:textId="77777777">
        <w:tc>
          <w:tcPr>
            <w:tcW w:w="1980" w:type="dxa"/>
          </w:tcPr>
          <w:p w14:paraId="20254C6D" w14:textId="77777777" w:rsidR="0066238F" w:rsidRDefault="00000000">
            <w:r>
              <w:t>Republican</w:t>
            </w:r>
          </w:p>
        </w:tc>
        <w:tc>
          <w:tcPr>
            <w:tcW w:w="1980" w:type="dxa"/>
          </w:tcPr>
          <w:p w14:paraId="51F1A79F" w14:textId="77777777" w:rsidR="0066238F" w:rsidRDefault="00000000">
            <w:r>
              <w:t>Dummy</w:t>
            </w:r>
          </w:p>
        </w:tc>
        <w:tc>
          <w:tcPr>
            <w:tcW w:w="3960" w:type="dxa"/>
          </w:tcPr>
          <w:p w14:paraId="3EB8572D" w14:textId="77777777" w:rsidR="0066238F" w:rsidRDefault="00000000">
            <w:r>
              <w:t>Identifies as Republican</w:t>
            </w:r>
          </w:p>
        </w:tc>
      </w:tr>
      <w:tr w:rsidR="0066238F" w14:paraId="422C1C5A" w14:textId="77777777">
        <w:tc>
          <w:tcPr>
            <w:tcW w:w="1980" w:type="dxa"/>
          </w:tcPr>
          <w:p w14:paraId="1BA7F3DE" w14:textId="77777777" w:rsidR="0066238F" w:rsidRDefault="00000000">
            <w:r>
              <w:t>Democrat</w:t>
            </w:r>
          </w:p>
        </w:tc>
        <w:tc>
          <w:tcPr>
            <w:tcW w:w="1980" w:type="dxa"/>
          </w:tcPr>
          <w:p w14:paraId="154352C2" w14:textId="77777777" w:rsidR="0066238F" w:rsidRDefault="00000000">
            <w:r>
              <w:t>Dummy</w:t>
            </w:r>
          </w:p>
        </w:tc>
        <w:tc>
          <w:tcPr>
            <w:tcW w:w="3960" w:type="dxa"/>
          </w:tcPr>
          <w:p w14:paraId="52CA9E6A" w14:textId="77777777" w:rsidR="0066238F" w:rsidRDefault="00000000">
            <w:r>
              <w:t>Identifies as Democrat</w:t>
            </w:r>
          </w:p>
        </w:tc>
      </w:tr>
      <w:tr w:rsidR="0066238F" w14:paraId="258ADAD7" w14:textId="77777777">
        <w:tc>
          <w:tcPr>
            <w:tcW w:w="1980" w:type="dxa"/>
          </w:tcPr>
          <w:p w14:paraId="31488C5A" w14:textId="77777777" w:rsidR="0066238F" w:rsidRDefault="00000000">
            <w:r>
              <w:t>ideology</w:t>
            </w:r>
          </w:p>
        </w:tc>
        <w:tc>
          <w:tcPr>
            <w:tcW w:w="1980" w:type="dxa"/>
          </w:tcPr>
          <w:p w14:paraId="473D2280" w14:textId="77777777" w:rsidR="0066238F" w:rsidRDefault="00000000">
            <w:r>
              <w:t>Index</w:t>
            </w:r>
          </w:p>
        </w:tc>
        <w:tc>
          <w:tcPr>
            <w:tcW w:w="3960" w:type="dxa"/>
          </w:tcPr>
          <w:p w14:paraId="0F615F1F" w14:textId="77777777" w:rsidR="0066238F" w:rsidRDefault="00000000">
            <w:r>
              <w:t>Political ideology (0 = liberal, 1 = conservative)</w:t>
            </w:r>
          </w:p>
        </w:tc>
      </w:tr>
      <w:tr w:rsidR="0066238F" w14:paraId="63B0A692" w14:textId="77777777">
        <w:tc>
          <w:tcPr>
            <w:tcW w:w="1980" w:type="dxa"/>
          </w:tcPr>
          <w:p w14:paraId="5AFA34E2" w14:textId="77777777" w:rsidR="0066238F" w:rsidRDefault="00000000">
            <w:r>
              <w:t>Punitive</w:t>
            </w:r>
          </w:p>
        </w:tc>
        <w:tc>
          <w:tcPr>
            <w:tcW w:w="1980" w:type="dxa"/>
          </w:tcPr>
          <w:p w14:paraId="4BCBA694" w14:textId="77777777" w:rsidR="0066238F" w:rsidRDefault="00000000">
            <w:r>
              <w:t>Index</w:t>
            </w:r>
          </w:p>
        </w:tc>
        <w:tc>
          <w:tcPr>
            <w:tcW w:w="3960" w:type="dxa"/>
          </w:tcPr>
          <w:p w14:paraId="5EC26BDB" w14:textId="77777777" w:rsidR="0066238F" w:rsidRDefault="00000000">
            <w:r>
              <w:t>General punitive orientation</w:t>
            </w:r>
          </w:p>
        </w:tc>
      </w:tr>
      <w:tr w:rsidR="0066238F" w14:paraId="5720A8B6" w14:textId="77777777">
        <w:tc>
          <w:tcPr>
            <w:tcW w:w="1980" w:type="dxa"/>
          </w:tcPr>
          <w:p w14:paraId="0AF30C1B" w14:textId="77777777" w:rsidR="0066238F" w:rsidRDefault="00000000">
            <w:r>
              <w:t>PenalPunitiveness</w:t>
            </w:r>
          </w:p>
        </w:tc>
        <w:tc>
          <w:tcPr>
            <w:tcW w:w="1980" w:type="dxa"/>
          </w:tcPr>
          <w:p w14:paraId="29240BDA" w14:textId="77777777" w:rsidR="0066238F" w:rsidRDefault="00000000">
            <w:r>
              <w:t>Ordinal / Rescaled</w:t>
            </w:r>
          </w:p>
        </w:tc>
        <w:tc>
          <w:tcPr>
            <w:tcW w:w="3960" w:type="dxa"/>
          </w:tcPr>
          <w:p w14:paraId="66E76BD5" w14:textId="77777777" w:rsidR="0066238F" w:rsidRDefault="00000000">
            <w:r>
              <w:t>Beliefs about punishment vs rehabilitation</w:t>
            </w:r>
          </w:p>
        </w:tc>
      </w:tr>
      <w:tr w:rsidR="0066238F" w14:paraId="54BF628E" w14:textId="77777777">
        <w:tc>
          <w:tcPr>
            <w:tcW w:w="1980" w:type="dxa"/>
          </w:tcPr>
          <w:p w14:paraId="1AF54242" w14:textId="77777777" w:rsidR="0066238F" w:rsidRDefault="00000000">
            <w:r>
              <w:t>PolicyDisposition</w:t>
            </w:r>
          </w:p>
        </w:tc>
        <w:tc>
          <w:tcPr>
            <w:tcW w:w="1980" w:type="dxa"/>
          </w:tcPr>
          <w:p w14:paraId="4DFBA648" w14:textId="77777777" w:rsidR="0066238F" w:rsidRDefault="00000000">
            <w:r>
              <w:t>Index</w:t>
            </w:r>
          </w:p>
        </w:tc>
        <w:tc>
          <w:tcPr>
            <w:tcW w:w="3960" w:type="dxa"/>
          </w:tcPr>
          <w:p w14:paraId="4A26FCDC" w14:textId="77777777" w:rsidR="0066238F" w:rsidRDefault="00000000">
            <w:r>
              <w:t>Support for redistributive and social help policies</w:t>
            </w:r>
          </w:p>
        </w:tc>
      </w:tr>
      <w:tr w:rsidR="0066238F" w14:paraId="595F2783" w14:textId="77777777">
        <w:tc>
          <w:tcPr>
            <w:tcW w:w="1980" w:type="dxa"/>
          </w:tcPr>
          <w:p w14:paraId="4D34CB3C" w14:textId="77777777" w:rsidR="0066238F" w:rsidRDefault="00000000">
            <w:r>
              <w:lastRenderedPageBreak/>
              <w:t>racialresentment</w:t>
            </w:r>
          </w:p>
        </w:tc>
        <w:tc>
          <w:tcPr>
            <w:tcW w:w="1980" w:type="dxa"/>
          </w:tcPr>
          <w:p w14:paraId="7D659AFA" w14:textId="77777777" w:rsidR="0066238F" w:rsidRDefault="00000000">
            <w:r>
              <w:t>Index</w:t>
            </w:r>
          </w:p>
        </w:tc>
        <w:tc>
          <w:tcPr>
            <w:tcW w:w="3960" w:type="dxa"/>
          </w:tcPr>
          <w:p w14:paraId="3DF77563" w14:textId="77777777" w:rsidR="0066238F" w:rsidRDefault="00000000">
            <w:r>
              <w:t>Racial resentment scale (FIRE + Kinder items)</w:t>
            </w:r>
          </w:p>
        </w:tc>
      </w:tr>
      <w:tr w:rsidR="0066238F" w14:paraId="7E85B71E" w14:textId="77777777">
        <w:tc>
          <w:tcPr>
            <w:tcW w:w="1980" w:type="dxa"/>
          </w:tcPr>
          <w:p w14:paraId="327BB08C" w14:textId="77777777" w:rsidR="0066238F" w:rsidRDefault="00000000">
            <w:r>
              <w:t>gender</w:t>
            </w:r>
          </w:p>
        </w:tc>
        <w:tc>
          <w:tcPr>
            <w:tcW w:w="1980" w:type="dxa"/>
          </w:tcPr>
          <w:p w14:paraId="4E30AA2C" w14:textId="77777777" w:rsidR="0066238F" w:rsidRDefault="00000000">
            <w:r>
              <w:t>Dummy</w:t>
            </w:r>
          </w:p>
        </w:tc>
        <w:tc>
          <w:tcPr>
            <w:tcW w:w="3960" w:type="dxa"/>
          </w:tcPr>
          <w:p w14:paraId="3BFD467B" w14:textId="77777777" w:rsidR="0066238F" w:rsidRDefault="00000000">
            <w:r>
              <w:t>0 = woman/other, 1 = man</w:t>
            </w:r>
          </w:p>
        </w:tc>
      </w:tr>
      <w:tr w:rsidR="0066238F" w14:paraId="10B7D6EC" w14:textId="77777777">
        <w:tc>
          <w:tcPr>
            <w:tcW w:w="1980" w:type="dxa"/>
          </w:tcPr>
          <w:p w14:paraId="6ACF0351" w14:textId="77777777" w:rsidR="0066238F" w:rsidRDefault="00000000">
            <w:r>
              <w:t>education</w:t>
            </w:r>
          </w:p>
        </w:tc>
        <w:tc>
          <w:tcPr>
            <w:tcW w:w="1980" w:type="dxa"/>
          </w:tcPr>
          <w:p w14:paraId="22BF1936" w14:textId="77777777" w:rsidR="0066238F" w:rsidRDefault="00000000">
            <w:r>
              <w:t>Ordinal</w:t>
            </w:r>
          </w:p>
        </w:tc>
        <w:tc>
          <w:tcPr>
            <w:tcW w:w="3960" w:type="dxa"/>
          </w:tcPr>
          <w:p w14:paraId="1836FDEB" w14:textId="77777777" w:rsidR="0066238F" w:rsidRDefault="00000000">
            <w:r>
              <w:t>Educational attainment level</w:t>
            </w:r>
          </w:p>
        </w:tc>
      </w:tr>
      <w:tr w:rsidR="0066238F" w14:paraId="0C070FFE" w14:textId="77777777">
        <w:tc>
          <w:tcPr>
            <w:tcW w:w="1980" w:type="dxa"/>
          </w:tcPr>
          <w:p w14:paraId="77BCD833" w14:textId="77777777" w:rsidR="0066238F" w:rsidRDefault="00000000">
            <w:r>
              <w:t>urban</w:t>
            </w:r>
          </w:p>
        </w:tc>
        <w:tc>
          <w:tcPr>
            <w:tcW w:w="1980" w:type="dxa"/>
          </w:tcPr>
          <w:p w14:paraId="22BF0CC6" w14:textId="77777777" w:rsidR="0066238F" w:rsidRDefault="00000000">
            <w:r>
              <w:t>Dummy</w:t>
            </w:r>
          </w:p>
        </w:tc>
        <w:tc>
          <w:tcPr>
            <w:tcW w:w="3960" w:type="dxa"/>
          </w:tcPr>
          <w:p w14:paraId="1659BF28" w14:textId="77777777" w:rsidR="0066238F" w:rsidRDefault="00000000">
            <w:r>
              <w:t>0 = urban, 1 = non-urban</w:t>
            </w:r>
          </w:p>
        </w:tc>
      </w:tr>
      <w:tr w:rsidR="0066238F" w14:paraId="60B7E59B" w14:textId="77777777">
        <w:tc>
          <w:tcPr>
            <w:tcW w:w="1980" w:type="dxa"/>
          </w:tcPr>
          <w:p w14:paraId="05FD2811" w14:textId="77777777" w:rsidR="0066238F" w:rsidRDefault="00000000">
            <w:r>
              <w:t>Black, Hispanic, OtherRace</w:t>
            </w:r>
          </w:p>
        </w:tc>
        <w:tc>
          <w:tcPr>
            <w:tcW w:w="1980" w:type="dxa"/>
          </w:tcPr>
          <w:p w14:paraId="5BF6CEC5" w14:textId="77777777" w:rsidR="0066238F" w:rsidRDefault="00000000">
            <w:r>
              <w:t>Dummy</w:t>
            </w:r>
          </w:p>
        </w:tc>
        <w:tc>
          <w:tcPr>
            <w:tcW w:w="3960" w:type="dxa"/>
          </w:tcPr>
          <w:p w14:paraId="2667370E" w14:textId="77777777" w:rsidR="0066238F" w:rsidRDefault="00000000">
            <w:r>
              <w:t>Racial group identifiers</w:t>
            </w:r>
          </w:p>
        </w:tc>
      </w:tr>
      <w:tr w:rsidR="0066238F" w14:paraId="239A863B" w14:textId="77777777">
        <w:tc>
          <w:tcPr>
            <w:tcW w:w="1980" w:type="dxa"/>
          </w:tcPr>
          <w:p w14:paraId="09F05D21" w14:textId="77777777" w:rsidR="0066238F" w:rsidRDefault="00000000">
            <w:r>
              <w:t>impact × ideology</w:t>
            </w:r>
          </w:p>
        </w:tc>
        <w:tc>
          <w:tcPr>
            <w:tcW w:w="1980" w:type="dxa"/>
          </w:tcPr>
          <w:p w14:paraId="65316B17" w14:textId="77777777" w:rsidR="0066238F" w:rsidRDefault="00000000">
            <w:r>
              <w:t>Interaction</w:t>
            </w:r>
          </w:p>
        </w:tc>
        <w:tc>
          <w:tcPr>
            <w:tcW w:w="3960" w:type="dxa"/>
          </w:tcPr>
          <w:p w14:paraId="33E642B9" w14:textId="77777777" w:rsidR="0066238F" w:rsidRDefault="00000000">
            <w:r>
              <w:t>Tests moderation by ideology</w:t>
            </w:r>
          </w:p>
        </w:tc>
      </w:tr>
      <w:tr w:rsidR="0066238F" w14:paraId="4C94BAEA" w14:textId="77777777">
        <w:tc>
          <w:tcPr>
            <w:tcW w:w="1980" w:type="dxa"/>
          </w:tcPr>
          <w:p w14:paraId="7A1C42CC" w14:textId="77777777" w:rsidR="0066238F" w:rsidRDefault="00000000">
            <w:r>
              <w:t>impact × race</w:t>
            </w:r>
          </w:p>
        </w:tc>
        <w:tc>
          <w:tcPr>
            <w:tcW w:w="1980" w:type="dxa"/>
          </w:tcPr>
          <w:p w14:paraId="293B833F" w14:textId="77777777" w:rsidR="0066238F" w:rsidRDefault="00000000">
            <w:r>
              <w:t>Interaction</w:t>
            </w:r>
          </w:p>
        </w:tc>
        <w:tc>
          <w:tcPr>
            <w:tcW w:w="3960" w:type="dxa"/>
          </w:tcPr>
          <w:p w14:paraId="6B26DA61" w14:textId="77777777" w:rsidR="0066238F" w:rsidRDefault="00000000">
            <w:r>
              <w:t>Tests moderation by race</w:t>
            </w:r>
          </w:p>
        </w:tc>
      </w:tr>
      <w:tr w:rsidR="0066238F" w14:paraId="0D65F4D6" w14:textId="77777777">
        <w:tc>
          <w:tcPr>
            <w:tcW w:w="1980" w:type="dxa"/>
          </w:tcPr>
          <w:p w14:paraId="00D390A2" w14:textId="77777777" w:rsidR="0066238F" w:rsidRDefault="00000000">
            <w:r>
              <w:t>Deservingness × Contact</w:t>
            </w:r>
          </w:p>
        </w:tc>
        <w:tc>
          <w:tcPr>
            <w:tcW w:w="1980" w:type="dxa"/>
          </w:tcPr>
          <w:p w14:paraId="4F60405C" w14:textId="77777777" w:rsidR="0066238F" w:rsidRDefault="00000000">
            <w:r>
              <w:t>Interaction</w:t>
            </w:r>
          </w:p>
        </w:tc>
        <w:tc>
          <w:tcPr>
            <w:tcW w:w="3960" w:type="dxa"/>
          </w:tcPr>
          <w:p w14:paraId="3A91FB64" w14:textId="77777777" w:rsidR="0066238F" w:rsidRDefault="00000000">
            <w:r>
              <w:t>Moderation of deservingness effect</w:t>
            </w:r>
          </w:p>
        </w:tc>
      </w:tr>
      <w:tr w:rsidR="0066238F" w14:paraId="3A9B6D5D" w14:textId="77777777">
        <w:tc>
          <w:tcPr>
            <w:tcW w:w="1980" w:type="dxa"/>
          </w:tcPr>
          <w:p w14:paraId="1B6E707D" w14:textId="77777777" w:rsidR="0066238F" w:rsidRDefault="00000000">
            <w:r>
              <w:t>X_i' ⋅ controls</w:t>
            </w:r>
          </w:p>
        </w:tc>
        <w:tc>
          <w:tcPr>
            <w:tcW w:w="1980" w:type="dxa"/>
          </w:tcPr>
          <w:p w14:paraId="76DE2E78" w14:textId="77777777" w:rsidR="0066238F" w:rsidRDefault="00000000">
            <w:r>
              <w:t>Vector</w:t>
            </w:r>
          </w:p>
        </w:tc>
        <w:tc>
          <w:tcPr>
            <w:tcW w:w="3960" w:type="dxa"/>
          </w:tcPr>
          <w:p w14:paraId="44A9A13D" w14:textId="77777777" w:rsidR="0066238F" w:rsidRDefault="00000000">
            <w:r>
              <w:t>Full vector of demographic and attitudinal controls</w:t>
            </w:r>
          </w:p>
        </w:tc>
      </w:tr>
      <w:bookmarkEnd w:id="51"/>
      <w:bookmarkEnd w:id="52"/>
      <w:bookmarkEnd w:id="54"/>
    </w:tbl>
    <w:p w14:paraId="77BF5835" w14:textId="77777777" w:rsidR="00C0128F" w:rsidRDefault="00C0128F"/>
    <w:sectPr w:rsidR="00C0128F" w:rsidSect="00B30532">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llory Sorelle, Ph.D." w:date="2025-04-15T14:57:00Z" w:initials="MS">
    <w:p w14:paraId="36E14CE5" w14:textId="4841DD50" w:rsidR="005A2EE7" w:rsidRDefault="005A2EE7">
      <w:pPr>
        <w:pStyle w:val="CommentText"/>
      </w:pPr>
      <w:r>
        <w:rPr>
          <w:rStyle w:val="CommentReference"/>
        </w:rPr>
        <w:annotationRef/>
      </w:r>
      <w:r>
        <w:t>Don’t think you need this</w:t>
      </w:r>
    </w:p>
  </w:comment>
  <w:comment w:id="2" w:author="Mallory Sorelle, Ph.D." w:date="2025-04-15T14:59:00Z" w:initials="MS">
    <w:p w14:paraId="50790CFD" w14:textId="7EACFF60" w:rsidR="005A2EE7" w:rsidRDefault="005A2EE7">
      <w:pPr>
        <w:pStyle w:val="CommentText"/>
      </w:pPr>
      <w:r>
        <w:rPr>
          <w:rStyle w:val="CommentReference"/>
        </w:rPr>
        <w:annotationRef/>
      </w:r>
      <w:r>
        <w:t>I think I like how you already phrase it above.</w:t>
      </w:r>
    </w:p>
  </w:comment>
  <w:comment w:id="12" w:author="Mallory Sorelle, Ph.D." w:date="2025-04-15T15:01:00Z" w:initials="MS">
    <w:p w14:paraId="6BA57EEA" w14:textId="30A3605E" w:rsidR="005A2EE7" w:rsidRDefault="005A2EE7">
      <w:pPr>
        <w:pStyle w:val="CommentText"/>
      </w:pPr>
      <w:r>
        <w:rPr>
          <w:rStyle w:val="CommentReference"/>
        </w:rPr>
        <w:annotationRef/>
      </w:r>
      <w:r>
        <w:t xml:space="preserve">I don’t know what this means. Can you just say this much more simply? E.g., “In particular, we do not know how people’s experiences with the carceral state—either through direct or proximal contact—shape perceptions of deservingness when it comes to criminal justice policy.” Then I would end the paragraph with this question. </w:t>
      </w:r>
    </w:p>
  </w:comment>
  <w:comment w:id="13" w:author="Mallory Sorelle, Ph.D." w:date="2025-04-15T15:06:00Z" w:initials="MS">
    <w:p w14:paraId="660E60E7" w14:textId="7BF6339F" w:rsidR="005A2EE7" w:rsidRDefault="005A2EE7">
      <w:pPr>
        <w:pStyle w:val="CommentText"/>
      </w:pPr>
      <w:r>
        <w:rPr>
          <w:rStyle w:val="CommentReference"/>
        </w:rPr>
        <w:annotationRef/>
      </w:r>
      <w:r>
        <w:t>This paragraph was way too long. Just put in exactly as much as you need to make your point.</w:t>
      </w:r>
    </w:p>
  </w:comment>
  <w:comment w:id="18" w:author="Mallory Sorelle, Ph.D." w:date="2025-04-15T15:10:00Z" w:initials="MS">
    <w:p w14:paraId="618EC727" w14:textId="36C31F38" w:rsidR="00D20836" w:rsidRDefault="00D20836">
      <w:pPr>
        <w:pStyle w:val="CommentText"/>
      </w:pPr>
      <w:r>
        <w:rPr>
          <w:rStyle w:val="CommentReference"/>
        </w:rPr>
        <w:annotationRef/>
      </w:r>
      <w:r>
        <w:t>This feels kinda disconnected from everything else. Can you just succinctly state your hypotheses here instead?</w:t>
      </w:r>
    </w:p>
  </w:comment>
  <w:comment w:id="34" w:author="Mallory Sorelle, Ph.D." w:date="2025-04-15T15:16:00Z" w:initials="MS">
    <w:p w14:paraId="72A88FDE" w14:textId="3069F34F" w:rsidR="00D20836" w:rsidRDefault="00D20836">
      <w:pPr>
        <w:pStyle w:val="CommentText"/>
      </w:pPr>
      <w:r>
        <w:rPr>
          <w:rStyle w:val="CommentReference"/>
        </w:rPr>
        <w:annotationRef/>
      </w:r>
      <w:r>
        <w:t>This is a much better paragraph, but I still don’t think it belongs here. I would move it to the theory part where you introduce contact as an intervening variable.</w:t>
      </w:r>
    </w:p>
  </w:comment>
  <w:comment w:id="40" w:author="Mallory Sorelle, Ph.D." w:date="2025-04-15T15:20:00Z" w:initials="MS">
    <w:p w14:paraId="1329FE6B" w14:textId="75BE8720" w:rsidR="00F824A2" w:rsidRDefault="00F824A2">
      <w:pPr>
        <w:pStyle w:val="CommentText"/>
      </w:pPr>
      <w:r>
        <w:rPr>
          <w:rStyle w:val="CommentReference"/>
        </w:rPr>
        <w:annotationRef/>
      </w:r>
      <w:r>
        <w:t>I might make this a separate paragraph and insert the review of the maltby and Kreitzer study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14CE5" w15:done="0"/>
  <w15:commentEx w15:paraId="50790CFD" w15:done="0"/>
  <w15:commentEx w15:paraId="6BA57EEA" w15:done="0"/>
  <w15:commentEx w15:paraId="660E60E7" w15:done="0"/>
  <w15:commentEx w15:paraId="618EC727" w15:done="0"/>
  <w15:commentEx w15:paraId="72A88FDE" w15:done="0"/>
  <w15:commentEx w15:paraId="1329FE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05CEC" w16cex:dateUtc="2025-04-15T18:57:00Z"/>
  <w16cex:commentExtensible w16cex:durableId="09F7AD2A" w16cex:dateUtc="2025-04-15T18:59:00Z"/>
  <w16cex:commentExtensible w16cex:durableId="70B7A939" w16cex:dateUtc="2025-04-15T19:01:00Z"/>
  <w16cex:commentExtensible w16cex:durableId="73A9A72A" w16cex:dateUtc="2025-04-15T19:06:00Z"/>
  <w16cex:commentExtensible w16cex:durableId="368D6AA4" w16cex:dateUtc="2025-04-15T19:10:00Z"/>
  <w16cex:commentExtensible w16cex:durableId="73F47226" w16cex:dateUtc="2025-04-15T19:16:00Z"/>
  <w16cex:commentExtensible w16cex:durableId="56D9E8DE" w16cex:dateUtc="2025-04-15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14CE5" w16cid:durableId="43A05CEC"/>
  <w16cid:commentId w16cid:paraId="50790CFD" w16cid:durableId="09F7AD2A"/>
  <w16cid:commentId w16cid:paraId="6BA57EEA" w16cid:durableId="70B7A939"/>
  <w16cid:commentId w16cid:paraId="660E60E7" w16cid:durableId="73A9A72A"/>
  <w16cid:commentId w16cid:paraId="618EC727" w16cid:durableId="368D6AA4"/>
  <w16cid:commentId w16cid:paraId="72A88FDE" w16cid:durableId="73F47226"/>
  <w16cid:commentId w16cid:paraId="1329FE6B" w16cid:durableId="56D9E8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3E4B" w14:textId="77777777" w:rsidR="00DC655C" w:rsidRDefault="00DC655C">
      <w:pPr>
        <w:spacing w:before="0" w:after="0" w:line="240" w:lineRule="auto"/>
      </w:pPr>
      <w:r>
        <w:separator/>
      </w:r>
    </w:p>
  </w:endnote>
  <w:endnote w:type="continuationSeparator" w:id="0">
    <w:p w14:paraId="1F411929" w14:textId="77777777" w:rsidR="00DC655C" w:rsidRDefault="00DC65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74D4E066" w14:textId="77777777" w:rsidR="00C94E47"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B19481" w14:textId="77777777" w:rsidR="00C94E47" w:rsidRDefault="00C94E47"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585597FB" w14:textId="77777777" w:rsidR="00C94E47"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B451B9" w14:textId="77777777" w:rsidR="00C94E47" w:rsidRDefault="00C94E47"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39C1" w14:textId="77777777" w:rsidR="00DC655C" w:rsidRDefault="00DC655C">
      <w:r>
        <w:separator/>
      </w:r>
    </w:p>
  </w:footnote>
  <w:footnote w:type="continuationSeparator" w:id="0">
    <w:p w14:paraId="5279211D" w14:textId="77777777" w:rsidR="00DC655C" w:rsidRDefault="00DC6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52D4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2906D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638216208">
    <w:abstractNumId w:val="3"/>
  </w:num>
  <w:num w:numId="2" w16cid:durableId="359673956">
    <w:abstractNumId w:val="2"/>
  </w:num>
  <w:num w:numId="3" w16cid:durableId="904923139">
    <w:abstractNumId w:val="0"/>
  </w:num>
  <w:num w:numId="4" w16cid:durableId="23291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lory Sorelle, Ph.D.">
    <w15:presenceInfo w15:providerId="AD" w15:userId="S::mes123@duke.edu::68ed6c15-392e-4736-b238-f7c9e5e60a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8F"/>
    <w:rsid w:val="0025154D"/>
    <w:rsid w:val="005A2EE7"/>
    <w:rsid w:val="0066238F"/>
    <w:rsid w:val="007E7620"/>
    <w:rsid w:val="00906545"/>
    <w:rsid w:val="00C0128F"/>
    <w:rsid w:val="00C14B11"/>
    <w:rsid w:val="00C94E47"/>
    <w:rsid w:val="00D20836"/>
    <w:rsid w:val="00DC655C"/>
    <w:rsid w:val="00F82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521F"/>
  <w15:docId w15:val="{D1AE9A8A-D663-8244-9C77-CD365C17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00"/>
    <w:pPr>
      <w:adjustRightInd w:val="0"/>
      <w:spacing w:before="240" w:after="100" w:afterAutospacing="1" w:line="360" w:lineRule="auto"/>
    </w:pPr>
    <w:rPr>
      <w:rFonts w:ascii="Times New Roman" w:hAnsi="Times New Roman" w:cs="Times New Roman"/>
    </w:rPr>
  </w:style>
  <w:style w:type="paragraph" w:styleId="Heading1">
    <w:name w:val="heading 1"/>
    <w:basedOn w:val="Normal"/>
    <w:next w:val="Normal"/>
    <w:link w:val="Heading1Char"/>
    <w:uiPriority w:val="9"/>
    <w:qFormat/>
    <w:rsid w:val="00A13878"/>
    <w:pPr>
      <w:keepNext/>
      <w:keepLines/>
      <w:spacing w:before="360" w:after="80"/>
      <w:outlineLvl w:val="0"/>
    </w:pPr>
    <w:rPr>
      <w:rFonts w:ascii="Arial" w:eastAsiaTheme="majorEastAsia" w:hAnsi="Arial" w:cstheme="majorBidi"/>
      <w:color w:val="000000" w:themeColor="text1"/>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A13878"/>
    <w:rPr>
      <w:rFonts w:ascii="Arial" w:eastAsiaTheme="majorEastAsia" w:hAnsi="Arial" w:cstheme="majorBidi"/>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D17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Revision">
    <w:name w:val="Revision"/>
    <w:hidden/>
    <w:uiPriority w:val="99"/>
    <w:semiHidden/>
    <w:rsid w:val="005A2EE7"/>
    <w:rPr>
      <w:rFonts w:ascii="Times New Roman" w:hAnsi="Times New Roman" w:cs="Times New Roman"/>
    </w:rPr>
  </w:style>
  <w:style w:type="character" w:styleId="CommentReference">
    <w:name w:val="annotation reference"/>
    <w:basedOn w:val="DefaultParagraphFont"/>
    <w:uiPriority w:val="99"/>
    <w:semiHidden/>
    <w:unhideWhenUsed/>
    <w:rsid w:val="005A2EE7"/>
    <w:rPr>
      <w:sz w:val="16"/>
      <w:szCs w:val="16"/>
    </w:rPr>
  </w:style>
  <w:style w:type="paragraph" w:styleId="CommentText">
    <w:name w:val="annotation text"/>
    <w:basedOn w:val="Normal"/>
    <w:link w:val="CommentTextChar"/>
    <w:uiPriority w:val="99"/>
    <w:semiHidden/>
    <w:unhideWhenUsed/>
    <w:rsid w:val="005A2EE7"/>
    <w:pPr>
      <w:spacing w:line="240" w:lineRule="auto"/>
    </w:pPr>
    <w:rPr>
      <w:sz w:val="20"/>
      <w:szCs w:val="20"/>
    </w:rPr>
  </w:style>
  <w:style w:type="character" w:customStyle="1" w:styleId="CommentTextChar">
    <w:name w:val="Comment Text Char"/>
    <w:basedOn w:val="DefaultParagraphFont"/>
    <w:link w:val="CommentText"/>
    <w:uiPriority w:val="99"/>
    <w:semiHidden/>
    <w:rsid w:val="005A2EE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2EE7"/>
    <w:rPr>
      <w:b/>
      <w:bCs/>
    </w:rPr>
  </w:style>
  <w:style w:type="character" w:customStyle="1" w:styleId="CommentSubjectChar">
    <w:name w:val="Comment Subject Char"/>
    <w:basedOn w:val="CommentTextChar"/>
    <w:link w:val="CommentSubject"/>
    <w:uiPriority w:val="99"/>
    <w:semiHidden/>
    <w:rsid w:val="005A2EE7"/>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9783</Words>
  <Characters>55764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Politics of Proximity: Attitudinal Feedback Effects of the Carceral State</vt:lpstr>
    </vt:vector>
  </TitlesOfParts>
  <Company/>
  <LinksUpToDate>false</LinksUpToDate>
  <CharactersWithSpaces>65417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of Proximity: Attitudinal Feedback Effects of the Carceral State</dc:title>
  <dc:creator>Kristina Mensik</dc:creator>
  <cp:keywords/>
  <cp:lastModifiedBy>Kristina Mensik</cp:lastModifiedBy>
  <cp:revision>3</cp:revision>
  <dcterms:created xsi:type="dcterms:W3CDTF">2025-04-15T19:32:00Z</dcterms:created>
  <dcterms:modified xsi:type="dcterms:W3CDTF">2025-04-15T19:41:00Z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