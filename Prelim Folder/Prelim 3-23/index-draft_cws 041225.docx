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167A4" w14:textId="77777777" w:rsidR="00D91266" w:rsidRDefault="00000000">
      <w:pPr>
        <w:pStyle w:val="Title"/>
      </w:pPr>
      <w:r>
        <w:t>Prelim 3-23</w:t>
      </w:r>
    </w:p>
    <w:p w14:paraId="58A1E00F" w14:textId="77777777" w:rsidR="00D91266" w:rsidRDefault="00000000">
      <w:r>
        <w:t>Kristina Mensik</w:t>
      </w:r>
    </w:p>
    <w:sdt>
      <w:sdtPr>
        <w:id w:val="548262934"/>
        <w:docPartObj>
          <w:docPartGallery w:val="Table of Contents"/>
          <w:docPartUnique/>
        </w:docPartObj>
      </w:sdtPr>
      <w:sdtContent>
        <w:p w14:paraId="551D855A" w14:textId="77777777" w:rsidR="00D91266" w:rsidRDefault="00000000">
          <w:r>
            <w:t>Table of contents</w:t>
          </w:r>
        </w:p>
        <w:p w14:paraId="6891A8BB" w14:textId="77777777" w:rsidR="00D91266" w:rsidRDefault="00000000">
          <w:r>
            <w:fldChar w:fldCharType="begin"/>
          </w:r>
          <w:r>
            <w:instrText>TOC \o "1-3" \h \z \u</w:instrText>
          </w:r>
          <w:r>
            <w:fldChar w:fldCharType="separate"/>
          </w:r>
          <w:r>
            <w:fldChar w:fldCharType="end"/>
          </w:r>
        </w:p>
      </w:sdtContent>
    </w:sdt>
    <w:p w14:paraId="3703025F" w14:textId="77777777" w:rsidR="00D91266" w:rsidRDefault="00000000">
      <w:pPr>
        <w:pStyle w:val="Heading1"/>
      </w:pPr>
      <w:bookmarkStart w:id="0" w:name="X494e2eea3c41b56e5fd84fca980fb1a117b0eb5"/>
      <w:r>
        <w:t>1. Carceral Contact, Deservingness, and Policy</w:t>
      </w:r>
    </w:p>
    <w:p w14:paraId="097EDAB2" w14:textId="3DBCFE4D" w:rsidR="00D91266" w:rsidRDefault="00000000">
      <w:r>
        <w:t xml:space="preserve">Contact with carceral policy in the United States is extensive. At year </w:t>
      </w:r>
      <w:commentRangeStart w:id="1"/>
      <w:r>
        <w:t>end 2001</w:t>
      </w:r>
      <w:commentRangeEnd w:id="1"/>
      <w:r w:rsidR="00876022">
        <w:rPr>
          <w:rStyle w:val="CommentReference"/>
        </w:rPr>
        <w:commentReference w:id="1"/>
      </w:r>
      <w:r>
        <w:t xml:space="preserve">, more than 5.6 million U.S. adults had served time in a state or federal prison (BOP 2003). Many millions more experience incarceration through proximal contact – because they have a family member or friend who is incarcerated, or because they were the victim of a crime prosecuted by the state. This direct and proximal carceral contact has generated a significant scholarship in recent years that attempts to understand how contact with this </w:t>
      </w:r>
      <w:proofErr w:type="gramStart"/>
      <w:r>
        <w:t>particular state</w:t>
      </w:r>
      <w:proofErr w:type="gramEnd"/>
      <w:r>
        <w:t xml:space="preserve"> policy feeds back to shape attitudes towards the state (</w:t>
      </w:r>
      <w:r w:rsidR="00F33DA0">
        <w:t>Lerman and Weaver. 2014</w:t>
      </w:r>
      <w:r>
        <w:t>), attitudes towards policies (</w:t>
      </w:r>
      <w:r>
        <w:rPr>
          <w:i/>
          <w:iCs/>
        </w:rPr>
        <w:t>cite</w:t>
      </w:r>
      <w:r>
        <w:t>), and political engagement (</w:t>
      </w:r>
      <w:r>
        <w:rPr>
          <w:i/>
          <w:iCs/>
        </w:rPr>
        <w:t>cite</w:t>
      </w:r>
      <w:r>
        <w:t>).</w:t>
      </w:r>
    </w:p>
    <w:p w14:paraId="62988C85" w14:textId="77777777" w:rsidR="00D91266" w:rsidRDefault="00000000">
      <w:r>
        <w:t xml:space="preserve">Implicit in much of this carceral policy feedback literature is the contention that attitudes and engagement are shaped by perceptions of what the targets of state policy </w:t>
      </w:r>
      <w:r>
        <w:rPr>
          <w:i/>
          <w:iCs/>
        </w:rPr>
        <w:t>deserve</w:t>
      </w:r>
      <w:r>
        <w:t>. Across numerous policy domains, individuals report being more willing to support policy when the targets of that policy are viewed as deserving (cite). Yet, there is limited evidence on how carceral contact, specifically, shapes perceptions of deservingness and the extent to which these perceptions drive policy views. Further still (victimization).</w:t>
      </w:r>
    </w:p>
    <w:p w14:paraId="1153AA74" w14:textId="48DC4581" w:rsidR="00D91266" w:rsidRDefault="00000000">
      <w:r>
        <w:t xml:space="preserve">This paper addresses these X gaps. To do so, I ask how direct and proximate experiences of incarceration and victimization shape perceptions of the deservingness of incarcerated people, and whether these perceptions translate to opinions on prison policy. Employing and connecting both deservingnness and policy feedback frameworks, I theorize that as carceral contact can </w:t>
      </w:r>
      <w:r>
        <w:lastRenderedPageBreak/>
        <w:t xml:space="preserve">drive perceptions of carceral state </w:t>
      </w:r>
      <w:r>
        <w:rPr>
          <w:i/>
          <w:iCs/>
        </w:rPr>
        <w:t>il</w:t>
      </w:r>
      <w:r>
        <w:t>legitimacy and distrust, it may too engender warmer perceptions of carceral targets. Further still, direct and proximal contact in the form</w:t>
      </w:r>
      <w:ins w:id="2" w:author="Candis Watts Smith" w:date="2025-04-12T10:52:00Z" w16du:dateUtc="2025-04-12T14:52:00Z">
        <w:r w:rsidR="00876022">
          <w:t>s</w:t>
        </w:r>
      </w:ins>
      <w:r>
        <w:t xml:space="preserve"> </w:t>
      </w:r>
      <w:del w:id="3" w:author="Candis Watts Smith" w:date="2025-04-12T10:52:00Z" w16du:dateUtc="2025-04-12T14:52:00Z">
        <w:r w:rsidDel="00876022">
          <w:delText xml:space="preserve">of both </w:delText>
        </w:r>
      </w:del>
      <w:r>
        <w:t>incarceration and victimization</w:t>
      </w:r>
      <w:ins w:id="4" w:author="Candis Watts Smith" w:date="2025-04-12T10:52:00Z" w16du:dateUtc="2025-04-12T14:52:00Z">
        <w:r w:rsidR="00876022">
          <w:t xml:space="preserve">, </w:t>
        </w:r>
      </w:ins>
      <w:ins w:id="5" w:author="Candis Watts Smith" w:date="2025-04-12T10:53:00Z" w16du:dateUtc="2025-04-12T14:53:00Z">
        <w:r w:rsidR="00876022">
          <w:t>respectively</w:t>
        </w:r>
      </w:ins>
      <w:ins w:id="6" w:author="Candis Watts Smith" w:date="2025-04-12T10:52:00Z" w16du:dateUtc="2025-04-12T14:52:00Z">
        <w:r w:rsidR="00876022">
          <w:t>?,</w:t>
        </w:r>
      </w:ins>
      <w:r>
        <w:t xml:space="preserve"> may allow for more nuanced perceptions of who carceral targets are and what policy help they</w:t>
      </w:r>
      <w:ins w:id="7" w:author="Candis Watts Smith" w:date="2025-04-12T10:53:00Z" w16du:dateUtc="2025-04-12T14:53:00Z">
        <w:r w:rsidR="00876022">
          <w:t xml:space="preserve"> </w:t>
        </w:r>
      </w:ins>
      <w:del w:id="8" w:author="Candis Watts Smith" w:date="2025-04-12T10:53:00Z" w16du:dateUtc="2025-04-12T14:53:00Z">
        <w:r w:rsidDel="00876022">
          <w:delText xml:space="preserve">, or the interest of public justice and safety, </w:delText>
        </w:r>
      </w:del>
      <w:r>
        <w:t>need</w:t>
      </w:r>
      <w:ins w:id="9" w:author="Candis Watts Smith" w:date="2025-04-12T10:54:00Z" w16du:dateUtc="2025-04-12T14:54:00Z">
        <w:r w:rsidR="00876022">
          <w:t>, be it in the interest of public safety or justice</w:t>
        </w:r>
      </w:ins>
      <w:r>
        <w:t xml:space="preserve"> – </w:t>
      </w:r>
      <w:del w:id="10" w:author="Candis Watts Smith" w:date="2025-04-12T10:51:00Z" w16du:dateUtc="2025-04-12T14:51:00Z">
        <w:r w:rsidDel="00876022">
          <w:delText>ir</w:delText>
        </w:r>
      </w:del>
      <w:r>
        <w:t>regardless of carceral targets</w:t>
      </w:r>
      <w:ins w:id="11" w:author="Candis Watts Smith" w:date="2025-04-12T10:52:00Z" w16du:dateUtc="2025-04-12T14:52:00Z">
        <w:r w:rsidR="00876022">
          <w:t>’</w:t>
        </w:r>
      </w:ins>
      <w:r>
        <w:t xml:space="preserve"> perceived deserving</w:t>
      </w:r>
      <w:ins w:id="12" w:author="Candis Watts Smith" w:date="2025-04-12T10:54:00Z" w16du:dateUtc="2025-04-12T14:54:00Z">
        <w:r w:rsidR="00876022">
          <w:t>ness</w:t>
        </w:r>
      </w:ins>
      <w:r>
        <w:t xml:space="preserve"> status. </w:t>
      </w:r>
      <w:commentRangeStart w:id="13"/>
      <w:r>
        <w:t>In other</w:t>
      </w:r>
      <w:ins w:id="14" w:author="Candis Watts Smith" w:date="2025-04-12T10:55:00Z" w16du:dateUtc="2025-04-12T14:55:00Z">
        <w:r w:rsidR="00876022">
          <w:t xml:space="preserve"> </w:t>
        </w:r>
      </w:ins>
      <w:r>
        <w:t xml:space="preserve">words, the relationship between target deservingness and policy views may look different than in others, and across contact groups. </w:t>
      </w:r>
      <w:commentRangeEnd w:id="13"/>
      <w:r w:rsidR="00876022">
        <w:rPr>
          <w:rStyle w:val="CommentReference"/>
        </w:rPr>
        <w:commentReference w:id="13"/>
      </w:r>
      <w:r>
        <w:t>I test these relationships using newly collected 2024 data on perceptions of target group deservingness, policy experiences, and policy preferences across the states.</w:t>
      </w:r>
    </w:p>
    <w:p w14:paraId="51BED957" w14:textId="77777777" w:rsidR="00D91266" w:rsidRDefault="00000000">
      <w:r>
        <w:t xml:space="preserve">In doing so, I contribute to literature on </w:t>
      </w:r>
      <w:commentRangeStart w:id="15"/>
      <w:r>
        <w:t xml:space="preserve">social constructions and deservingness, in which scholars are exploring the extent to which theories rooted in welfare provision </w:t>
      </w:r>
      <w:commentRangeEnd w:id="15"/>
      <w:r w:rsidR="00876022">
        <w:rPr>
          <w:rStyle w:val="CommentReference"/>
        </w:rPr>
        <w:commentReference w:id="15"/>
      </w:r>
      <w:r>
        <w:t xml:space="preserve">apply to other domains, testing the extent to which deservingness perceptions </w:t>
      </w:r>
      <w:commentRangeStart w:id="16"/>
      <w:r>
        <w:t>mediate</w:t>
      </w:r>
      <w:commentRangeEnd w:id="16"/>
      <w:r w:rsidR="00876022">
        <w:rPr>
          <w:rStyle w:val="CommentReference"/>
        </w:rPr>
        <w:commentReference w:id="16"/>
      </w:r>
      <w:r>
        <w:t xml:space="preserve"> policy opinions, and, interleaved with policy feedback literature, whether those who are “closest to the pain” or have first-hand experience with policy differ in their views on policy from those who do not. I also shed new light on two unexamined components of policy feedback of the carceral state: whether contact shapes views on criminal legal policy, and feedback effects of victimization.</w:t>
      </w:r>
    </w:p>
    <w:p w14:paraId="21A4B719" w14:textId="77777777" w:rsidR="00D91266" w:rsidRDefault="00000000">
      <w:r>
        <w:t>My theoretical starting point is that perceptions of what groups like carceral citizens deserve are often based on discursive social constructions about them (Schneider and Ingram, 1993). Policy directly shapes these constructions, as it produces both resource and interpretive feedback effects that are part of the discourse that shapes constructions. In forming opinions about policy and deciding what inequalities are tolerable, publics draw on salient social constructions about the relevant policy target and use them in a heuristic process to quickly determine whether a target is “deserving” of help (citation). Theoretically, then these judgements translate to, or at play in the formation of, beliefs about criminal legal policy.</w:t>
      </w:r>
    </w:p>
    <w:p w14:paraId="4711016A" w14:textId="6D301455" w:rsidR="00D91266" w:rsidRDefault="00000000">
      <w:r>
        <w:t>Here, I suggest that this loop between policy design and the messages it transmits about what it</w:t>
      </w:r>
      <w:del w:id="17" w:author="Candis Watts Smith" w:date="2025-04-12T10:59:00Z" w16du:dateUtc="2025-04-12T14:59:00Z">
        <w:r w:rsidDel="00832B5E">
          <w:delText>’</w:delText>
        </w:r>
      </w:del>
      <w:r>
        <w:t>s targets deserve may be interrupted for some citizens due to their connections to those who are justice involved</w:t>
      </w:r>
      <w:ins w:id="18" w:author="Candis Watts Smith" w:date="2025-04-12T10:59:00Z" w16du:dateUtc="2025-04-12T14:59:00Z">
        <w:r w:rsidR="00832B5E">
          <w:t>.</w:t>
        </w:r>
      </w:ins>
      <w:del w:id="19" w:author="Candis Watts Smith" w:date="2025-04-12T10:59:00Z" w16du:dateUtc="2025-04-12T14:59:00Z">
        <w:r w:rsidDel="00832B5E">
          <w:delText>,</w:delText>
        </w:r>
      </w:del>
      <w:r>
        <w:t xml:space="preserve"> Emerging evidence that </w:t>
      </w:r>
      <w:r>
        <w:rPr>
          <w:i/>
          <w:iCs/>
        </w:rPr>
        <w:t>responses to</w:t>
      </w:r>
      <w:r>
        <w:t xml:space="preserve"> the criminal legal system’s policy messages vary</w:t>
      </w:r>
      <w:ins w:id="20" w:author="Candis Watts Smith" w:date="2025-04-12T11:00:00Z" w16du:dateUtc="2025-04-12T15:00:00Z">
        <w:r w:rsidR="00832B5E">
          <w:t>. S</w:t>
        </w:r>
      </w:ins>
      <w:del w:id="21" w:author="Candis Watts Smith" w:date="2025-04-12T11:00:00Z" w16du:dateUtc="2025-04-12T15:00:00Z">
        <w:r w:rsidDel="00832B5E">
          <w:delText>, and s</w:delText>
        </w:r>
      </w:del>
      <w:r>
        <w:t>pecifically</w:t>
      </w:r>
      <w:ins w:id="22" w:author="Candis Watts Smith" w:date="2025-04-12T11:00:00Z" w16du:dateUtc="2025-04-12T15:00:00Z">
        <w:r w:rsidR="00832B5E">
          <w:t>…</w:t>
        </w:r>
      </w:ins>
      <w:r>
        <w:t xml:space="preserve"> that some respond to the negative messages transmitted by criminal legal policy with dubiousness towards state legitimacy suggest perceptions of what its </w:t>
      </w:r>
      <w:r>
        <w:lastRenderedPageBreak/>
        <w:t>targets deserve may vary as well (Walker 2020, Harris 2025).</w:t>
      </w:r>
      <w:ins w:id="23" w:author="Candis Watts Smith" w:date="2025-04-12T11:00:00Z" w16du:dateUtc="2025-04-12T15:00:00Z">
        <w:r w:rsidR="00832B5E">
          <w:t xml:space="preserve"> Others suggest... This work seeks to further adjudicate these conclusions through a test of [fill in the blank].</w:t>
        </w:r>
      </w:ins>
    </w:p>
    <w:p w14:paraId="72701659" w14:textId="77777777" w:rsidR="00D91266" w:rsidRDefault="00000000">
      <w:r>
        <w:t>. . .</w:t>
      </w:r>
    </w:p>
    <w:p w14:paraId="5116422D" w14:textId="77777777" w:rsidR="00D91266" w:rsidRDefault="00000000">
      <w:pPr>
        <w:pStyle w:val="Heading2"/>
      </w:pPr>
      <w:bookmarkStart w:id="24" w:name="literature"/>
      <w:r>
        <w:t>1.1 Literature</w:t>
      </w:r>
    </w:p>
    <w:p w14:paraId="5DF59D20" w14:textId="1FE9C0E2" w:rsidR="00D91266" w:rsidRDefault="00000000">
      <w:r>
        <w:t>How does contact with the criminal legal system affect perceptions of it</w:t>
      </w:r>
      <w:del w:id="25" w:author="Candis Watts Smith" w:date="2025-04-12T11:01:00Z" w16du:dateUtc="2025-04-12T15:01:00Z">
        <w:r w:rsidDel="00832B5E">
          <w:delText>’</w:delText>
        </w:r>
      </w:del>
      <w:r>
        <w:t>s targets</w:t>
      </w:r>
      <w:del w:id="26" w:author="Candis Watts Smith" w:date="2025-04-12T11:01:00Z" w16du:dateUtc="2025-04-12T15:01:00Z">
        <w:r w:rsidDel="00832B5E">
          <w:delText xml:space="preserve"> deserve</w:delText>
        </w:r>
      </w:del>
      <w:r>
        <w:t>? And what do these deservingness perceptions mean for policy views? These questions intersect with two literatures. First, scholarship on social constructions and deservingness examine how groups become characterized as deserving or undeserving of government assistance, and theorizes that both policy views and outcomes hinge on such characterizations (Schneider and Ingram 1993, Smith and Kreitzer 2024, Oorschot 2006). While this literature leaves open the question of how individual experiences with policy might alter characterizations about it</w:t>
      </w:r>
      <w:del w:id="27" w:author="Candis Watts Smith" w:date="2025-04-12T11:02:00Z" w16du:dateUtc="2025-04-12T15:02:00Z">
        <w:r w:rsidDel="00832B5E">
          <w:delText>’</w:delText>
        </w:r>
      </w:del>
      <w:r>
        <w:t>s targets, lessons from policy feedback literature suggest they might. This closely related literature shows that policies can shape political attitudes and behavior across domains, including that of the carceral state</w:t>
      </w:r>
      <w:ins w:id="28" w:author="Candis Watts Smith" w:date="2025-04-12T11:03:00Z" w16du:dateUtc="2025-04-12T15:03:00Z">
        <w:r w:rsidR="00832B5E">
          <w:t xml:space="preserve"> (citation)</w:t>
        </w:r>
      </w:ins>
      <w:r>
        <w:t>. While these scholars have established two broad mechanisms through which carceral contact indeed influences political participation and institutional trust – “resource” and “interpretive” effects – much less is known about how such contact affects attitudes toward the targets of these policies Specifically, we do not yet understand how direct or proximal experience with incarceration or victimization might reshape perceptions of incarcerated people’s deservingness and, in turn, opinions on prison policy. I briefly review these literatures here.</w:t>
      </w:r>
    </w:p>
    <w:p w14:paraId="3299BA3B" w14:textId="77777777" w:rsidR="00D91266" w:rsidRDefault="00000000">
      <w:pPr>
        <w:pStyle w:val="Heading4"/>
      </w:pPr>
      <w:bookmarkStart w:id="29" w:name="scotp"/>
      <w:r>
        <w:t>1.1.0.1 SCOTP</w:t>
      </w:r>
    </w:p>
    <w:p w14:paraId="4E8A2899" w14:textId="62584410" w:rsidR="00D91266" w:rsidRDefault="00000000">
      <w:r>
        <w:t xml:space="preserve">In the wake of Schneider and Ingram’s (1993) theory of social constructions, scholars have coalesced around the idea that attitudes towards policy targets are in dialectic with policy. That is, policy design not only has “interpretive effects” on its targets but also shapes discourse </w:t>
      </w:r>
      <w:r>
        <w:rPr>
          <w:i/>
          <w:iCs/>
        </w:rPr>
        <w:t>about</w:t>
      </w:r>
      <w:r>
        <w:t xml:space="preserve"> them. In this way, policy can “telegraph to the public how target groups should be treated,” and helps to produce social constructions or “value-laden components, including stereotypes, dominant ideologies, and assumptions” about groups (Smith and Kreitzer 2024, PAGE). </w:t>
      </w:r>
      <w:proofErr w:type="gramStart"/>
      <w:r>
        <w:t xml:space="preserve">As </w:t>
      </w:r>
      <w:ins w:id="30" w:author="Candis Watts Smith" w:date="2025-04-12T11:04:00Z" w16du:dateUtc="2025-04-12T15:04:00Z">
        <w:r w:rsidR="00832B5E">
          <w:t xml:space="preserve">a </w:t>
        </w:r>
      </w:ins>
      <w:r>
        <w:t>consequence</w:t>
      </w:r>
      <w:proofErr w:type="gramEnd"/>
      <w:r>
        <w:t xml:space="preserve">, social constructions are contingent. They are contingent, for example, on local, </w:t>
      </w:r>
      <w:r>
        <w:lastRenderedPageBreak/>
        <w:t xml:space="preserve">state, and political and cultural contexts and also on the political identity of and ideology held by the ‘perceiver’ (Smith and Kreitzer 2018). This means both that policy can </w:t>
      </w:r>
      <w:r>
        <w:rPr>
          <w:i/>
          <w:iCs/>
        </w:rPr>
        <w:t>reflect</w:t>
      </w:r>
      <w:r>
        <w:t xml:space="preserve"> existing social constructions, and that it can feed back to causally affect further social constructions of who targets are. The notion of who targets </w:t>
      </w:r>
      <w:r>
        <w:rPr>
          <w:i/>
          <w:iCs/>
        </w:rPr>
        <w:t>are</w:t>
      </w:r>
      <w:r>
        <w:t xml:space="preserve"> in turn affects how people perceive what they </w:t>
      </w:r>
      <w:r>
        <w:rPr>
          <w:i/>
          <w:iCs/>
        </w:rPr>
        <w:t>should</w:t>
      </w:r>
      <w:r>
        <w:t xml:space="preserve"> receive – i.e., what they deserve. These perceptions matter because they are theorized to be understood as policy preferences and translated by policymakers into policy that helps or hinders groups, reinforcing their social constructions (Schneider and ingram 2019).</w:t>
      </w:r>
    </w:p>
    <w:p w14:paraId="25445425" w14:textId="77777777" w:rsidR="00D91266" w:rsidRDefault="00000000">
      <w:pPr>
        <w:pStyle w:val="Heading4"/>
      </w:pPr>
      <w:bookmarkStart w:id="31" w:name="carin"/>
      <w:bookmarkEnd w:id="29"/>
      <w:r>
        <w:t>1.1.0.2 CARIN</w:t>
      </w:r>
    </w:p>
    <w:p w14:paraId="495CCBC2" w14:textId="77777777" w:rsidR="00D91266" w:rsidRDefault="00000000">
      <w:r>
        <w:t xml:space="preserve">A related stream of literature explains that people form quick judgements about policy targets’ deservingness by evaluating constructions along five dimensions in an evolutionarily-grounded impulse to help “reciprocators” and avoid “free-riders” (Petersen 2012, Aaroe and Petersen 2014). These “CARIN” criteria primarily attend to cues about whether recipients cannot help their circumstances, or whether they are seeking unearned benefits. They refer to: </w:t>
      </w:r>
      <w:r>
        <w:rPr>
          <w:i/>
          <w:iCs/>
        </w:rPr>
        <w:t>control,</w:t>
      </w:r>
      <w:r>
        <w:t xml:space="preserve"> which in its original conception was closely related to </w:t>
      </w:r>
      <w:r>
        <w:rPr>
          <w:i/>
          <w:iCs/>
        </w:rPr>
        <w:t>need</w:t>
      </w:r>
      <w:r>
        <w:t xml:space="preserve">, referring to whether someone is perceived as lazy or unlucky – a consideration Oorschot (2006) argues can override all others. More recently, perception of a group or individual’s </w:t>
      </w:r>
      <w:r>
        <w:rPr>
          <w:i/>
          <w:iCs/>
        </w:rPr>
        <w:t>need</w:t>
      </w:r>
      <w:r>
        <w:t xml:space="preserve"> for assistance has considered the severity of their neediness and </w:t>
      </w:r>
      <w:r>
        <w:rPr>
          <w:i/>
          <w:iCs/>
        </w:rPr>
        <w:t>control,</w:t>
      </w:r>
      <w:r>
        <w:t xml:space="preserve"> or the degree to which they are responsible (SoRelle and Laws 2024). Perceptions of the group’s </w:t>
      </w:r>
      <w:r>
        <w:rPr>
          <w:i/>
          <w:iCs/>
        </w:rPr>
        <w:t>attitude</w:t>
      </w:r>
      <w:r>
        <w:t xml:space="preserve"> refer to whether the beneficiary is grateful and likeable, and closely related perceptions of the group’s </w:t>
      </w:r>
      <w:r>
        <w:rPr>
          <w:i/>
          <w:iCs/>
        </w:rPr>
        <w:t>reciprocity</w:t>
      </w:r>
      <w:r>
        <w:t xml:space="preserve"> connote their history or apparent willingness to contribute to society. Last, the </w:t>
      </w:r>
      <w:r>
        <w:rPr>
          <w:i/>
          <w:iCs/>
        </w:rPr>
        <w:t>identity</w:t>
      </w:r>
      <w:r>
        <w:t xml:space="preserve"> characteristic holds that people will evaluate more generously the deservingness of others whose identity is aligned with their own (Oorschot 2000, 2006).</w:t>
      </w:r>
    </w:p>
    <w:p w14:paraId="0801B3C9" w14:textId="77777777" w:rsidR="00D91266" w:rsidRDefault="00000000">
      <w:r>
        <w:t xml:space="preserve">Do experiences with policy change how these constructions and characteristics are interpreted? While the deservingness literature on this is limited, there is some evidence it can. In the context of student debt relief, SoRelle and Laws (2023) find that people who have had student loans themselves view borrowers as more deserving of debt forgiveness – reflecting perceived closeness of “identity.” Maltby and Kreitzer (2022) find similar effects in the context of welfare, but that such solidaristic effects of policy experience begin to erode when individuals consider beneficiaries of welfare programs that are </w:t>
      </w:r>
      <w:r>
        <w:rPr>
          <w:i/>
          <w:iCs/>
        </w:rPr>
        <w:t>different</w:t>
      </w:r>
      <w:r>
        <w:t xml:space="preserve"> than one’s own – a finding social </w:t>
      </w:r>
      <w:r>
        <w:lastRenderedPageBreak/>
        <w:t>constructionists may note reflects the “stickiness” of negative constructions of target populations and tendencies to construct more ‘deserving’ subsets within a population while stigmatizing others (Schneider and Ingram 1990, Matos 2019), or deservingness scholars might explain as a product of shared experience changing what information about a group is implicitly available (Feather 1999, 2009). Recently, however, Schneider and Ingram (2019) have noted more complicated dynamics around negatively constructed – specifically, “deviant” – groups and SoRelle and Laws (2023) further note that deservingness perceptions may not linearly translate into support for policy overall.</w:t>
      </w:r>
    </w:p>
    <w:p w14:paraId="445AE57C" w14:textId="77777777" w:rsidR="00D91266" w:rsidRDefault="00000000">
      <w:r>
        <w:t>Given the criminal legal systems particular [high costs and visibiliy], scholars note that “policy contact” must be understood both in terms of direct contact – arrest, incarceration, fines and fees – and also in terms of proximate contact, or the experiences of the disproportionately Black, Latinx, and low-income social networks and neighborhhoods of the incarcerated (Baumbartner, Epp, and Shoub 2018; Davenport, Soule, and Armstrong 2011, Western et al 2004, Massoglia 2008). A closely related literature on policy feedback offers more insight into this dimension. To better understand how both direct and proximate criminal legal contact may shape perceptions of targets of the system’s targets, how contact may shape views on criminal legal policy, and the link between the two, we turn there now.</w:t>
      </w:r>
    </w:p>
    <w:p w14:paraId="6E229A1D" w14:textId="77777777" w:rsidR="00D91266" w:rsidRDefault="00000000">
      <w:pPr>
        <w:pStyle w:val="Heading4"/>
      </w:pPr>
      <w:bookmarkStart w:id="32" w:name="policy-feedback"/>
      <w:bookmarkEnd w:id="31"/>
      <w:r>
        <w:t>1.1.0.3 Policy Feedback</w:t>
      </w:r>
    </w:p>
    <w:p w14:paraId="407F4318" w14:textId="77777777" w:rsidR="00D91266" w:rsidRDefault="00000000">
      <w:r>
        <w:t>How might policy experience shape social constructions, perceptions of target deservingness, and produce policy preferences?</w:t>
      </w:r>
    </w:p>
    <w:p w14:paraId="6D3DD399" w14:textId="77777777" w:rsidR="00D91266" w:rsidRDefault="00000000">
      <w:r>
        <w:t xml:space="preserve">Feedback scholars show that across domains, policies have the capacity to shape and reshape subsequent policy landscapes (Skocpol 1992, Campbell 2012). This increasingly wide-reaching scholarship shows that whether responding to visible or hidden policy, or produce first or second-order actual or noneffects, such “feedbacks” operate through two broad mechanisms (Mettler 2011, Soss and Schram 2007, SoRelle 2020, 2021). First, policies create resource effects: policies distribute benefits and imposing costs that can alter political capacities, and create incentives or disincentives to political engagement – costs incurred in domains that are not strictly “political” have political ramifications (Campbell 2003, Mettler 2005). Similarly, </w:t>
      </w:r>
      <w:r>
        <w:lastRenderedPageBreak/>
        <w:t>“interpretive” effects connote the ability of policy design and implementation to convey messages to it</w:t>
      </w:r>
      <w:del w:id="33" w:author="Candis Watts Smith" w:date="2025-04-12T11:11:00Z" w16du:dateUtc="2025-04-12T15:11:00Z">
        <w:r w:rsidDel="00172B93">
          <w:delText>’</w:delText>
        </w:r>
      </w:del>
      <w:r>
        <w:t xml:space="preserve">s targets about what they can expect and may ask of </w:t>
      </w:r>
      <w:proofErr w:type="gramStart"/>
      <w:r>
        <w:t>government as a whole</w:t>
      </w:r>
      <w:proofErr w:type="gramEnd"/>
      <w:r>
        <w:t xml:space="preserve">. This interpretive element involves but is distinct from social construction theory, in that it stresses the messages a policy target translates from interacting with policy, rather than the more general messages conveyed </w:t>
      </w:r>
      <w:r>
        <w:rPr>
          <w:i/>
          <w:iCs/>
        </w:rPr>
        <w:t>about</w:t>
      </w:r>
      <w:r>
        <w:t xml:space="preserve"> targets from policy.</w:t>
      </w:r>
    </w:p>
    <w:p w14:paraId="77EB734A" w14:textId="062575E4" w:rsidR="00D91266" w:rsidRDefault="00000000">
      <w:r>
        <w:t xml:space="preserve">It follows that policy feedback scholarship notes that targets may respond to policy design by rejecting a negative construction or message imbued in or derived from it, and engage in collective action (Goss 2013, Thurston 2018, SoRelle 2020, Lacombe 2021). Of course, this is not always the case: Soss (1999) explains a tendancy of recipients of </w:t>
      </w:r>
      <w:del w:id="34" w:author="Candis Watts Smith" w:date="2025-04-12T11:12:00Z" w16du:dateUtc="2025-04-12T15:12:00Z">
        <w:r w:rsidDel="00172B93">
          <w:delText xml:space="preserve">specifically </w:delText>
        </w:r>
      </w:del>
      <w:r>
        <w:t>means-tested welfare (AFDC) to maintain negative constructions about beneficiaries of the same policy (unlike recipients of the non-means tested disability benefits) as a product of political learning while on the AFDC: benefits are burdensome to access, involve stringent behavioral monitoring, and involve more caseworker discretion than standardized rules, conveying to AFDC beneficiaries that government views them as responsible for their need and untrustworthy. This leads beneficiaries to not only internalize a more “undeserving” perception of their own beneficiary group, but also splinters any sense of group solidarity and disaggregates policy views from perceptions of beneficiary deservingness.</w:t>
      </w:r>
    </w:p>
    <w:p w14:paraId="1EB2CE81" w14:textId="77777777" w:rsidR="00D91266" w:rsidRDefault="00000000">
      <w:r>
        <w:t>Further, feedback scholarship dilineates distinct processes and outcomes for with people with direct contact versus those with indirect (or “proximate) contact such families of targets and neighborhood effects. This is particularly so in the literature on policy feedbacks of the carceral state.</w:t>
      </w:r>
    </w:p>
    <w:p w14:paraId="4CA8DEA3" w14:textId="77777777" w:rsidR="00D91266" w:rsidRDefault="00000000">
      <w:pPr>
        <w:pStyle w:val="Heading5"/>
      </w:pPr>
      <w:bookmarkStart w:id="35" w:name="proximal-cj-contact"/>
      <w:commentRangeStart w:id="36"/>
      <w:r>
        <w:t xml:space="preserve">1.1.0.3.1 </w:t>
      </w:r>
      <w:commentRangeEnd w:id="36"/>
      <w:r w:rsidR="008772C2">
        <w:rPr>
          <w:rStyle w:val="CommentReference"/>
          <w:rFonts w:ascii="Times New Roman" w:eastAsia="Times New Roman" w:hAnsi="Times New Roman" w:cs="Times New Roman"/>
          <w:color w:val="auto"/>
        </w:rPr>
        <w:commentReference w:id="36"/>
      </w:r>
      <w:r>
        <w:t>Proximal CJ Contact</w:t>
      </w:r>
    </w:p>
    <w:p w14:paraId="057200C4" w14:textId="77777777" w:rsidR="00D91266" w:rsidRDefault="00000000">
      <w:r>
        <w:t xml:space="preserve">At the neighborhood level, Burch (2014) finds that high concentrations of incarceration and community supervision reduce political participation, creating “important spillover effects that suppress participation not only of the supervised individual but also of those living around him or her” (197). Lee et al. (2014) highight that such ‘spillovers’ involve the families and loved ones of incarcerated people, who incur both ‘direct’ and ‘indirect’ resource effects via costs of visitation and communication, and supporting loved ones’ commissary or paying off fines and </w:t>
      </w:r>
      <w:r>
        <w:lastRenderedPageBreak/>
        <w:t>fees. Compounded with embittering policy messages, these effects translate to less ability and interest in political participation, as the proximally impacted understand government as failing to work for or listen to them, and setting their loved one’s up to fail.</w:t>
      </w:r>
    </w:p>
    <w:p w14:paraId="019401C0" w14:textId="1C119349" w:rsidR="00D91266" w:rsidRDefault="00000000">
      <w:r>
        <w:t xml:space="preserve">Yet, others find that proximal spillovers can politically mobilize (Lawless and Fox 2001, Owens 2014, Walker 2014). Walker and García-Castañon (2017) find that for women of color especially, caregiving responsibilities for incarcerated loved ones can become politicized labor leading to increased non-electoral political participation. Anoll and Israel-Trummel (2019) find evidence such proximate mobilization is a produce of “surrogate” participation, or a motivation to participate specifically on behalf of or </w:t>
      </w:r>
      <w:r>
        <w:rPr>
          <w:i/>
          <w:iCs/>
        </w:rPr>
        <w:t>due</w:t>
      </w:r>
      <w:r>
        <w:t xml:space="preserve"> to the disenfranchisement or incarceration of another. In another study of neighborhood effects, </w:t>
      </w:r>
      <w:proofErr w:type="spellStart"/>
      <w:r>
        <w:t>Anoll</w:t>
      </w:r>
      <w:proofErr w:type="spellEnd"/>
      <w:r>
        <w:t xml:space="preserve"> et al</w:t>
      </w:r>
      <w:ins w:id="37" w:author="Candis Watts Smith" w:date="2025-04-12T12:20:00Z" w16du:dateUtc="2025-04-12T16:20:00Z">
        <w:r w:rsidR="008772C2">
          <w:t>.</w:t>
        </w:r>
      </w:ins>
      <w:del w:id="38" w:author="Candis Watts Smith" w:date="2025-04-12T12:20:00Z" w16du:dateUtc="2025-04-12T16:20:00Z">
        <w:r w:rsidDel="008772C2">
          <w:delText>l</w:delText>
        </w:r>
      </w:del>
      <w:r>
        <w:t xml:space="preserve"> (2022) find that visible forms of policing politically mobilize specifically when they are understood as racially discriminatory.</w:t>
      </w:r>
    </w:p>
    <w:p w14:paraId="2613CC1D" w14:textId="77777777" w:rsidR="00D91266" w:rsidRDefault="00000000">
      <w:pPr>
        <w:pStyle w:val="Heading5"/>
      </w:pPr>
      <w:bookmarkStart w:id="39" w:name="direct-cj-contact"/>
      <w:bookmarkEnd w:id="35"/>
      <w:r>
        <w:t>1.1.0.3.2 Direct CJ Contact</w:t>
      </w:r>
    </w:p>
    <w:p w14:paraId="608A3233" w14:textId="607C3F88" w:rsidR="00D91266" w:rsidRDefault="00000000">
      <w:r>
        <w:t xml:space="preserve">While direct contact with the carceral system has traditionally been understood to depress political participation via resource and interpretive mechanisms, scholars increasingly find that responses to these mechanisms are </w:t>
      </w:r>
      <w:del w:id="40" w:author="Candis Watts Smith" w:date="2025-04-12T12:21:00Z" w16du:dateUtc="2025-04-12T16:21:00Z">
        <w:r w:rsidDel="008772C2">
          <w:delText xml:space="preserve">also </w:delText>
        </w:r>
      </w:del>
      <w:r>
        <w:t>not unidirectional (Comfort 2008, Page et al 2019). Lerman and Weaver (2014) find that court, police, and prison encounters foster government distrust and perceptions of a reduced civic status, thereby “actively construct[ing] a different citizenship. Others have reinforced and extended these findings, noting that even brief stints in jail (White 2019) or more ‘routine’ interactions like traffic stops diminish political engagement (Ben-Menachem and Morris 2023).</w:t>
      </w:r>
    </w:p>
    <w:p w14:paraId="2333A378" w14:textId="77777777" w:rsidR="008772C2" w:rsidRDefault="00000000">
      <w:pPr>
        <w:rPr>
          <w:ins w:id="41" w:author="Candis Watts Smith" w:date="2025-04-12T12:22:00Z" w16du:dateUtc="2025-04-12T16:22:00Z"/>
        </w:rPr>
      </w:pPr>
      <w:r>
        <w:t xml:space="preserve">As with proximal contact, literature showing that people with directly impacted by the carceral system respond via mobilization note that the messages conveyed and resource burdens imposed by policy remain unchanged and reduce political trust (Rosenthhal and Farhart 2023). While Owens and Walker (2018) find that connections to civil society organizations significantly increase non-voting political participation among those with the heaviest criminal justice contact, suggesting institutional factors may mediate feedback effects, they and others note that criminal legal contact mobilizes despite or because of perceptions of procedural unfairness towards one’s group (Owens 2014, Walker 2020). Thus, mobilization in response to both direct and proximal </w:t>
      </w:r>
      <w:r>
        <w:lastRenderedPageBreak/>
        <w:t xml:space="preserve">contact involve meaning-making processes that wed social solidarity with dampened perceptions of institutional legitimacy and trust – what Walker (2020) terms a sense of “systemic injustice.” </w:t>
      </w:r>
    </w:p>
    <w:p w14:paraId="30B4C6AD" w14:textId="0FCC144E" w:rsidR="00D91266" w:rsidRDefault="00000000">
      <w:r>
        <w:t xml:space="preserve">While these studies have established that contact with criminal legal policies and institutions shapes political behavior and attitudes toward the state, they do not address victimization as a form of contact – a limitation given the overlap between victimized and policed/incarcerated communities, and a public policy context in which the interests of victims are often positioned as antithetical to those of ‘perpetrators.’ Further, while scholars have debated the partisan affiliation of carceral citizens (Burch 2011, Uggen and Manza 2006) much less is known about how criminal legal contact affects policy preferences, and the extent to which attitudes toward the targets of the criminal legal system themselves </w:t>
      </w:r>
      <w:commentRangeStart w:id="42"/>
      <w:commentRangeStart w:id="43"/>
      <w:r>
        <w:t>mediate them.</w:t>
      </w:r>
      <w:commentRangeEnd w:id="42"/>
      <w:r w:rsidR="008772C2">
        <w:rPr>
          <w:rStyle w:val="CommentReference"/>
        </w:rPr>
        <w:commentReference w:id="42"/>
      </w:r>
      <w:commentRangeEnd w:id="43"/>
      <w:r w:rsidR="008772C2">
        <w:rPr>
          <w:rStyle w:val="CommentReference"/>
        </w:rPr>
        <w:commentReference w:id="43"/>
      </w:r>
    </w:p>
    <w:p w14:paraId="2236AB8C" w14:textId="77777777" w:rsidR="00D91266" w:rsidRDefault="00000000">
      <w:r>
        <w:t xml:space="preserve">While Maltby and Kreitzer (2022) take up the question of carceral contact’s effect on target deservingness and find that </w:t>
      </w:r>
      <w:commentRangeStart w:id="44"/>
      <w:r>
        <w:t xml:space="preserve">proximal contact </w:t>
      </w:r>
      <w:commentRangeEnd w:id="44"/>
      <w:r w:rsidR="008772C2">
        <w:rPr>
          <w:rStyle w:val="CommentReference"/>
        </w:rPr>
        <w:commentReference w:id="44"/>
      </w:r>
      <w:r>
        <w:t>does not impact perceptions, X limitations in the study necessitate further examination. First, the study measures criminal legal contact by asking participants whether they or someone they know has been “arrested or incarcerated.” Given that relatively small policy design and implementation differences can generate to dramatically different effects (citation), combining arrest alone with incarceration (not to mention judicial conviction and sentencing) in a single measure risks nullifying incarceration’s distinct resource effects and lessons vis-a-vis one’s civic standing and government responsiveness. Further still, an impulse to self-differentiate may motivate individuals who experience arrest alone to maintain distinct narratives — given that contact with policies that convey ‘undeserving’ messages can motivate beneficiaries to differentiate themselves and their networks from other beneficiaries, for whom they maintain negative social constructions (Soss 2005), and neighborhood inequality motivates a belief in meritocracy for affluent individuals (Newman et al 2014).</w:t>
      </w:r>
    </w:p>
    <w:p w14:paraId="265FE564" w14:textId="77777777" w:rsidR="00D91266" w:rsidRDefault="00000000">
      <w:r>
        <w:t>Second, the study reports a dependent variable of perceptions of target deservingness that aggregates perceptions of disparate groups. In other words, it measures perceptions of criminal legal ‘target’ deservingness as that of “prisoners,” but also “opioid users,” “welfare cheats,” and other groups less apt to the relationships of interest: how policy experience shapes perceptions of policy target deservingness, and the extent to which these perceptions mediate policy opinion.</w:t>
      </w:r>
    </w:p>
    <w:p w14:paraId="47EFE466" w14:textId="77777777" w:rsidR="00D91266" w:rsidRDefault="00000000">
      <w:r>
        <w:lastRenderedPageBreak/>
        <w:t>Most obviously, under a judicial system that maintains the presumption of innocence and that leverages sentences based on seriousness, individuals who are arrested and individuals who are incarcerated should send very different messages about targets’ deservingness to mass publics and policymakers.</w:t>
      </w:r>
    </w:p>
    <w:p w14:paraId="591A0A4D" w14:textId="77777777" w:rsidR="00D91266" w:rsidRDefault="00000000">
      <w:pPr>
        <w:pStyle w:val="Heading5"/>
      </w:pPr>
      <w:bookmarkStart w:id="45" w:name="victimization"/>
      <w:bookmarkEnd w:id="39"/>
      <w:r>
        <w:t>1.1.0.3.3 Victimization</w:t>
      </w:r>
    </w:p>
    <w:p w14:paraId="5709FF5E" w14:textId="77777777" w:rsidR="00D91266" w:rsidRDefault="00000000">
      <w:r>
        <w:t>Last, while those studying feedback effects of the carceral state note how cumulative burdens and the overlap between victimization and incarceration may introduce endogeneity into analyses, there is relatively little work on feedback effects of crime victimization. Public discourse often frames victims as natural proponents of punitive policies. Legislative appeals—such as the naming of the “Laken Riley Act”—frequently invoke victims to justify carceral expansion or harsher punishment. In this narrative, the interests of victims are positioned as fundamentally opposed to those of the incarcerated: punishment is cast as justice, and reform as neglect of victims’ needs. This assumption is not unique to political rhetoric; much of the early literature on public opinion and crime policy either implicitly or explicitly adopts a model in which victimization produces retributive impulses and policy preferences aimed at restoring order through state coercion.</w:t>
      </w:r>
    </w:p>
    <w:p w14:paraId="3596995B" w14:textId="77777777" w:rsidR="00D91266" w:rsidRDefault="00000000">
      <w:r>
        <w:t xml:space="preserve">Yet empirical studies offer little support for this one-dimensional portrayal. Kleck and Jackson (2016), for example, find that victimization does not consistently increase punitiveness, and that personal experience with crime does not straightforwardly translate into harsher views of criminal justice. Instead, victims often express preferences for policy solutions that offer support and prevention rather than punishment. Research on victim compensation shows that many victims prioritize services, recognition, or healing over retribution (Shapland 1984). More recently, survey and qualitative work suggest that victims are frequently concerned with addressing root causes of crime, such as poverty and community disinvestment (ASJ 2024). Fresh (2024) similarly finds that the rise of punitive attitudes in the late twentieth century was not simply a response to crime rates or victimization, but was structured by racialized political appeals that eclipsed victims’ actual policy preferences. Together, these findings challenge the assumption that victim status naturally aligns with punitiveness—and raise the possibility that </w:t>
      </w:r>
      <w:r>
        <w:lastRenderedPageBreak/>
        <w:t>victims may hold complex or even reform-oriented views about incarceration and those affected by it.</w:t>
      </w:r>
    </w:p>
    <w:p w14:paraId="6D861A96" w14:textId="77777777" w:rsidR="00D91266" w:rsidRDefault="00000000">
      <w:r>
        <w:t>Although victims of crime are rarely theorized as policy feedback subjects, the concept of victimization is implicitly central to the literature. Policy feedback scholars routinely emphasize how individuals interpret state actions—especially punitive or discriminatory ones—as signals of exclusion, abandonment, or devaluation (Soss 1999; Lerman and Weaver 2014). These “interpretive effects” can leave people feeling targeted, disrespected, or undeserving in the eyes of the state. In this sense, experiences of secondary victimization—such as being disbelieved, ignored, or emotionally constrained by the criminal justice process (Lens et al. 2014)—can function much like the demobilizing interpretive effects faced by other negatively constructed policy targets. Yet unlike welfare recipients or formerly incarcerated people, crime victims are more often assumed to support the very policies and institutions that may reproduce their harm. Recognizing victimization as a site of policy experience—and potential interpretive rupture—opens new terrain for understanding how contact shapes not just institutional trust or political engagement, but also perceptions of who deserves help or harm from the state.</w:t>
      </w:r>
    </w:p>
    <w:p w14:paraId="4CB6E739" w14:textId="77777777" w:rsidR="00D91266" w:rsidRDefault="00000000">
      <w:pPr>
        <w:pStyle w:val="Heading2"/>
      </w:pPr>
      <w:bookmarkStart w:id="46" w:name="theory"/>
      <w:bookmarkEnd w:id="24"/>
      <w:bookmarkEnd w:id="32"/>
      <w:bookmarkEnd w:id="45"/>
      <w:r>
        <w:t>1.2 Theory</w:t>
      </w:r>
    </w:p>
    <w:p w14:paraId="1FD163C7" w14:textId="77777777" w:rsidR="00D91266" w:rsidRDefault="00000000">
      <w:r>
        <w:t>How does being directly or proximally impacted by the criminal legal system shape perceptions of what policy carceral citizens deserve? My theoretical starting point is that perceptions of what groups like carceral citizens deserve are often shaped by social constructions about them (Schneider and Ingram 1993). Like stereotypes, these constructions are produced by policy and discourse – both political, cultural, and popular. On the individual level, then, these constructions are often taken up in a heuristic process to form quick judgements about what a target group deserves. Thus, predominant racialized constructions of incarcerated people – “thugs,” “felons,” or “inmates” – suggesting culpable, ungrateful, “takers” responsible for their condition of confinement are likely interpolated as undeserving, translating (following Schneider and Ingram) to support for punitive carceral policy. </w:t>
      </w:r>
    </w:p>
    <w:p w14:paraId="3EED9C9D" w14:textId="77777777" w:rsidR="00D91266" w:rsidRDefault="00000000">
      <w:r>
        <w:t>I suggest that contact with the carceral system affects this process (</w:t>
      </w:r>
      <w:r>
        <w:rPr>
          <w:i/>
          <w:iCs/>
        </w:rPr>
        <w:t>by/on xyz levels – overview when draft finalized</w:t>
      </w:r>
      <w:r>
        <w:t xml:space="preserve">). Applying insights from the policy feedback literature to matters of target </w:t>
      </w:r>
      <w:r>
        <w:lastRenderedPageBreak/>
        <w:t>deservingness, I suggest that experience with the criminal legal system – including victimization – leads people to more strongly and consistently support policies that help incarcerated people, and to more nuanced ways of thinking about the relationship between what a carceral target ‘deserves’ and what policy is appropriate.</w:t>
      </w:r>
    </w:p>
    <w:p w14:paraId="3C9E0C46" w14:textId="530C0A49" w:rsidR="00D91266" w:rsidRDefault="00000000">
      <w:r>
        <w:t xml:space="preserve">Contact may </w:t>
      </w:r>
      <w:r w:rsidRPr="008C4617">
        <w:rPr>
          <w:highlight w:val="yellow"/>
          <w:rPrChange w:id="47" w:author="Candis Watts Smith" w:date="2025-04-12T12:29:00Z" w16du:dateUtc="2025-04-12T16:29:00Z">
            <w:rPr/>
          </w:rPrChange>
        </w:rPr>
        <w:t>inform information</w:t>
      </w:r>
      <w:r>
        <w:t xml:space="preserve"> about targets, (2) attitudes towards targets, (3) attitudes towards criminal legal institutions, and (3) the extent to which typical notions of deservingness dictate judgements about what ma</w:t>
      </w:r>
      <w:ins w:id="48" w:author="Candis Watts Smith" w:date="2025-04-12T12:29:00Z" w16du:dateUtc="2025-04-12T16:29:00Z">
        <w:r w:rsidR="008C4617">
          <w:t>k</w:t>
        </w:r>
      </w:ins>
      <w:r>
        <w:t>es good policy. These factors, I propose, may drive distinct perceptual outcomes and policy preferences between, and more support for policy help across, the three impact groups than “non-impacted” constituencies.</w:t>
      </w:r>
    </w:p>
    <w:p w14:paraId="1649C016" w14:textId="77777777" w:rsidR="00D91266" w:rsidRDefault="00000000">
      <w:pPr>
        <w:pStyle w:val="Heading4"/>
      </w:pPr>
      <w:bookmarkStart w:id="49" w:name="Xf0d05062b81593b0951ce5446f9ee3a9d9efb71"/>
      <w:r>
        <w:t>1.2.0.1 (H1A &amp; B) Direct and Proximal Carceral Contact on Target Deservingness</w:t>
      </w:r>
    </w:p>
    <w:p w14:paraId="265AB9A0" w14:textId="31093D94" w:rsidR="00D91266" w:rsidRDefault="00000000">
      <w:r>
        <w:t>By definition, direct impact – incarceration – and proximate impact will change what information individuals have about its targets. Someone who is in and knows people in prison has access to information about who an incarcerated personal is outside of their “criminal” identity in a way that someone who has only seen “prisoners” on TV may not. This informational effect could translate to more generous</w:t>
      </w:r>
      <w:ins w:id="50" w:author="Candis Watts Smith" w:date="2025-04-12T12:30:00Z" w16du:dateUtc="2025-04-12T16:30:00Z">
        <w:r w:rsidR="008C4617">
          <w:t xml:space="preserve"> evaluations of deservingness</w:t>
        </w:r>
      </w:ins>
      <w:ins w:id="51" w:author="Candis Watts Smith" w:date="2025-04-12T12:31:00Z" w16du:dateUtc="2025-04-12T16:31:00Z">
        <w:r w:rsidR="008C4617">
          <w:t>—</w:t>
        </w:r>
        <w:commentRangeStart w:id="52"/>
        <w:commentRangeStart w:id="53"/>
        <w:r w:rsidR="008C4617">
          <w:t>perhaps, through?</w:t>
        </w:r>
      </w:ins>
      <w:r>
        <w:t xml:space="preserve"> </w:t>
      </w:r>
      <w:commentRangeEnd w:id="52"/>
      <w:r w:rsidR="008C4617">
        <w:rPr>
          <w:rStyle w:val="CommentReference"/>
        </w:rPr>
        <w:commentReference w:id="52"/>
      </w:r>
      <w:commentRangeEnd w:id="53"/>
      <w:r w:rsidR="00D25707">
        <w:rPr>
          <w:rStyle w:val="CommentReference"/>
        </w:rPr>
        <w:commentReference w:id="53"/>
      </w:r>
      <w:r>
        <w:t>interpretations of CARIN criteria (Oorschot 2000, 2006, Feather 2009).</w:t>
      </w:r>
      <w:del w:id="54" w:author="Candis Watts Smith" w:date="2025-04-12T12:35:00Z" w16du:dateUtc="2025-04-12T16:35:00Z">
        <w:r w:rsidDel="008C4617">
          <w:delText xml:space="preserve"> While the CARIN framework (Oorschot 2000, 2006) was developed to explain public judgments in the welfare context, its dimensions—particularly </w:delText>
        </w:r>
        <w:r w:rsidDel="008C4617">
          <w:rPr>
            <w:i/>
            <w:iCs/>
          </w:rPr>
          <w:delText>need</w:delText>
        </w:r>
        <w:r w:rsidDel="008C4617">
          <w:delText xml:space="preserve">, </w:delText>
        </w:r>
        <w:r w:rsidDel="008C4617">
          <w:rPr>
            <w:i/>
            <w:iCs/>
          </w:rPr>
          <w:delText>control</w:delText>
        </w:r>
        <w:r w:rsidDel="008C4617">
          <w:delText xml:space="preserve">, </w:delText>
        </w:r>
        <w:r w:rsidDel="008C4617">
          <w:rPr>
            <w:i/>
            <w:iCs/>
          </w:rPr>
          <w:delText>reciprocity</w:delText>
        </w:r>
        <w:r w:rsidDel="008C4617">
          <w:delText xml:space="preserve">, and </w:delText>
        </w:r>
        <w:r w:rsidDel="008C4617">
          <w:rPr>
            <w:i/>
            <w:iCs/>
          </w:rPr>
          <w:delText>attitude</w:delText>
        </w:r>
        <w:r w:rsidDel="008C4617">
          <w:delText>—can help structure expectations.</w:delText>
        </w:r>
      </w:del>
      <w:r>
        <w:t xml:space="preserve"> Contact may lead individuals to see incarcerated people as facing substantial hardships (</w:t>
      </w:r>
      <w:r>
        <w:rPr>
          <w:i/>
          <w:iCs/>
        </w:rPr>
        <w:t>need</w:t>
      </w:r>
      <w:r>
        <w:t>), with less control over the conditions that led to incarceration (</w:t>
      </w:r>
      <w:r>
        <w:rPr>
          <w:i/>
          <w:iCs/>
        </w:rPr>
        <w:t>control</w:t>
      </w:r>
      <w:r>
        <w:t>), and as capable of gratitude, growth, or giving back (</w:t>
      </w:r>
      <w:r>
        <w:rPr>
          <w:i/>
          <w:iCs/>
        </w:rPr>
        <w:t>reciprocity</w:t>
      </w:r>
      <w:r>
        <w:t xml:space="preserve">, </w:t>
      </w:r>
      <w:r>
        <w:rPr>
          <w:i/>
          <w:iCs/>
        </w:rPr>
        <w:t>attitude</w:t>
      </w:r>
      <w:r>
        <w:t>). In contrast to dominant constructions that depict incarcerated people as undeserving, contact may “fill in” these criteria with lived or vicarious knowledge</w:t>
      </w:r>
      <w:ins w:id="55" w:author="Candis Watts Smith" w:date="2025-04-12T12:35:00Z" w16du:dateUtc="2025-04-12T16:35:00Z">
        <w:r w:rsidR="008C4617">
          <w:t xml:space="preserve">, and </w:t>
        </w:r>
      </w:ins>
      <w:del w:id="56" w:author="Candis Watts Smith" w:date="2025-04-12T12:35:00Z" w16du:dateUtc="2025-04-12T16:35:00Z">
        <w:r w:rsidDel="008C4617">
          <w:delText xml:space="preserve">. On this dimension, then, </w:delText>
        </w:r>
      </w:del>
      <w:r>
        <w:t xml:space="preserve">contact may generate warmer deservingness perceptions by replacing stereotypes with personalized, alternative narratives about who carceral citizens are and what they </w:t>
      </w:r>
      <w:commentRangeStart w:id="57"/>
      <w:r>
        <w:t>endure.</w:t>
      </w:r>
      <w:commentRangeEnd w:id="57"/>
      <w:r w:rsidR="008C4617">
        <w:rPr>
          <w:rStyle w:val="CommentReference"/>
        </w:rPr>
        <w:commentReference w:id="57"/>
      </w:r>
    </w:p>
    <w:p w14:paraId="018FFA5B" w14:textId="77777777" w:rsidR="00D91266" w:rsidRDefault="00000000">
      <w:r>
        <w:t xml:space="preserve">While policy feedback literature shows that many carceral citizens and their networks internalize the clear “undeserving” messages that prison policy sends, it also shows that, across contexts where interactions with the criminal legal system mobilize or demobilize, these experiences </w:t>
      </w:r>
      <w:r>
        <w:lastRenderedPageBreak/>
        <w:t xml:space="preserve">shape attitudes towards the state (Anoll et al 2022, Anoll and Israel-Trummel 2019, Walker 2020, Lerman and Weaver 2014). As such, I propose that interactions with the criminal legal system should also shape attitudes towards </w:t>
      </w:r>
      <w:r>
        <w:rPr>
          <w:i/>
          <w:iCs/>
        </w:rPr>
        <w:t>targets</w:t>
      </w:r>
      <w:r>
        <w:t xml:space="preserve"> of the state. While some work finds that targets of policy can internalize negative or undeserving constructions (Soss 1999), much of the work on criminal legal contact stresses that demobilization is a product of resource effects or interpretive effects </w:t>
      </w:r>
      <w:r>
        <w:rPr>
          <w:i/>
          <w:iCs/>
        </w:rPr>
        <w:t>distinct</w:t>
      </w:r>
      <w:r>
        <w:t xml:space="preserve"> from an “undeserving” self-conception (Lerman and Weaver 2014, White 2019). Instead, other work emphasizes that direct contact with the criminal legal system can heighten in-group solidarity (Lerman and Weaver 2014) and mobilize in spite resource and interpretive feedbacks that should be demobilizing, specifically when policy targets reject policy “teachings” about their lower civic status as part of a sense of systemic injustice – suggesting a perception that the criminal legal system is less legitimate or authoritative, and of its targets as distinctly deserving (Walker 2020).</w:t>
      </w:r>
    </w:p>
    <w:p w14:paraId="0B8436A0" w14:textId="77777777" w:rsidR="00D91266" w:rsidRDefault="00000000">
      <w:r>
        <w:t xml:space="preserve">Proximal contact also generates political mobilization despite policy experiences that “should” demobilize (Anoll et al 2022, White 2019b). Anoll’s (2022) findings that family of the incarcerated vote at higher rates in states with more stringent carceral disenfranchisement policies suggests that “surrogate” mobilization is motivated by a desire to act on behalf a “deserving” incarcerated citizen. Her findings with Israel-Trummel (2019) that neighborhood exposure to racially discriminatory policing generate perceptions of institutional </w:t>
      </w:r>
      <w:r>
        <w:rPr>
          <w:i/>
          <w:iCs/>
        </w:rPr>
        <w:t>il</w:t>
      </w:r>
      <w:r>
        <w:t>legitimacy – distrust in police and government – suggest exposure should also alter and perhaps enhance perceptions in institutional targets as well.</w:t>
      </w:r>
    </w:p>
    <w:p w14:paraId="47309245" w14:textId="211059BB" w:rsidR="0078168D" w:rsidRDefault="00000000">
      <w:r>
        <w:t xml:space="preserve">Like others (), I note that those proximally impacted may be somewhat more removed from undeserving messages than the incarcerated, which should lead to warmer perceptions of carceral deservingness for the proximally than directly impacted. A limitation of this hypothesis is the improbability of people who have been incarcerated not knowing another incarcerated person well. </w:t>
      </w:r>
      <w:del w:id="58" w:author="Candis Watts Smith" w:date="2025-04-12T12:54:00Z" w16du:dateUtc="2025-04-12T16:54:00Z">
        <w:r w:rsidDel="0078168D">
          <w:delText xml:space="preserve">Thus, I hypothesize that </w:delText>
        </w:r>
        <w:r w:rsidDel="0078168D">
          <w:rPr>
            <w:b/>
            <w:bCs/>
          </w:rPr>
          <w:delText>(H1)</w:delText>
        </w:r>
        <w:r w:rsidDel="0078168D">
          <w:delText xml:space="preserve"> those with direct </w:delText>
        </w:r>
      </w:del>
      <w:del w:id="59" w:author="Candis Watts Smith" w:date="2025-04-12T12:52:00Z" w16du:dateUtc="2025-04-12T16:52:00Z">
        <w:r w:rsidDel="0078168D">
          <w:delText xml:space="preserve">or proximal </w:delText>
        </w:r>
      </w:del>
      <w:del w:id="60" w:author="Candis Watts Smith" w:date="2025-04-12T12:54:00Z" w16du:dateUtc="2025-04-12T16:54:00Z">
        <w:r w:rsidDel="0078168D">
          <w:delText xml:space="preserve">experiences with the carceral state will view incarcerated people as more deserving, and </w:delText>
        </w:r>
        <w:r w:rsidDel="0078168D">
          <w:rPr>
            <w:b/>
            <w:bCs/>
          </w:rPr>
          <w:delText>(H1A)</w:delText>
        </w:r>
        <w:r w:rsidDel="0078168D">
          <w:delText xml:space="preserve"> those who know incarcerated people should report the most generosity.</w:delText>
        </w:r>
      </w:del>
    </w:p>
    <w:p w14:paraId="59725463" w14:textId="699B3B8C" w:rsidR="00D91266" w:rsidDel="0078168D" w:rsidRDefault="00000000">
      <w:pPr>
        <w:pStyle w:val="Heading4"/>
        <w:rPr>
          <w:del w:id="61" w:author="Candis Watts Smith" w:date="2025-04-12T12:53:00Z" w16du:dateUtc="2025-04-12T16:53:00Z"/>
        </w:rPr>
      </w:pPr>
      <w:bookmarkStart w:id="62" w:name="h1d-no-contact"/>
      <w:bookmarkEnd w:id="49"/>
      <w:del w:id="63" w:author="Candis Watts Smith" w:date="2025-04-12T12:53:00Z" w16du:dateUtc="2025-04-12T16:53:00Z">
        <w:r w:rsidDel="0078168D">
          <w:lastRenderedPageBreak/>
          <w:delText>1.2.0.2 (H1D) No Contact</w:delText>
        </w:r>
      </w:del>
    </w:p>
    <w:p w14:paraId="121C3096" w14:textId="13095546" w:rsidR="00D91266" w:rsidRDefault="00000000">
      <w:pPr>
        <w:rPr>
          <w:ins w:id="64" w:author="Candis Watts Smith" w:date="2025-04-12T12:55:00Z" w16du:dateUtc="2025-04-12T16:55:00Z"/>
        </w:rPr>
      </w:pPr>
      <w:del w:id="65" w:author="Candis Watts Smith" w:date="2025-04-12T12:54:00Z" w16du:dateUtc="2025-04-12T16:54:00Z">
        <w:r w:rsidDel="0078168D">
          <w:delText>In contrast, respondents</w:delText>
        </w:r>
      </w:del>
      <w:ins w:id="66" w:author="Candis Watts Smith" w:date="2025-04-12T12:54:00Z" w16du:dateUtc="2025-04-12T16:54:00Z">
        <w:r w:rsidR="0078168D">
          <w:t>Respondents</w:t>
        </w:r>
      </w:ins>
      <w:r>
        <w:t xml:space="preserve"> with no direct or proximate experience with incarceration may rely more heavily on dominant public narratives that portray incarcerated individuals as violent, morally deficient, or socially deviant. Social construction theory suggests that, in the absence of countervailing personal experiences, people turn to culturally available representations to evaluate policy targets (Schneider and Ingram 1993; Smith and Kreitzer 2024). In the criminal legal domain, these representations are often shaped by racialized media portrayals and political discourse that emphasize danger and individual blame (Lopez 2015; Vasiljevic and Viki 2014). Without lived or relational knowledge to “fill in” CARIN criteria such as control, reciprocity, or need with humanizing nuance, these respondents are more likely to default to punitive or stigmatized constructions of incarcerated people. Even those who know only victims of crime may be exposed to narratives emphasizing offender culpability and just deserts—without the complexity that comes from understanding incarcerated people as multifaceted individuals. Therefore, I expect that:</w:t>
      </w:r>
    </w:p>
    <w:p w14:paraId="4AA27870" w14:textId="535DE2F0" w:rsidR="0078168D" w:rsidRDefault="0078168D">
      <w:pPr>
        <w:rPr>
          <w:ins w:id="67" w:author="Candis Watts Smith" w:date="2025-04-12T12:55:00Z" w16du:dateUtc="2025-04-12T16:55:00Z"/>
        </w:rPr>
      </w:pPr>
      <w:ins w:id="68" w:author="Candis Watts Smith" w:date="2025-04-12T12:55:00Z" w16du:dateUtc="2025-04-12T16:55:00Z">
        <w:r>
          <w:t xml:space="preserve"> </w:t>
        </w:r>
        <w:r>
          <w:rPr>
            <w:b/>
            <w:bCs/>
          </w:rPr>
          <w:t>(H1)</w:t>
        </w:r>
        <w:r>
          <w:t xml:space="preserve"> those with direct experiences with the carceral state will view incarcerated people as more deserving (</w:t>
        </w:r>
        <w:r w:rsidRPr="0078168D">
          <w:rPr>
            <w:b/>
            <w:bCs/>
            <w:rPrChange w:id="69" w:author="Candis Watts Smith" w:date="2025-04-12T12:57:00Z" w16du:dateUtc="2025-04-12T16:57:00Z">
              <w:rPr/>
            </w:rPrChange>
          </w:rPr>
          <w:t>in comparison to what group</w:t>
        </w:r>
      </w:ins>
      <w:ins w:id="70" w:author="Candis Watts Smith" w:date="2025-04-12T12:57:00Z" w16du:dateUtc="2025-04-12T16:57:00Z">
        <w:r w:rsidRPr="0078168D">
          <w:rPr>
            <w:b/>
            <w:bCs/>
            <w:rPrChange w:id="71" w:author="Candis Watts Smith" w:date="2025-04-12T12:57:00Z" w16du:dateUtc="2025-04-12T16:57:00Z">
              <w:rPr/>
            </w:rPrChange>
          </w:rPr>
          <w:t>(s)</w:t>
        </w:r>
      </w:ins>
      <w:ins w:id="72" w:author="Candis Watts Smith" w:date="2025-04-12T12:56:00Z" w16du:dateUtc="2025-04-12T16:56:00Z">
        <w:r w:rsidRPr="0078168D">
          <w:rPr>
            <w:b/>
            <w:bCs/>
            <w:rPrChange w:id="73" w:author="Candis Watts Smith" w:date="2025-04-12T12:57:00Z" w16du:dateUtc="2025-04-12T16:57:00Z">
              <w:rPr/>
            </w:rPrChange>
          </w:rPr>
          <w:t>?</w:t>
        </w:r>
        <w:r>
          <w:t xml:space="preserve"> p</w:t>
        </w:r>
      </w:ins>
      <w:ins w:id="74" w:author="Candis Watts Smith" w:date="2025-04-12T12:55:00Z" w16du:dateUtc="2025-04-12T16:55:00Z">
        <w:r>
          <w:t>roximal and people without any experience?</w:t>
        </w:r>
      </w:ins>
      <w:ins w:id="75" w:author="Candis Watts Smith" w:date="2025-04-12T12:56:00Z" w16du:dateUtc="2025-04-12T16:56:00Z">
        <w:r>
          <w:t>)</w:t>
        </w:r>
      </w:ins>
    </w:p>
    <w:p w14:paraId="2FDB8FB8" w14:textId="5DA968E4" w:rsidR="0078168D" w:rsidRDefault="0078168D">
      <w:ins w:id="76" w:author="Candis Watts Smith" w:date="2025-04-12T12:55:00Z" w16du:dateUtc="2025-04-12T16:55:00Z">
        <w:r>
          <w:rPr>
            <w:b/>
            <w:bCs/>
          </w:rPr>
          <w:t>(H1A)</w:t>
        </w:r>
        <w:r>
          <w:t xml:space="preserve"> those who know incarcerated people should report the most </w:t>
        </w:r>
        <w:proofErr w:type="gramStart"/>
        <w:r>
          <w:t>generosity.--</w:t>
        </w:r>
        <w:proofErr w:type="gramEnd"/>
        <w:r>
          <w:t xml:space="preserve">&gt; this is the proximal group, right? </w:t>
        </w:r>
        <w:r w:rsidRPr="0078168D">
          <w:rPr>
            <w:b/>
            <w:bCs/>
            <w:rPrChange w:id="77" w:author="Candis Watts Smith" w:date="2025-04-12T12:57:00Z" w16du:dateUtc="2025-04-12T16:57:00Z">
              <w:rPr/>
            </w:rPrChange>
          </w:rPr>
          <w:t>In comparison to whom?</w:t>
        </w:r>
        <w:r>
          <w:t xml:space="preserve">  </w:t>
        </w:r>
      </w:ins>
    </w:p>
    <w:p w14:paraId="5E809D11" w14:textId="2C7F27DA" w:rsidR="00D91266" w:rsidRDefault="00000000">
      <w:r>
        <w:rPr>
          <w:b/>
          <w:bCs/>
        </w:rPr>
        <w:t>(H1D)</w:t>
      </w:r>
      <w:r>
        <w:t xml:space="preserve"> </w:t>
      </w:r>
      <w:r>
        <w:rPr>
          <w:i/>
          <w:iCs/>
        </w:rPr>
        <w:t>Respondents without any direct or proximate carceral contact—including those who know only victims—will express the least generous deservingness perceptions of incarcerated people.</w:t>
      </w:r>
      <w:ins w:id="78" w:author="Candis Watts Smith" w:date="2025-04-12T12:55:00Z" w16du:dateUtc="2025-04-12T16:55:00Z">
        <w:r w:rsidR="0078168D">
          <w:rPr>
            <w:i/>
            <w:iCs/>
          </w:rPr>
          <w:t xml:space="preserve"> (I don’t think you need this </w:t>
        </w:r>
      </w:ins>
      <w:ins w:id="79" w:author="Candis Watts Smith" w:date="2025-04-12T13:00:00Z" w16du:dateUtc="2025-04-12T17:00:00Z">
        <w:r w:rsidR="0078168D">
          <w:rPr>
            <w:i/>
            <w:iCs/>
          </w:rPr>
          <w:t>hypothesis i</w:t>
        </w:r>
      </w:ins>
      <w:ins w:id="80" w:author="Candis Watts Smith" w:date="2025-04-12T12:55:00Z" w16du:dateUtc="2025-04-12T16:55:00Z">
        <w:r w:rsidR="0078168D">
          <w:rPr>
            <w:i/>
            <w:iCs/>
          </w:rPr>
          <w:t>f this group is the comparison group to the other two groups)</w:t>
        </w:r>
      </w:ins>
    </w:p>
    <w:p w14:paraId="07168652" w14:textId="5967DE52" w:rsidR="00D91266" w:rsidDel="0078168D" w:rsidRDefault="00000000">
      <w:pPr>
        <w:rPr>
          <w:del w:id="81" w:author="Candis Watts Smith" w:date="2025-04-12T12:56:00Z" w16du:dateUtc="2025-04-12T16:56:00Z"/>
        </w:rPr>
      </w:pPr>
      <w:del w:id="82" w:author="Candis Watts Smith" w:date="2025-04-12T12:56:00Z" w16du:dateUtc="2025-04-12T16:56:00Z">
        <w:r w:rsidDel="0078168D">
          <w:delText xml:space="preserve">While it seems obvious that, particularly for victims, this might go the other way, evidence that more abstracted, dehumanized stereotypes about carceral citizens (Vasiljevic and Viki 2014) generate harsher assessments of culpability (Levinson 2007, Levinson et al 2010, Donovan 2007, Israel-Trummel and Streeter 2021) and sentences (Rehavi and Starr 2014) suggests that information </w:delText>
        </w:r>
        <w:r w:rsidDel="0078168D">
          <w:rPr>
            <w:i/>
            <w:iCs/>
          </w:rPr>
          <w:delText>besides</w:delText>
        </w:r>
        <w:r w:rsidDel="0078168D">
          <w:delText xml:space="preserve"> conviction and crime about carceral citizens should have a countervailing humanizing effect (Uggen and Manza 2006).</w:delText>
        </w:r>
      </w:del>
    </w:p>
    <w:p w14:paraId="062BB5E9" w14:textId="77777777" w:rsidR="00D91266" w:rsidRDefault="00000000">
      <w:pPr>
        <w:pStyle w:val="Heading4"/>
      </w:pPr>
      <w:bookmarkStart w:id="83" w:name="Xba328f406981a4926f071c0cb33b187fcdfeb2b"/>
      <w:bookmarkEnd w:id="62"/>
      <w:r>
        <w:lastRenderedPageBreak/>
        <w:t>1.2.0.3 (H1C) Victimization Effects on Deservingness Perceptions</w:t>
      </w:r>
    </w:p>
    <w:p w14:paraId="09FB9C1B" w14:textId="58A50DE8" w:rsidR="0078168D" w:rsidRDefault="00000000" w:rsidP="0078168D">
      <w:pPr>
        <w:rPr>
          <w:ins w:id="84" w:author="Candis Watts Smith" w:date="2025-04-12T12:58:00Z" w16du:dateUtc="2025-04-12T16:58:00Z"/>
        </w:rPr>
      </w:pPr>
      <w:r>
        <w:t xml:space="preserve">While victimization might intuitively drive negative perceptions of carceral citizens, I suggest the relationship is more complex. </w:t>
      </w:r>
      <w:ins w:id="85" w:author="Candis Watts Smith" w:date="2025-04-12T12:58:00Z" w16du:dateUtc="2025-04-12T16:58:00Z">
        <w:r w:rsidR="0078168D">
          <w:t>Researchers provide evidence that more abstracted, dehumanized stereotypes about carceral citizens (Vasiljevic and Viki 2014) generate harsher assessments of culpability (Levinson 2007, Levinson et al 2010, Donovan 2007, Israel-Trummel and Streeter 2021) and sentences (</w:t>
        </w:r>
        <w:proofErr w:type="spellStart"/>
        <w:r w:rsidR="0078168D">
          <w:t>Rehavi</w:t>
        </w:r>
        <w:proofErr w:type="spellEnd"/>
        <w:r w:rsidR="0078168D">
          <w:t xml:space="preserve"> and Starr 2014) suggests that information </w:t>
        </w:r>
        <w:r w:rsidR="0078168D">
          <w:rPr>
            <w:i/>
            <w:iCs/>
          </w:rPr>
          <w:t>besides</w:t>
        </w:r>
        <w:r w:rsidR="0078168D">
          <w:t xml:space="preserve"> conviction and crime about carceral citizens should have a countervailing humanizing effect (</w:t>
        </w:r>
        <w:proofErr w:type="spellStart"/>
        <w:r w:rsidR="0078168D">
          <w:t>Uggen</w:t>
        </w:r>
        <w:proofErr w:type="spellEnd"/>
        <w:r w:rsidR="0078168D">
          <w:t xml:space="preserve"> and Manza 2006).</w:t>
        </w:r>
      </w:ins>
    </w:p>
    <w:p w14:paraId="52D96313" w14:textId="77777777" w:rsidR="0078168D" w:rsidRDefault="00000000">
      <w:pPr>
        <w:rPr>
          <w:ins w:id="86" w:author="Candis Watts Smith" w:date="2025-04-12T12:59:00Z" w16du:dateUtc="2025-04-12T16:59:00Z"/>
        </w:rPr>
      </w:pPr>
      <w:r>
        <w:t xml:space="preserve">There are clear reasons why victimization may generate undeserving perceptions: victimization is highly a salient experience that for many drives negative affect toward those who commit crimes (Ditton et al. 1999). Victims usually engage the criminal legal system because they believe their offender is deserving of punishment, and they are deserving of establishing a sense of safety and justice. Evidence that jurists who have experienced property crime are more likely to see defendents who committed that same crime as culpable and convict too may suggest an ungenerous reading of the CARIN criteria, and reluctance to offer carceral citizenss policy help (Culhane et al 2004). </w:t>
      </w:r>
    </w:p>
    <w:p w14:paraId="55EE4F02" w14:textId="1CF0898B" w:rsidR="00D91266" w:rsidRDefault="00000000">
      <w:r>
        <w:t xml:space="preserve">However, this logic assumes clear victim-offender boundaries and risks ignoring the broader social context in which violence occurs. And victims have few other options than engaging with the criminal legal system – including if they know their perpetrator personally or understand their perpetrator to be in need of help. And such overlap in contact is significant (Gebo 2019). Victims of violent crime are disproportionately part of communities most heavily policed and incarcerated, and most victims of violent crime know their offender (Bureau of Justice 2024). 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 (Wolff et al 2009). Thus, while for many victims the proximity and salience of a criminal may bolster </w:t>
      </w:r>
      <w:r>
        <w:lastRenderedPageBreak/>
        <w:t>negative social constructions and deservingness perceptions, it might also translate to more nuanced perceptions of culpability and a closer alignment of identity that moderates negative affect.</w:t>
      </w:r>
    </w:p>
    <w:p w14:paraId="3259F5BD" w14:textId="77777777" w:rsidR="00D91266" w:rsidRDefault="00000000">
      <w:r>
        <w:t>CW shorter:</w:t>
      </w:r>
    </w:p>
    <w:p w14:paraId="403530B9" w14:textId="77777777" w:rsidR="00D91266" w:rsidRDefault="00000000">
      <w:pPr>
        <w:numPr>
          <w:ilvl w:val="0"/>
          <w:numId w:val="4"/>
        </w:numPr>
      </w:pPr>
      <w:r>
        <w:t>But this logic assumes clear victim–offender boundaries and ignores the broader social context in which violence occurs. In fact, research consistently shows that many victims, especially in over-policed communities, are personally connected to the incarcerated, and that a large share of incarcerated people are themselves victims of past trauma or abuse (Jennings et al. 2012; Gebo 2019). These overlaps blur distinctions between “victims” and “offenders,” introducing opportunities for identification or empathy that may challenge dominant criminalizing constructions (Fresh 2024).</w:t>
      </w:r>
    </w:p>
    <w:p w14:paraId="539AF39C" w14:textId="77777777" w:rsidR="00D91266" w:rsidRDefault="00000000">
      <w:r>
        <w:t>Moreover, victims face restrictive, “sticky” social constructions – what Lens et al (2014) note generate negative feedbacks. While navigating narrow expectations of “appropriate” emotional responses in the criminal justice process – non-emotional victims risk disbelief while overly emotional victims face judgment – victims experience “secondary victimizations” that foment institutional distrust.</w:t>
      </w:r>
    </w:p>
    <w:p w14:paraId="7A808FAB" w14:textId="77777777" w:rsidR="00D91266" w:rsidRDefault="00000000">
      <w:r>
        <w:t>In this way, victims may come to share with incarcerated individuals not only carceral exposure, but also skepticism toward the system itself and its moral judgments about who is or isn’t deserving (Walker 2020; Anoll &amp; Israel-Trummel 2019). For some, this may produce more nuanced assessments of incarcerated people as victims of systemic injustice rather than mere perpetrators. For others, especially those who strongly identify with retributive justice or lack personal connection to offenders, deservingness perceptions may remain harsher. I therefore expect that:</w:t>
      </w:r>
    </w:p>
    <w:p w14:paraId="311497D2" w14:textId="77777777" w:rsidR="00D91266" w:rsidRDefault="00000000">
      <w:r>
        <w:rPr>
          <w:b/>
          <w:bCs/>
        </w:rPr>
        <w:t>(H1C)</w:t>
      </w:r>
      <w:r>
        <w:t xml:space="preserve"> </w:t>
      </w:r>
      <w:r>
        <w:rPr>
          <w:i/>
          <w:iCs/>
        </w:rPr>
        <w:t xml:space="preserve">Victims of violent crime may vary more </w:t>
      </w:r>
      <w:commentRangeStart w:id="87"/>
      <w:r>
        <w:rPr>
          <w:i/>
          <w:iCs/>
        </w:rPr>
        <w:t xml:space="preserve">than other impacted groups </w:t>
      </w:r>
      <w:commentRangeEnd w:id="87"/>
      <w:r w:rsidR="00E47412">
        <w:rPr>
          <w:rStyle w:val="CommentReference"/>
        </w:rPr>
        <w:commentReference w:id="87"/>
      </w:r>
      <w:r>
        <w:rPr>
          <w:i/>
          <w:iCs/>
        </w:rPr>
        <w:t xml:space="preserve">in their perceptions of incarcerated people’s deservingness, but on average, will still express more generous views than individuals with no direct </w:t>
      </w:r>
      <w:commentRangeStart w:id="88"/>
      <w:r>
        <w:rPr>
          <w:i/>
          <w:iCs/>
        </w:rPr>
        <w:t xml:space="preserve">or proximate </w:t>
      </w:r>
      <w:commentRangeEnd w:id="88"/>
      <w:r w:rsidR="00E47412">
        <w:rPr>
          <w:rStyle w:val="CommentReference"/>
        </w:rPr>
        <w:commentReference w:id="88"/>
      </w:r>
      <w:r>
        <w:rPr>
          <w:i/>
          <w:iCs/>
        </w:rPr>
        <w:t>contact with the carceral system.</w:t>
      </w:r>
    </w:p>
    <w:p w14:paraId="7E112123" w14:textId="77777777" w:rsidR="00D91266" w:rsidRDefault="00000000">
      <w:pPr>
        <w:pStyle w:val="Heading4"/>
      </w:pPr>
      <w:bookmarkStart w:id="89" w:name="h2-contact-on-policy-preferences"/>
      <w:bookmarkEnd w:id="83"/>
      <w:r>
        <w:lastRenderedPageBreak/>
        <w:t>1.2.0.4 (H2) Contact on Policy Preferences</w:t>
      </w:r>
    </w:p>
    <w:p w14:paraId="72313159" w14:textId="3F71AE1D" w:rsidR="00D91266" w:rsidRDefault="00000000">
      <w:r>
        <w:t xml:space="preserve">Social construction theory suggests that perceptions of target deservingness translate directly to policy preferences: groups constructed as undeserving receive punitive policy while deserving groups receive beneficial policy (Schneider and Ingram 1993). Applied to the carceral domain, this means that warmer perceptions of incarcerated people’s deservingness predict greater support for policies that help rather than punish them. Thus, deservingness acts as a </w:t>
      </w:r>
      <w:commentRangeStart w:id="90"/>
      <w:r>
        <w:t xml:space="preserve">mediating </w:t>
      </w:r>
      <w:commentRangeEnd w:id="90"/>
      <w:r w:rsidR="00E47412">
        <w:rPr>
          <w:rStyle w:val="CommentReference"/>
        </w:rPr>
        <w:commentReference w:id="90"/>
      </w:r>
      <w:r>
        <w:t>bridge between group perception and carceral policy support. I therefore hypothesize that:</w:t>
      </w:r>
    </w:p>
    <w:p w14:paraId="643F2A47" w14:textId="10FE8A48" w:rsidR="00D91266" w:rsidRDefault="00000000">
      <w:r>
        <w:rPr>
          <w:b/>
          <w:bCs/>
        </w:rPr>
        <w:t>(H2)</w:t>
      </w:r>
      <w:r>
        <w:t xml:space="preserve"> </w:t>
      </w:r>
      <w:ins w:id="91" w:author="Candis Watts Smith" w:date="2025-04-12T13:04:00Z" w16du:dateUtc="2025-04-12T17:04:00Z">
        <w:r w:rsidR="00E47412">
          <w:t>M</w:t>
        </w:r>
      </w:ins>
      <w:del w:id="92" w:author="Candis Watts Smith" w:date="2025-04-12T13:04:00Z" w16du:dateUtc="2025-04-12T17:04:00Z">
        <w:r w:rsidDel="00E47412">
          <w:delText>m</w:delText>
        </w:r>
      </w:del>
      <w:r>
        <w:t>ore generous perceptions of carceral citizens’ deservingness will predict greater support for assistance-oriented policies and reduced support for punitive policies.</w:t>
      </w:r>
    </w:p>
    <w:p w14:paraId="6645C4E0" w14:textId="77777777" w:rsidR="00D91266" w:rsidRDefault="00000000">
      <w:r>
        <w:t>However, evidence from SoRelle and Laws (2023) and others suggests the relationship between deservingness perceptions and policy support may not be straightforward in all contexts. The criminal legal domain may have unique dynamics where perceptions of groups and support for policies directed at them operate through different mechanisms.</w:t>
      </w:r>
    </w:p>
    <w:p w14:paraId="1D9EB279" w14:textId="77777777" w:rsidR="00D91266" w:rsidRDefault="00000000">
      <w:r>
        <w:t>While direct and proximal contact likely increase perceptions of deservingness (H1), there are reasons to expect additional direct effects on policy preferences.</w:t>
      </w:r>
    </w:p>
    <w:p w14:paraId="6C31916A" w14:textId="77777777" w:rsidR="00D91266" w:rsidRDefault="00000000">
      <w:pPr>
        <w:pStyle w:val="Heading4"/>
      </w:pPr>
      <w:bookmarkStart w:id="93" w:name="X22b90cc4687d6371e218c7e26a03e22989d7b95"/>
      <w:bookmarkEnd w:id="89"/>
      <w:commentRangeStart w:id="94"/>
      <w:r>
        <w:t>1.2.0.5 Direct and Proximal Contact Effects on Policy Preferences</w:t>
      </w:r>
    </w:p>
    <w:p w14:paraId="44A477F5" w14:textId="77777777" w:rsidR="00D91266" w:rsidRDefault="00000000">
      <w:r>
        <w:t>Policy feedback literature indicates that contact with the criminal legal system shapes not only perceptions of targets but also attitudes toward institutions and policies. Lerman and Weaver (2014) demonstrate that court, police, and prison encounters foster government distrust and altered civic identity. Walker (2020) shows how carceral citizens develop a sense of “systemic injustice” that shapes their policy views beyond simple in-group solidarity.</w:t>
      </w:r>
    </w:p>
    <w:p w14:paraId="749AD3C8" w14:textId="77777777" w:rsidR="00D91266" w:rsidRDefault="00000000">
      <w:r>
        <w:t>Similarly, proximal contact generates institutional feedback effects that may directly influence policy preferences. Anoll and Israel-Trummel (2019) find that neighborhood exposure to discriminatory policing generates perceptions of institutional illegitimacy that shape policy attitudes independent of perceptions about policed individuals.</w:t>
      </w:r>
    </w:p>
    <w:p w14:paraId="72BBA16E" w14:textId="77777777" w:rsidR="00D91266" w:rsidRDefault="00000000">
      <w:r>
        <w:lastRenderedPageBreak/>
        <w:t xml:space="preserve">These findings suggest that carceral contact may affect policy preferences through mechanisms beyond deservingness perceptions alone. I therefore hypothesize that </w:t>
      </w:r>
      <w:r>
        <w:rPr>
          <w:b/>
          <w:bCs/>
        </w:rPr>
        <w:t>(H4)</w:t>
      </w:r>
      <w:r>
        <w:t xml:space="preserve"> direct and proximate experiences with incarceration will lead to greater support for decarceral or assistance-oriented policies, even after controlling for deservingness perceptions.</w:t>
      </w:r>
      <w:commentRangeEnd w:id="94"/>
      <w:r w:rsidR="00E47412">
        <w:rPr>
          <w:rStyle w:val="CommentReference"/>
        </w:rPr>
        <w:commentReference w:id="94"/>
      </w:r>
    </w:p>
    <w:p w14:paraId="232CE9E1" w14:textId="77777777" w:rsidR="00D91266" w:rsidRDefault="00000000">
      <w:pPr>
        <w:pStyle w:val="Heading4"/>
      </w:pPr>
      <w:bookmarkStart w:id="95" w:name="victimization-and-policy-preferences"/>
      <w:bookmarkEnd w:id="93"/>
      <w:commentRangeStart w:id="96"/>
      <w:r>
        <w:t>1.2.0.6 Victimization and Policy Preferences</w:t>
      </w:r>
      <w:commentRangeEnd w:id="96"/>
      <w:r w:rsidR="00E47412">
        <w:rPr>
          <w:rStyle w:val="CommentReference"/>
          <w:rFonts w:ascii="Times New Roman" w:eastAsia="Times New Roman" w:hAnsi="Times New Roman" w:cs="Times New Roman"/>
          <w:i w:val="0"/>
          <w:iCs w:val="0"/>
          <w:color w:val="auto"/>
        </w:rPr>
        <w:commentReference w:id="96"/>
      </w:r>
    </w:p>
    <w:p w14:paraId="0D152C64" w14:textId="77777777" w:rsidR="00D91266" w:rsidRDefault="00000000">
      <w:r>
        <w:t>Similar complexity characterizes the relationship between victimization and policy preferences. While victims are often portrayed in public discourse as supporting punitive policies (Levine and Russell), research indicates victimization does not increase punitiveness (Kleck and Jackson 2016). Instead, victims appear more concerned with improved compensation (Shapland 1984) and addressing root causes of crime (ASJ 2024)</w:t>
      </w:r>
    </w:p>
    <w:p w14:paraId="0054AF08" w14:textId="77777777" w:rsidR="00D91266" w:rsidRDefault="00000000">
      <w:r>
        <w:t>The experiences of “expectancy violation” and secondary victimization documented by Lens et al. (2014) suggest victims may develop institutional skepticism that directly shapes their policy views beyond their perceptions of perpetrators. Victims who experience the criminal justice system as imposing restrictive narratives may develop policy preferences focused on systemic reform rather than individual punishment.</w:t>
      </w:r>
    </w:p>
    <w:p w14:paraId="4BCB69F2" w14:textId="77777777" w:rsidR="00D91266" w:rsidRDefault="00000000">
      <w:r>
        <w:t>Evidence that victimization increases political participation (Bateson 2012), including in resource-intensive community organizing, further suggests victims develop nuanced policy perspectives that may not align with simple punitive impulses. Therefore, I extend H4 to include victims, suggesting victimization experience will also predict greater support for assistance-oriented policies beyond what is explained by deservingness perceptions.</w:t>
      </w:r>
    </w:p>
    <w:p w14:paraId="55AC50EA" w14:textId="77777777" w:rsidR="00D91266" w:rsidRDefault="00000000">
      <w:pPr>
        <w:pStyle w:val="Heading4"/>
      </w:pPr>
      <w:bookmarkStart w:id="97" w:name="X1a148f55fe6a827e56428103c3c21df214e4f17"/>
      <w:bookmarkEnd w:id="95"/>
      <w:commentRangeStart w:id="98"/>
      <w:r>
        <w:t>1.2.0.7 (H3) Contact and Policy Support Beyond Deservingness</w:t>
      </w:r>
      <w:commentRangeEnd w:id="98"/>
      <w:r w:rsidR="00E47412">
        <w:rPr>
          <w:rStyle w:val="CommentReference"/>
          <w:rFonts w:ascii="Times New Roman" w:eastAsia="Times New Roman" w:hAnsi="Times New Roman" w:cs="Times New Roman"/>
          <w:i w:val="0"/>
          <w:iCs w:val="0"/>
          <w:color w:val="auto"/>
        </w:rPr>
        <w:commentReference w:id="98"/>
      </w:r>
    </w:p>
    <w:p w14:paraId="4EA90DBA" w14:textId="77777777" w:rsidR="00D91266" w:rsidRDefault="00000000">
      <w:r>
        <w:t xml:space="preserve">While deservingness perceptions are expected to mediate the relationship between criminal legal contact and policy attitudes, they may not account for all the ways in which experience with the system shapes public opinion. Policy feedback literature suggests that individuals develop political preferences not only based on how they perceive others, but also based on how they interpret their own treatment by the state. Experiences of incarceration, witnessing loved ones incarcerated, or navigating violence and procedural injustice may generate institutional distrust, </w:t>
      </w:r>
      <w:r>
        <w:lastRenderedPageBreak/>
        <w:t>civic alienation, or a sense of “systemic injustice” (Walker 2020; Lerman and Weaver 2014). These experiences may shape support for carceral policies independently of how deserving someone believes the targets are. Therefore, this hypothesis helps adjudicate between two possibilities: (1) contact affects policy views only through changes in perceived deservingness (a mediated relationship), or (2) contact exerts an independent effect on policy support—via identity, self-interest, or feedbacks about institutional legitimacy. I therefore hypothesize:</w:t>
      </w:r>
    </w:p>
    <w:p w14:paraId="468087EA" w14:textId="77777777" w:rsidR="00D91266" w:rsidRDefault="00000000">
      <w:r>
        <w:rPr>
          <w:b/>
          <w:bCs/>
        </w:rPr>
        <w:t>H3.</w:t>
      </w:r>
      <w:r>
        <w:t xml:space="preserve"> Direct and proximate experiences with incarceration and victimization will predict greater support for assistance-oriented or decarceral policies, even after accounting for perceived deservingness of incarcerated people.</w:t>
      </w:r>
    </w:p>
    <w:p w14:paraId="4BEAF2B3" w14:textId="030A0980" w:rsidR="00D91266" w:rsidDel="00E47412" w:rsidRDefault="00000000">
      <w:pPr>
        <w:pStyle w:val="Heading4"/>
        <w:rPr>
          <w:del w:id="99" w:author="Candis Watts Smith" w:date="2025-04-12T13:08:00Z" w16du:dateUtc="2025-04-12T17:08:00Z"/>
        </w:rPr>
      </w:pPr>
      <w:bookmarkStart w:id="100" w:name="summary"/>
      <w:bookmarkEnd w:id="97"/>
      <w:del w:id="101" w:author="Candis Watts Smith" w:date="2025-04-12T13:08:00Z" w16du:dateUtc="2025-04-12T17:08:00Z">
        <w:r w:rsidDel="00E47412">
          <w:delText>1.2.0.8 Summary</w:delText>
        </w:r>
      </w:del>
    </w:p>
    <w:p w14:paraId="0F6D9CF0" w14:textId="491B0CBC" w:rsidR="00D91266" w:rsidDel="00E47412" w:rsidRDefault="00000000">
      <w:pPr>
        <w:rPr>
          <w:del w:id="102" w:author="Candis Watts Smith" w:date="2025-04-12T13:08:00Z" w16du:dateUtc="2025-04-12T17:08:00Z"/>
        </w:rPr>
      </w:pPr>
      <w:del w:id="103" w:author="Candis Watts Smith" w:date="2025-04-12T13:08:00Z" w16du:dateUtc="2025-04-12T17:08:00Z">
        <w:r w:rsidDel="00E47412">
          <w:delText>This theoretical framework recognizes multiple pathways through which carceral contact may shape both deservingness perceptions and policy preferences. While the deservingness literature suggests a straightforward relationship (deservingness → policy preferences), policy feedback literature indicates contact creates institutional effects that may independently influence policy views. By examining both pathways simultaneously, this study contributes to our understanding of how direct experience with policy shapes political attitudes and preferences.</w:delText>
        </w:r>
      </w:del>
    </w:p>
    <w:p w14:paraId="7B2A69D7" w14:textId="4725D453" w:rsidR="00D91266" w:rsidDel="00E47412" w:rsidRDefault="00000000">
      <w:pPr>
        <w:pStyle w:val="Heading5"/>
        <w:rPr>
          <w:del w:id="104" w:author="Candis Watts Smith" w:date="2025-04-12T13:08:00Z" w16du:dateUtc="2025-04-12T17:08:00Z"/>
        </w:rPr>
      </w:pPr>
      <w:bookmarkStart w:id="105" w:name="Xe8a182d5ecce18ddb09c7baab24f01c83bb401d"/>
      <w:del w:id="106" w:author="Candis Watts Smith" w:date="2025-04-12T13:08:00Z" w16du:dateUtc="2025-04-12T17:08:00Z">
        <w:r w:rsidDel="00E47412">
          <w:delText>1.2.0.8.1 H1: Contact and Perceptions of Deservingness</w:delText>
        </w:r>
      </w:del>
    </w:p>
    <w:p w14:paraId="252B6853" w14:textId="6AC452C2" w:rsidR="00D91266" w:rsidDel="00E47412" w:rsidRDefault="00000000">
      <w:pPr>
        <w:rPr>
          <w:del w:id="107" w:author="Candis Watts Smith" w:date="2025-04-12T13:08:00Z" w16du:dateUtc="2025-04-12T17:08:00Z"/>
        </w:rPr>
      </w:pPr>
      <w:del w:id="108" w:author="Candis Watts Smith" w:date="2025-04-12T13:08:00Z" w16du:dateUtc="2025-04-12T17:08:00Z">
        <w:r w:rsidDel="00E47412">
          <w:rPr>
            <w:b/>
            <w:bCs/>
          </w:rPr>
          <w:delText>H1.</w:delText>
        </w:r>
        <w:r w:rsidDel="00E47412">
          <w:delText xml:space="preserve"> Individuals with direct or proximate experience with the criminal legal system will view incarcerated people as more deserving than those with no such contact.</w:delText>
        </w:r>
      </w:del>
    </w:p>
    <w:p w14:paraId="0D4DFE5D" w14:textId="3ED55395" w:rsidR="00D91266" w:rsidDel="00E47412" w:rsidRDefault="00000000">
      <w:pPr>
        <w:numPr>
          <w:ilvl w:val="0"/>
          <w:numId w:val="5"/>
        </w:numPr>
        <w:rPr>
          <w:del w:id="109" w:author="Candis Watts Smith" w:date="2025-04-12T13:08:00Z" w16du:dateUtc="2025-04-12T17:08:00Z"/>
        </w:rPr>
      </w:pPr>
      <w:del w:id="110" w:author="Candis Watts Smith" w:date="2025-04-12T13:08:00Z" w16du:dateUtc="2025-04-12T17:08:00Z">
        <w:r w:rsidDel="00E47412">
          <w:rPr>
            <w:b/>
            <w:bCs/>
          </w:rPr>
          <w:delText>H1a.</w:delText>
        </w:r>
        <w:r w:rsidDel="00E47412">
          <w:delText xml:space="preserve"> Respondents who know someone who has been incarcerated will express the most generous deservingness perceptions.</w:delText>
        </w:r>
      </w:del>
    </w:p>
    <w:p w14:paraId="0423F0D5" w14:textId="48EB5BA5" w:rsidR="00D91266" w:rsidDel="00E47412" w:rsidRDefault="00000000">
      <w:pPr>
        <w:numPr>
          <w:ilvl w:val="0"/>
          <w:numId w:val="5"/>
        </w:numPr>
        <w:rPr>
          <w:del w:id="111" w:author="Candis Watts Smith" w:date="2025-04-12T13:08:00Z" w16du:dateUtc="2025-04-12T17:08:00Z"/>
        </w:rPr>
      </w:pPr>
      <w:del w:id="112" w:author="Candis Watts Smith" w:date="2025-04-12T13:08:00Z" w16du:dateUtc="2025-04-12T17:08:00Z">
        <w:r w:rsidDel="00E47412">
          <w:rPr>
            <w:b/>
            <w:bCs/>
          </w:rPr>
          <w:delText>H1b.</w:delText>
        </w:r>
        <w:r w:rsidDel="00E47412">
          <w:delText xml:space="preserve"> Respondents who have been incarcerated themselves will also express generous perceptions, though personal experience may be accompanied by internalized stigma or efforts to self-differentiate.</w:delText>
        </w:r>
      </w:del>
    </w:p>
    <w:p w14:paraId="71DAD3F2" w14:textId="54E9A912" w:rsidR="00D91266" w:rsidDel="00E47412" w:rsidRDefault="00000000">
      <w:pPr>
        <w:numPr>
          <w:ilvl w:val="0"/>
          <w:numId w:val="5"/>
        </w:numPr>
        <w:rPr>
          <w:del w:id="113" w:author="Candis Watts Smith" w:date="2025-04-12T13:08:00Z" w16du:dateUtc="2025-04-12T17:08:00Z"/>
        </w:rPr>
      </w:pPr>
      <w:del w:id="114" w:author="Candis Watts Smith" w:date="2025-04-12T13:08:00Z" w16du:dateUtc="2025-04-12T17:08:00Z">
        <w:r w:rsidDel="00E47412">
          <w:rPr>
            <w:b/>
            <w:bCs/>
          </w:rPr>
          <w:lastRenderedPageBreak/>
          <w:delText>H1c.</w:delText>
        </w:r>
        <w:r w:rsidDel="00E47412">
          <w:delText xml:space="preserve"> Victims of violent crime may exhibit greater variability in their perceptions, holding more ambivalent views overall—but on average, will still report more generous deservingness perceptions than respondents with no contact.</w:delText>
        </w:r>
      </w:del>
    </w:p>
    <w:p w14:paraId="7301F06F" w14:textId="2452B0A5" w:rsidR="00D91266" w:rsidDel="00E47412" w:rsidRDefault="00000000">
      <w:pPr>
        <w:numPr>
          <w:ilvl w:val="0"/>
          <w:numId w:val="5"/>
        </w:numPr>
        <w:rPr>
          <w:del w:id="115" w:author="Candis Watts Smith" w:date="2025-04-12T13:08:00Z" w16du:dateUtc="2025-04-12T17:08:00Z"/>
        </w:rPr>
      </w:pPr>
      <w:del w:id="116" w:author="Candis Watts Smith" w:date="2025-04-12T13:08:00Z" w16du:dateUtc="2025-04-12T17:08:00Z">
        <w:r w:rsidDel="00E47412">
          <w:rPr>
            <w:b/>
            <w:bCs/>
          </w:rPr>
          <w:delText>H1d.</w:delText>
        </w:r>
        <w:r w:rsidDel="00E47412">
          <w:delText xml:space="preserve"> Respondents without any direct or proximate carceral contact—including those who know only victims—will express the least generous perceptions of incarcerated people’s deservingness, relying more heavily on dominant cultural and media constructions.</w:delText>
        </w:r>
      </w:del>
    </w:p>
    <w:p w14:paraId="2C71C664" w14:textId="77777777" w:rsidR="00D91266" w:rsidRDefault="00000000">
      <w:pPr>
        <w:pStyle w:val="Heading2"/>
      </w:pPr>
      <w:bookmarkStart w:id="117" w:name="data-and-methods"/>
      <w:bookmarkEnd w:id="46"/>
      <w:bookmarkEnd w:id="100"/>
      <w:bookmarkEnd w:id="105"/>
      <w:r>
        <w:t>1.3 Data and Methods</w:t>
      </w:r>
    </w:p>
    <w:p w14:paraId="23D4ABBE" w14:textId="77777777" w:rsidR="00D91266" w:rsidRDefault="00000000">
      <w:r>
        <w:t xml:space="preserve">I explore whether policy contact shapes people’s attitudes about deservingness and policy, and the how deservingness perceptions </w:t>
      </w:r>
      <w:r w:rsidRPr="00E47412">
        <w:rPr>
          <w:highlight w:val="yellow"/>
          <w:rPrChange w:id="118" w:author="Candis Watts Smith" w:date="2025-04-12T13:09:00Z" w16du:dateUtc="2025-04-12T17:09:00Z">
            <w:rPr/>
          </w:rPrChange>
        </w:rPr>
        <w:t>mediate</w:t>
      </w:r>
      <w:r>
        <w:t xml:space="preserve"> policy views, in a series of linear models using novel survey data collected in September 2024 by Smith, Bowman, and Mensik. The survey mimics the strengths of Kreitzer and Smith’s (2018) empirical mapping of power and deservingness constructions of 87 target populations, and makes important changes like relying on survey respondents recruited from Bovitz proprietary panel and reducing the number of groups individuals access to reduce issues of respondent fatigue.[^abc]</w:t>
      </w:r>
    </w:p>
    <w:p w14:paraId="30CD6174" w14:textId="77777777" w:rsidR="00D91266" w:rsidRDefault="00000000">
      <w:r>
        <w:t>The targets the US general population. 2,716 eligible participants were recruited to complete the 30-minute survey on the platform Forthright, and were paid 10 dollars. The sample is just under 51% women and 49% men, and leans more Democratic than the national average (39% versus 31%) but is equally Republican (25%).[^1] I apply exclusion restrictions for low response quality, failing to pass all three attention checks, and extreme outlier responses, and also create two response quality variables for robustness checks, resulting in a final sample of [2,286]. Sample details are in Table 1 of the appendix.</w:t>
      </w:r>
    </w:p>
    <w:p w14:paraId="52207947" w14:textId="77777777" w:rsidR="00D91266" w:rsidRDefault="00000000">
      <w:r>
        <w:rPr>
          <w:b/>
          <w:bCs/>
        </w:rPr>
        <w:t>Measuring Deservingness Perceptions, Contact, and Policy Views.</w:t>
      </w:r>
    </w:p>
    <w:p w14:paraId="42D98657" w14:textId="77777777" w:rsidR="00D91266" w:rsidRDefault="00000000">
      <w:r>
        <w:t xml:space="preserve">In this study, I investigate the correlation between criminal legal policy experience and perceptions of criminal legal target deservingness as well as views on criminal legal policy, and the extent to which deservingness perceptions mediate policy views. As such, my primary </w:t>
      </w:r>
      <w:r>
        <w:lastRenderedPageBreak/>
        <w:t>variables of interest concern deservingness ratings for target groups, “contact” with the criminal legal system, and policy views.</w:t>
      </w:r>
    </w:p>
    <w:p w14:paraId="2E038083" w14:textId="77777777" w:rsidR="00D91266" w:rsidRDefault="00000000">
      <w:r>
        <w:t xml:space="preserve">Perceptions of target deservingness are operationalized using 0-100 sliding scale ratings of “incarcerated people/prisoners.” After reading a short explanation of what deserving usually connotes (Figure # ), respondents rated the deservingness of a total of 65 groups. I standardize deservingness by taking difference between the score a respondent gives to a given group and the average score the respondent gave across all groups. </w:t>
      </w:r>
      <w:commentRangeStart w:id="119"/>
      <w:r>
        <w:t>I also normalize deservingness scores by calculating mean deservingness scores of incarcerated people for all respondents and subtract each respondent’s individual rating of incarcerated people from this mean to report whether incarcerated deservingness ratings are above or below average.</w:t>
      </w:r>
      <w:commentRangeEnd w:id="119"/>
      <w:r w:rsidR="00E47412">
        <w:rPr>
          <w:rStyle w:val="CommentReference"/>
        </w:rPr>
        <w:commentReference w:id="119"/>
      </w:r>
    </w:p>
    <w:p w14:paraId="5765F150" w14:textId="26334848" w:rsidR="00D91266" w:rsidRDefault="00000000">
      <w:r>
        <w:t>I argue a respondent’s experience with the criminal legal system affects perceptions of carceral citizens’ deservingness, it</w:t>
      </w:r>
      <w:del w:id="120" w:author="Candis Watts Smith" w:date="2025-04-12T13:12:00Z" w16du:dateUtc="2025-04-12T17:12:00Z">
        <w:r w:rsidDel="003D6E90">
          <w:delText>’</w:delText>
        </w:r>
      </w:del>
      <w:r>
        <w:t>s mediation of policy views</w:t>
      </w:r>
      <w:ins w:id="121" w:author="Candis Watts Smith" w:date="2025-04-12T13:13:00Z" w16du:dateUtc="2025-04-12T17:13:00Z">
        <w:r w:rsidR="003D6E90">
          <w:t xml:space="preserve"> (between what two variables?)</w:t>
        </w:r>
      </w:ins>
      <w:r>
        <w:t>, and those views directly. To measure policy contact and proximate contact, I ask respondents whether they or someone they know well have been “incarcerated in jail or prison,” and/or whether they and/or someone they now have “been a victim of violent crime.” I construct three binary indicators for the three contact types of interest, which represent respondents who have been incarcerated (1), know someone incarcerated (1), or have been victimized (1), with each including respondents who have also experienced other forms of contact</w:t>
      </w:r>
      <w:ins w:id="122" w:author="Candis Watts Smith" w:date="2025-04-12T13:14:00Z" w16du:dateUtc="2025-04-12T17:14:00Z">
        <w:r w:rsidR="003D6E90">
          <w:t xml:space="preserve"> (1?)</w:t>
        </w:r>
      </w:ins>
      <w:r>
        <w:t xml:space="preserve">, or not (0). </w:t>
      </w:r>
      <w:commentRangeStart w:id="123"/>
      <w:r>
        <w:t>Additionally, I construct a single “impact” dummy to capture all three impacted groups. I expect that respondents under report both victimization and incarceration because they are stigmatized experience</w:t>
      </w:r>
      <w:ins w:id="124" w:author="Candis Watts Smith" w:date="2025-04-12T13:15:00Z" w16du:dateUtc="2025-04-12T17:15:00Z">
        <w:r w:rsidR="003D6E90">
          <w:t>s</w:t>
        </w:r>
      </w:ins>
      <w:r>
        <w:t xml:space="preserve">, introducing </w:t>
      </w:r>
      <w:del w:id="125" w:author="Candis Watts Smith" w:date="2025-04-12T13:15:00Z" w16du:dateUtc="2025-04-12T17:15:00Z">
        <w:r w:rsidDel="003D6E90">
          <w:delText>random noise [</w:delText>
        </w:r>
      </w:del>
      <w:r>
        <w:t>under-estimates</w:t>
      </w:r>
      <w:ins w:id="126" w:author="Candis Watts Smith" w:date="2025-04-12T13:15:00Z" w16du:dateUtc="2025-04-12T17:15:00Z">
        <w:r w:rsidR="003D6E90">
          <w:t>.</w:t>
        </w:r>
      </w:ins>
      <w:del w:id="127" w:author="Candis Watts Smith" w:date="2025-04-12T13:15:00Z" w16du:dateUtc="2025-04-12T17:15:00Z">
        <w:r w:rsidDel="003D6E90">
          <w:delText>?? confounding?].</w:delText>
        </w:r>
      </w:del>
      <w:commentRangeEnd w:id="123"/>
      <w:r w:rsidR="00382CB2">
        <w:rPr>
          <w:rStyle w:val="CommentReference"/>
        </w:rPr>
        <w:commentReference w:id="123"/>
      </w:r>
    </w:p>
    <w:p w14:paraId="7CE76E17" w14:textId="77777777" w:rsidR="00D91266" w:rsidRDefault="00000000">
      <w:commentRangeStart w:id="128"/>
      <w:r>
        <w:t xml:space="preserve">In extended models, I create separate dummy variables for each possible combinations of contact, including knowing someone who has been victimized. </w:t>
      </w:r>
      <w:commentRangeEnd w:id="128"/>
      <w:r w:rsidR="00382CB2">
        <w:rPr>
          <w:rStyle w:val="CommentReference"/>
        </w:rPr>
        <w:commentReference w:id="128"/>
      </w:r>
      <w:r>
        <w:rPr>
          <w:i/>
          <w:iCs/>
        </w:rPr>
        <w:t>Table X presents the breakdown of respondent experiences</w:t>
      </w:r>
      <w:r>
        <w:t xml:space="preserve">. While my operationalization of victimization precludes the ability to ascertain whether the respondent interacted with the criminal legal system as a victim, weakening claims that changes reflect feedback effects, I argue that understanding feedback effects of the carceral state as a whole and distinctions in how people who have more ‘direct stakes’ in carceral policy differ in how they think about policy from those who do not requires accounting for overlapping burdens. This also enables me to control for countervailing effects of </w:t>
      </w:r>
      <w:r>
        <w:lastRenderedPageBreak/>
        <w:t>discrete experiences. Because knowing a victim of violent crime may have distinct effects, it is important to operationalize, although exploring those impacts are above the scope of this paper. [Would I discuss robustness checks here?].</w:t>
      </w:r>
    </w:p>
    <w:p w14:paraId="55775500" w14:textId="0364B52A" w:rsidR="00D91266" w:rsidRDefault="00000000">
      <w:pPr>
        <w:rPr>
          <w:ins w:id="129" w:author="Candis Watts Smith" w:date="2025-04-12T13:29:00Z" w16du:dateUtc="2025-04-12T17:29:00Z"/>
          <w:i/>
          <w:iCs/>
        </w:rPr>
      </w:pPr>
      <w:r>
        <w:t>Finally, to explore how contact shapes views on policy views and moderates deservingness’ mediation of policy views, I ask respondents their Likert-scale support/opposition to six items on criminal legal policy. Two items (support for the death penalty and for life without parole) are combined in a ‘prison</w:t>
      </w:r>
      <w:ins w:id="130" w:author="Candis Watts Smith" w:date="2025-04-12T13:28:00Z" w16du:dateUtc="2025-04-12T17:28:00Z">
        <w:r w:rsidR="00382CB2">
          <w:t xml:space="preserve"> </w:t>
        </w:r>
      </w:ins>
      <w:del w:id="131" w:author="Candis Watts Smith" w:date="2025-04-12T13:28:00Z" w16du:dateUtc="2025-04-12T17:28:00Z">
        <w:r w:rsidDel="00382CB2">
          <w:delText>_</w:delText>
        </w:r>
      </w:del>
      <w:r>
        <w:t>penalty’ support index, and the remainder which involve policy help (minimum wage pay requirements for incarcerated workers, voting rights restoration, etc) are combined in a ‘prison</w:t>
      </w:r>
      <w:ins w:id="132" w:author="Candis Watts Smith" w:date="2025-04-12T13:29:00Z" w16du:dateUtc="2025-04-12T17:29:00Z">
        <w:r w:rsidR="00382CB2">
          <w:t xml:space="preserve"> </w:t>
        </w:r>
      </w:ins>
      <w:del w:id="133" w:author="Candis Watts Smith" w:date="2025-04-12T13:29:00Z" w16du:dateUtc="2025-04-12T17:29:00Z">
        <w:r w:rsidDel="00382CB2">
          <w:delText>_</w:delText>
        </w:r>
      </w:del>
      <w:r>
        <w:t xml:space="preserve">help’ support index. </w:t>
      </w:r>
      <w:r>
        <w:rPr>
          <w:i/>
          <w:iCs/>
        </w:rPr>
        <w:t>Note: I don’t combine bc testing help vs penalizing.</w:t>
      </w:r>
    </w:p>
    <w:p w14:paraId="1DA7CE14" w14:textId="54721A15" w:rsidR="00382CB2" w:rsidRDefault="00382CB2">
      <w:ins w:id="134" w:author="Candis Watts Smith" w:date="2025-04-12T13:29:00Z" w16du:dateUtc="2025-04-12T17:29:00Z">
        <w:r>
          <w:rPr>
            <w:i/>
            <w:iCs/>
          </w:rPr>
          <w:t xml:space="preserve">(Depending on how you want to play it, you could align the </w:t>
        </w:r>
        <w:proofErr w:type="spellStart"/>
        <w:r>
          <w:rPr>
            <w:i/>
            <w:iCs/>
          </w:rPr>
          <w:t>likert</w:t>
        </w:r>
        <w:proofErr w:type="spellEnd"/>
        <w:r>
          <w:rPr>
            <w:i/>
            <w:iCs/>
          </w:rPr>
          <w:t>-scales so that higher scores</w:t>
        </w:r>
      </w:ins>
      <w:ins w:id="135" w:author="Candis Watts Smith" w:date="2025-04-12T13:30:00Z" w16du:dateUtc="2025-04-12T17:30:00Z">
        <w:r>
          <w:rPr>
            <w:i/>
            <w:iCs/>
          </w:rPr>
          <w:t xml:space="preserve"> are more penalizing and lower scores are less penalizing, then you could combine across all six items, for example, you would recode variables so that: </w:t>
        </w:r>
      </w:ins>
      <w:ins w:id="136" w:author="Candis Watts Smith" w:date="2025-04-12T13:31:00Z" w16du:dateUtc="2025-04-12T17:31:00Z">
        <w:r>
          <w:rPr>
            <w:i/>
            <w:iCs/>
          </w:rPr>
          <w:t>Low support for death penalty = 1, high support for DP= 5,  then high support for minimum wage = 1, low support for MW =</w:t>
        </w:r>
      </w:ins>
      <w:ins w:id="137" w:author="Candis Watts Smith" w:date="2025-04-12T13:32:00Z" w16du:dateUtc="2025-04-12T17:32:00Z">
        <w:r>
          <w:rPr>
            <w:i/>
            <w:iCs/>
          </w:rPr>
          <w:t xml:space="preserve"> 5. Then add to create a scale. People with a 2 </w:t>
        </w:r>
      </w:ins>
      <w:ins w:id="138" w:author="Candis Watts Smith" w:date="2025-04-12T13:33:00Z" w16du:dateUtc="2025-04-12T17:33:00Z">
        <w:r>
          <w:rPr>
            <w:i/>
            <w:iCs/>
          </w:rPr>
          <w:t>would be</w:t>
        </w:r>
      </w:ins>
      <w:ins w:id="139" w:author="Candis Watts Smith" w:date="2025-04-12T13:32:00Z" w16du:dateUtc="2025-04-12T17:32:00Z">
        <w:r>
          <w:rPr>
            <w:i/>
            <w:iCs/>
          </w:rPr>
          <w:t xml:space="preserve"> “generous” and people with a 10 would be “punitive.”</w:t>
        </w:r>
      </w:ins>
    </w:p>
    <w:p w14:paraId="5E04C960" w14:textId="77777777" w:rsidR="00D91266" w:rsidRDefault="00000000">
      <w:pPr>
        <w:pStyle w:val="Heading4"/>
      </w:pPr>
      <w:bookmarkStart w:id="140" w:name="other-factors-influencing-policy-views"/>
      <w:r>
        <w:t>1.3.0.1 Other Factors Influencing Policy Views</w:t>
      </w:r>
    </w:p>
    <w:p w14:paraId="16A44EFC" w14:textId="77777777" w:rsidR="00913F08" w:rsidRDefault="00000000">
      <w:pPr>
        <w:rPr>
          <w:ins w:id="141" w:author="Candis Watts Smith" w:date="2025-04-12T13:35:00Z" w16du:dateUtc="2025-04-12T17:35:00Z"/>
        </w:rPr>
      </w:pPr>
      <w:r>
        <w:t xml:space="preserve">I include </w:t>
      </w:r>
      <w:r>
        <w:rPr>
          <w:b/>
          <w:bCs/>
          <w:i/>
          <w:iCs/>
        </w:rPr>
        <w:t>x</w:t>
      </w:r>
      <w:r>
        <w:t xml:space="preserve"> standard additional controls, and </w:t>
      </w:r>
      <w:r>
        <w:rPr>
          <w:b/>
          <w:bCs/>
          <w:i/>
          <w:iCs/>
        </w:rPr>
        <w:t>y</w:t>
      </w:r>
      <w:r>
        <w:t xml:space="preserve"> unique controls to attend alternative explanations of perceptions of deservingness, policy views, and their relationship. First, Smith and Kreitzer (2024) show that while there are different levels of </w:t>
      </w:r>
      <w:ins w:id="142" w:author="Candis Watts Smith" w:date="2025-04-12T13:33:00Z" w16du:dateUtc="2025-04-12T17:33:00Z">
        <w:r w:rsidR="00913F08">
          <w:t xml:space="preserve">??? </w:t>
        </w:r>
      </w:ins>
      <w:r>
        <w:t xml:space="preserve">across and within partisan consensus around target group deservingness, partisanship strongly influences target social constructions. To control for party affiliation, respondents indicate whether they are Republican, Democrat, Independent, or ‘other party.’ I will dummy code party, using aggregate independent or other as my reference category, and a </w:t>
      </w:r>
      <w:commentRangeStart w:id="143"/>
      <w:r>
        <w:t xml:space="preserve">Republican dummy variable (1 for Republican, 0 for otherwise) and a Democrat dummy variable (1 for Democrat, 0 for otherwise). </w:t>
      </w:r>
      <w:commentRangeEnd w:id="143"/>
      <w:r w:rsidR="00913F08">
        <w:rPr>
          <w:rStyle w:val="CommentReference"/>
        </w:rPr>
        <w:commentReference w:id="143"/>
      </w:r>
      <w:r>
        <w:t xml:space="preserve">Such differences may be ideologically rooted. </w:t>
      </w:r>
    </w:p>
    <w:p w14:paraId="78AE42AF" w14:textId="68FB9587" w:rsidR="00D91266" w:rsidRDefault="00000000">
      <w:r>
        <w:t xml:space="preserve">To capture a broader picture of political ideology, respondents were asked a series of questions related to government funding, regulation, and taxation as indicators of economic conservatism. They were also asked whether they consider themselves “liberal, conservative, or somewhere in </w:t>
      </w:r>
      <w:r>
        <w:lastRenderedPageBreak/>
        <w:t>between” on questions of social policy, such as welfare, infrastructure, health care, education, and minority rights. I combine responses to these items into a standardized ideology scale ranging from 0 to 1, where higher values reflect more conservative orientations. Each item is first rescaled to a common 0–1 metric and then averaged to produce the composite score.[^ideo]</w:t>
      </w:r>
    </w:p>
    <w:p w14:paraId="50413978" w14:textId="09820C88" w:rsidR="00D91266" w:rsidRDefault="00000000">
      <w:r>
        <w:t>While Sniderman and Piazza (1993) contend Democrats’ punitiveness reflects ideological beliefs about personal responsibility and the rule of law, Chouhy and colleagues (2022) recently find evidence that Republican support opposition to policy help is a product of expressive punitiveness, where for Democrats, opposition is more strongly driven by “culture of control” impulses to think of citizenship desert in terms of merits (Miller and Alexander 2016). I can control for beliefs about the purpose of punishment using an interval ‘penal</w:t>
      </w:r>
      <w:ins w:id="144" w:author="Candis Watts Smith" w:date="2025-04-12T13:36:00Z" w16du:dateUtc="2025-04-12T17:36:00Z">
        <w:r w:rsidR="00913F08">
          <w:t xml:space="preserve"> </w:t>
        </w:r>
      </w:ins>
      <w:del w:id="145" w:author="Candis Watts Smith" w:date="2025-04-12T13:36:00Z" w16du:dateUtc="2025-04-12T17:36:00Z">
        <w:r w:rsidDel="00913F08">
          <w:delText>_</w:delText>
        </w:r>
      </w:del>
      <w:r>
        <w:t xml:space="preserve">point’ variable, with respondents’ views on whether the purpose of incarceration as to punish primarily, rehabilitate primarily, or somewhere in between, rescaled to a 0-1 metric from a </w:t>
      </w:r>
      <w:del w:id="146" w:author="Candis Watts Smith" w:date="2025-04-12T13:36:00Z" w16du:dateUtc="2025-04-12T17:36:00Z">
        <w:r w:rsidDel="00913F08">
          <w:delText>7 point</w:delText>
        </w:r>
      </w:del>
      <w:ins w:id="147" w:author="Candis Watts Smith" w:date="2025-04-12T13:36:00Z" w16du:dateUtc="2025-04-12T17:36:00Z">
        <w:r w:rsidR="00913F08">
          <w:t>7-point</w:t>
        </w:r>
      </w:ins>
      <w:r>
        <w:t xml:space="preserve"> scale. </w:t>
      </w:r>
      <w:commentRangeStart w:id="148"/>
      <w:r>
        <w:t xml:space="preserve">Because carceral contact could also moderate this view, it also used as an outcome variable. </w:t>
      </w:r>
      <w:r>
        <w:rPr>
          <w:i/>
          <w:iCs/>
        </w:rPr>
        <w:t>[Mediate?]</w:t>
      </w:r>
      <w:commentRangeEnd w:id="148"/>
      <w:r w:rsidR="00913F08">
        <w:rPr>
          <w:rStyle w:val="CommentReference"/>
        </w:rPr>
        <w:commentReference w:id="148"/>
      </w:r>
    </w:p>
    <w:p w14:paraId="7146A135" w14:textId="77777777" w:rsidR="00D91266" w:rsidRDefault="00000000">
      <w:r>
        <w:t xml:space="preserve">A broader “punitive” orientation may influence perceptions of what incarcerated people deserve. By this I mean that policy targets like incarcerated people may, for some, be implicitly constructed as being in need of help or intervention, socially transgressive, or unfamiliar or distant from mainsteam society. As such, deserving perceptions of incarcerated people may reflect broader attitudes towards these groups overall. Similarly, respondents may give these groups ratings that reflect “deserving of some inferred benefit,” where others groups, like “Athiests,” ratings may reflect a more generalized perception. </w:t>
      </w:r>
      <w:commentRangeStart w:id="149"/>
      <w:r>
        <w:t xml:space="preserve">To account for this general tendency, I construct a control variable based on respondents’ deservingness ratings of groups that are similarly framed in public discourse—such as welfare recipients, Medicaid and Medicare/SSN recipients, the unemployed, poor families, homeless individuals, and asylum seekers or refugees. </w:t>
      </w:r>
      <w:commentRangeEnd w:id="149"/>
      <w:r w:rsidR="00C036F3">
        <w:rPr>
          <w:rStyle w:val="CommentReference"/>
        </w:rPr>
        <w:commentReference w:id="149"/>
      </w:r>
      <w:r>
        <w:t xml:space="preserve">These ratings are standardized using the same within-respondent centering approach described above: for each respondent, I subtract their overall average deservingness rating (across all 65 groups) from their ratings of these selected groups, then average the centered scores to produce a composite measure of generalized deservingness toward marginalized populations. This variable also allows me to explore whether the effects of criminal legal contact </w:t>
      </w:r>
      <w:r>
        <w:lastRenderedPageBreak/>
        <w:t>are particular to criminal legal target deservingness, rather than groups constructed as needing help as a whole. [^robustness]</w:t>
      </w:r>
    </w:p>
    <w:p w14:paraId="3DA36EAE" w14:textId="77777777" w:rsidR="00D91266" w:rsidRDefault="00000000">
      <w:commentRangeStart w:id="150"/>
      <w:r>
        <w:t xml:space="preserve">Similarly, some respondents may be less supportive of policies that help such groups. I use standardized survey items on relevant policies to create a policy dispositional index, including support for Mediaid and unemployment assisstence, views on minimum wage and government support for the poor, and the agreement with the importance of accepting </w:t>
      </w:r>
      <w:proofErr w:type="gramStart"/>
      <w:r>
        <w:t>refugees.[</w:t>
      </w:r>
      <w:proofErr w:type="gramEnd"/>
      <w:r>
        <w:t>^</w:t>
      </w:r>
      <w:proofErr w:type="spellStart"/>
      <w:r>
        <w:t>help_policy</w:t>
      </w:r>
      <w:proofErr w:type="spellEnd"/>
      <w:r>
        <w:t>]</w:t>
      </w:r>
      <w:commentRangeEnd w:id="150"/>
      <w:r w:rsidR="00C036F3">
        <w:rPr>
          <w:rStyle w:val="CommentReference"/>
        </w:rPr>
        <w:commentReference w:id="150"/>
      </w:r>
    </w:p>
    <w:p w14:paraId="41D9EFCA" w14:textId="77777777" w:rsidR="00D91266" w:rsidRDefault="00000000">
      <w:r>
        <w:t xml:space="preserve">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 To control for racial attitudes, I construct a racial resentment scale combining items from the ANES “Kinder” battery and the FIRE scale. All items are coded such that higher values reflect greater racial resentment, with positively worded items (e.g., “White people have certain advantages…”) </w:t>
      </w:r>
      <w:commentRangeStart w:id="151"/>
      <w:r>
        <w:t xml:space="preserve">reverse-coded. </w:t>
      </w:r>
      <w:commentRangeEnd w:id="151"/>
      <w:r w:rsidR="00C036F3">
        <w:rPr>
          <w:rStyle w:val="CommentReference"/>
        </w:rPr>
        <w:commentReference w:id="151"/>
      </w:r>
      <w:r>
        <w:t>I rescale each item to a common range and average them to produce a continuous measure of racial resentment, which is included as a control in all models.</w:t>
      </w:r>
    </w:p>
    <w:p w14:paraId="60D0E568" w14:textId="77777777" w:rsidR="00D91266" w:rsidRDefault="00000000">
      <w:r>
        <w:t xml:space="preserve">Finally, I also control gender, level of education, and location.[^edlocgend] I control for gender with a binary variable where respondents who identified as genderqueer or ‘other’ (of which there were relatively few) will be randomly assigned to woman (0) and men (1). </w:t>
      </w:r>
      <w:commentRangeStart w:id="152"/>
      <w:r>
        <w:t>Location – using information on participants state and county, I will create an albeit overly simplified binary for urban (0) or not-urban (1).</w:t>
      </w:r>
      <w:commentRangeEnd w:id="152"/>
      <w:r w:rsidR="00C036F3">
        <w:rPr>
          <w:rStyle w:val="CommentReference"/>
        </w:rPr>
        <w:commentReference w:id="152"/>
      </w:r>
    </w:p>
    <w:p w14:paraId="48FDBC7E" w14:textId="77777777" w:rsidR="00D91266" w:rsidRDefault="00000000">
      <w:pPr>
        <w:pStyle w:val="Heading2"/>
      </w:pPr>
      <w:bookmarkStart w:id="153" w:name="analysis"/>
      <w:bookmarkEnd w:id="117"/>
      <w:bookmarkEnd w:id="140"/>
      <w:r>
        <w:t>1.4 Analysis</w:t>
      </w:r>
    </w:p>
    <w:p w14:paraId="49351553" w14:textId="77777777" w:rsidR="00D91266" w:rsidRDefault="00000000">
      <w:r>
        <w:t xml:space="preserve">TELL WHAT WILL TELL IN ANALYIS </w:t>
      </w:r>
      <w:commentRangeStart w:id="154"/>
      <w:r>
        <w:t>SECTION</w:t>
      </w:r>
      <w:commentRangeEnd w:id="154"/>
      <w:r w:rsidR="00C036F3">
        <w:rPr>
          <w:rStyle w:val="CommentReference"/>
        </w:rPr>
        <w:commentReference w:id="154"/>
      </w:r>
    </w:p>
    <w:p w14:paraId="147FEC0B" w14:textId="77777777" w:rsidR="00D91266" w:rsidRDefault="00000000">
      <w:r>
        <w:t xml:space="preserve">I use the above described data to test my three main hypotheses with a series of regression models, with standard errors clustered by participant’s randomization block (A, B, or C). To evaluate the effect of criminal legal contact on desesrvingness perceptions, I perform several additional regressions while controlling for attitudinal conditions and demographic and political </w:t>
      </w:r>
      <w:r>
        <w:lastRenderedPageBreak/>
        <w:t>factors. This sequence allows me to test robustness and interactive effects, while building toward full specifications.</w:t>
      </w:r>
    </w:p>
    <w:p w14:paraId="0A8F2223" w14:textId="77777777" w:rsidR="00D91266" w:rsidRDefault="00000000">
      <w:r>
        <w:t>NOTE: before the modeling, I will present descriptive summaries of:</w:t>
      </w:r>
    </w:p>
    <w:p w14:paraId="301D5EC6" w14:textId="77777777" w:rsidR="00D91266" w:rsidRDefault="00000000">
      <w:pPr>
        <w:numPr>
          <w:ilvl w:val="0"/>
          <w:numId w:val="6"/>
        </w:numPr>
      </w:pPr>
      <w:r>
        <w:t>Frequencies and overlaps among contact types</w:t>
      </w:r>
    </w:p>
    <w:p w14:paraId="71C9A566" w14:textId="77777777" w:rsidR="00D91266" w:rsidRDefault="00000000">
      <w:pPr>
        <w:numPr>
          <w:ilvl w:val="0"/>
          <w:numId w:val="6"/>
        </w:numPr>
      </w:pPr>
      <w:r>
        <w:t>Summary statistics for each deservingness and policy composites</w:t>
      </w:r>
    </w:p>
    <w:p w14:paraId="5FDB213B" w14:textId="77777777" w:rsidR="00D91266" w:rsidRDefault="00000000">
      <w:pPr>
        <w:numPr>
          <w:ilvl w:val="0"/>
          <w:numId w:val="6"/>
        </w:numPr>
      </w:pPr>
      <w:r>
        <w:t>Correlations between dispositional controls and core predictors</w:t>
      </w:r>
    </w:p>
    <w:p w14:paraId="7496B2EA" w14:textId="77777777" w:rsidR="00D91266" w:rsidRDefault="00000000">
      <w:r>
        <w:t>It is useful to begin by assessing broad patterns in perceptions of incarcerated people and support for criminal legal policies across impact groups. I anticipate that people who have experienced criminal legal contact will be more generous in their deservingness ratings of incarcerated people and more consistent in their support across policies that help them. To preview these patterns, Table Z presents the mean deservingness scoress (0-100 scale) of incarcerated people across four impact groups: those who have been incarcerated, those who know someone incarcerated, those who have experienced violent victimization, and those with no direct or proximate contact. I also include a fifth group—those who know victims—to examine the effects of victimization exposure alone.</w:t>
      </w:r>
    </w:p>
    <w:p w14:paraId="545ABD15" w14:textId="77777777" w:rsidR="00D91266" w:rsidRDefault="00000000">
      <w:r>
        <w:t>To address individual variation in baseline generosity, I report both raw scores and standardized scores. The standardization procedure centers each respondent’s rating of incarcerated people around their own average across all 65 groups, isolating their specific perception of this group. I additionally present normalized scores showing each rating’s distance from the sample-wide mean rating of incarcerated people.</w:t>
      </w:r>
    </w:p>
    <w:p w14:paraId="3814B50F" w14:textId="77777777" w:rsidR="00D91266" w:rsidRDefault="00000000">
      <w:r>
        <w:t>[Table Z: Mean deservingness ratings of incarcerated people by contact type]</w:t>
      </w:r>
    </w:p>
    <w:p w14:paraId="0D72BF8B" w14:textId="77777777" w:rsidR="00D91266" w:rsidRDefault="00000000">
      <w:r>
        <w:t xml:space="preserve">To explore policy opinion variation, </w:t>
      </w:r>
      <w:r>
        <w:rPr>
          <w:b/>
          <w:bCs/>
        </w:rPr>
        <w:t>Table X</w:t>
      </w:r>
      <w:r>
        <w:t xml:space="preserve"> shows mean levels of support for prison-assistance policies and other decarceral reforms across the same impact groups. Column A focuses on support for policies that directly assist incarcerated individuals (e.g., education, family support), while Column B reports strictly punitive policy (life without parole and the death penalty). These </w:t>
      </w:r>
      <w:r>
        <w:lastRenderedPageBreak/>
        <w:t>descriptive patterns offer a first look at the extent to which contact correlates with policy orientations.</w:t>
      </w:r>
    </w:p>
    <w:p w14:paraId="062AE8BA" w14:textId="77777777" w:rsidR="00D91266" w:rsidRDefault="00000000">
      <w:r>
        <w:t>[Table X: ]</w:t>
      </w:r>
    </w:p>
    <w:p w14:paraId="372EE802" w14:textId="77777777" w:rsidR="00D91266" w:rsidRDefault="00000000">
      <w:pPr>
        <w:pStyle w:val="Heading4"/>
      </w:pPr>
      <w:bookmarkStart w:id="155" w:name="modeling-approach"/>
      <w:r>
        <w:t>1.4.0.1 Modeling Approach</w:t>
      </w:r>
    </w:p>
    <w:p w14:paraId="1D8776A9" w14:textId="77777777" w:rsidR="00D91266" w:rsidRDefault="00000000">
      <w:r>
        <w:t>To formally evaluate my hypotheses, I fit a series of Ordinary Least Squares (OLS) models examining the relationship between impact experiences, deservingness perceptions, and policy support. Unless otherwise stated, all models include relevant demographic and attitudinal covariates, denoted in vector form as</w:t>
      </w:r>
    </w:p>
    <w:p w14:paraId="70DFF461" w14:textId="77777777" w:rsidR="00D91266" w:rsidRDefault="00000000">
      <m:oMathPara>
        <m:oMathParaPr>
          <m:jc m:val="center"/>
        </m:oMathParaPr>
        <m:oMath>
          <m:r>
            <w:rPr>
              <w:rFonts w:ascii="Cambria Math" w:hAnsi="Cambria Math"/>
            </w:rPr>
            <m:t>Xi</m:t>
          </m:r>
          <m:r>
            <m:rPr>
              <m:sty m:val="p"/>
            </m:rPr>
            <w:rPr>
              <w:rFonts w:ascii="Cambria Math" w:hAnsi="Cambria Math"/>
            </w:rPr>
            <m:t>'⋅</m:t>
          </m:r>
          <m:r>
            <w:rPr>
              <w:rFonts w:ascii="Cambria Math" w:hAnsi="Cambria Math"/>
            </w:rPr>
            <m:t>controls</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w:rPr>
              <w:rFonts w:ascii="Cambria Math" w:hAnsi="Cambria Math"/>
            </w:rPr>
            <m:t>Xi</m:t>
          </m:r>
          <m:r>
            <m:rPr>
              <m:sty m:val="p"/>
            </m:rPr>
            <w:rPr>
              <w:rFonts w:ascii="Cambria Math" w:hAnsi="Cambria Math"/>
            </w:rPr>
            <m:t>'</m:t>
          </m:r>
        </m:oMath>
      </m:oMathPara>
    </w:p>
    <w:p w14:paraId="5AAF15E9" w14:textId="77777777" w:rsidR="00D91266" w:rsidRDefault="00000000">
      <w:r>
        <w:t xml:space="preserve">​⋅controls, and standard errors are clustered by respondent (if applicable). In all models, </w:t>
      </w:r>
      <m:oMath>
        <m:r>
          <w:rPr>
            <w:rFonts w:ascii="Cambria Math" w:hAnsi="Cambria Math"/>
          </w:rPr>
          <m:t>i</m:t>
        </m:r>
      </m:oMath>
      <w:r>
        <w:t xml:space="preserve"> indexes individual respondents, and </w:t>
      </w:r>
      <m:oMath>
        <m:sSub>
          <m:sSubPr>
            <m:ctrlPr>
              <w:rPr>
                <w:rFonts w:ascii="Cambria Math" w:hAnsi="Cambria Math"/>
              </w:rPr>
            </m:ctrlPr>
          </m:sSubPr>
          <m:e>
            <m:r>
              <m:rPr>
                <m:nor/>
              </m:rPr>
              <m:t>impact</m:t>
            </m:r>
          </m:e>
          <m:sub>
            <m:r>
              <w:rPr>
                <w:rFonts w:ascii="Cambria Math" w:hAnsi="Cambria Math"/>
              </w:rPr>
              <m:t>i</m:t>
            </m:r>
          </m:sub>
        </m:sSub>
      </m:oMath>
      <w:r>
        <w:t xml:space="preserve"> captures impacted versus nonimpacted [FIX]. I interpret coefficients of interest using two-tailed hypothesis tests at the </w:t>
      </w:r>
      <m:oMath>
        <m:r>
          <w:rPr>
            <w:rFonts w:ascii="Cambria Math" w:hAnsi="Cambria Math"/>
          </w:rPr>
          <m:t>α</m:t>
        </m:r>
        <m:r>
          <m:rPr>
            <m:sty m:val="p"/>
          </m:rPr>
          <w:rPr>
            <w:rFonts w:ascii="Cambria Math" w:hAnsi="Cambria Math"/>
          </w:rPr>
          <m:t>=</m:t>
        </m:r>
        <m:r>
          <w:rPr>
            <w:rFonts w:ascii="Cambria Math" w:hAnsi="Cambria Math"/>
          </w:rPr>
          <m:t>0.05</m:t>
        </m:r>
      </m:oMath>
      <w:r>
        <w:t xml:space="preserve"> level. I report 95% confidence intervals and standard errors throughout.</w:t>
      </w:r>
    </w:p>
    <w:p w14:paraId="09E88269" w14:textId="77777777" w:rsidR="00D91266" w:rsidRDefault="00000000">
      <w:pPr>
        <w:pStyle w:val="Heading5"/>
      </w:pPr>
      <w:bookmarkStart w:id="156" w:name="deservingness-models"/>
      <w:r>
        <w:t>1.4.0.1.1 Deservingness Models</w:t>
      </w:r>
    </w:p>
    <w:p w14:paraId="37DFA5CD" w14:textId="77777777" w:rsidR="00D91266" w:rsidRDefault="00000000">
      <w:r>
        <w:t xml:space="preserve">My first main hypothesis, </w:t>
      </w:r>
      <w:r>
        <w:rPr>
          <w:b/>
          <w:bCs/>
        </w:rPr>
        <w:t>H1</w:t>
      </w:r>
      <w:r>
        <w:t xml:space="preserve"> predicts that individuals with direct or proximate experiences with the criminal legal system (e.g., incarceration, knowing someone incarcerated, or victimization) will perceive incarcerated people as more deserving. I begin by estimating whether average deservingness scores differ across impact groups using one-way ANOVA. Where the omnibus test is significant, I conduct </w:t>
      </w:r>
      <w:r>
        <w:rPr>
          <w:b/>
          <w:bCs/>
        </w:rPr>
        <w:t>Tukey’s HSD</w:t>
      </w:r>
      <w:r>
        <w:t xml:space="preserve"> post-hoc comparisons to identify specific group differences. I test this prediction by regressing deservingness scores for incarcerated people on impact status, controlling for demographic and attitudinal factors. Specifically, I estimate:</w:t>
      </w:r>
    </w:p>
    <w:p w14:paraId="19E87108" w14:textId="77777777" w:rsidR="00D91266"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0545054B" w14:textId="77777777" w:rsidR="00D91266" w:rsidRDefault="00000000">
      <w:r>
        <w:t xml:space="preserve">Where the key coefficient of interest is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which estimates the average difference in deservingness perception between those with and without carceral contact, holding other </w:t>
      </w:r>
      <w:r>
        <w:lastRenderedPageBreak/>
        <w:t xml:space="preserve">covariates constant. A positive and significant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would support my hypothesis (H1) that contact is associated with more generous evaluations of incarcerated people.</w:t>
      </w:r>
    </w:p>
    <w:p w14:paraId="43E8C95D" w14:textId="77777777" w:rsidR="00D91266" w:rsidRDefault="00000000">
      <w:r>
        <w:t xml:space="preserve">To assess how robust the effect of contact is to different control strategies, I use a stepwise modeling approach. First, I estimate a baseline model including only demographic predictors (e.g., race, gender, education). I then add attitudinal variables—such as political ideology and racial resentment—to examine whether the observed relationship between contact and deservingness is confounded by prior beliefs or predispositions. Stability of the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coefficient across models would increase confidence in a direct association between contact and deservingness. Finally, I explore heterogeneity in the relationship between impact and deservingness by interacting impact with theoretically salient, or potentially explanatory, variables:</w:t>
      </w:r>
    </w:p>
    <w:p w14:paraId="5481DAB0" w14:textId="77777777" w:rsidR="00D91266"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race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education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urban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m:rPr>
                  <m:nor/>
                </m:rPr>
                <m:t>party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m:rPr>
                  <m:nor/>
                </m:rPr>
                <m:t>racialresentment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m:rPr>
                  <m:nor/>
                </m:rPr>
                <m:t>policydisposition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race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14AF6CFA" w14:textId="77777777" w:rsidR="00D91266" w:rsidRDefault="00000000">
      <w:r>
        <w:t xml:space="preserve">If contact reduces deservingness more strongly among liberals than conservatives, for instance, the interaction term </w:t>
      </w:r>
      <m:oMath>
        <m:sSub>
          <m:sSubPr>
            <m:ctrlPr>
              <w:rPr>
                <w:rFonts w:ascii="Cambria Math" w:hAnsi="Cambria Math"/>
              </w:rPr>
            </m:ctrlPr>
          </m:sSubPr>
          <m:e>
            <m:r>
              <w:rPr>
                <w:rFonts w:ascii="Cambria Math" w:hAnsi="Cambria Math"/>
              </w:rPr>
              <m:t>β</m:t>
            </m:r>
          </m:e>
          <m:sub>
            <m:r>
              <w:rPr>
                <w:rFonts w:ascii="Cambria Math" w:hAnsi="Cambria Math"/>
              </w:rPr>
              <m:t>11</m:t>
            </m:r>
          </m:sub>
        </m:sSub>
      </m:oMath>
      <w:r>
        <w:t xml:space="preserve">​ for impact × ideology should be positive (i.e., a stronger effect of contact for more liberal respondents). Similarly, </w:t>
      </w:r>
      <m:oMath>
        <m:sSub>
          <m:sSubPr>
            <m:ctrlPr>
              <w:rPr>
                <w:rFonts w:ascii="Cambria Math" w:hAnsi="Cambria Math"/>
              </w:rPr>
            </m:ctrlPr>
          </m:sSubPr>
          <m:e>
            <m:r>
              <w:rPr>
                <w:rFonts w:ascii="Cambria Math" w:hAnsi="Cambria Math"/>
              </w:rPr>
              <m:t>β</m:t>
            </m:r>
          </m:e>
          <m:sub>
            <m:r>
              <w:rPr>
                <w:rFonts w:ascii="Cambria Math" w:hAnsi="Cambria Math"/>
              </w:rPr>
              <m:t>12</m:t>
            </m:r>
          </m:sub>
        </m:sSub>
      </m:oMath>
      <w:r>
        <w:t>​ captures whether the relationship between contact and deservingness differs across racial groups, which may reflect distinct lived experiences or differential beliefs about the justice system. A significant interaction term would suggest conditional effects—i.e., that contact does not uniformly affect all individuals’ attitudes.</w:t>
      </w:r>
    </w:p>
    <w:p w14:paraId="28F480E6" w14:textId="77777777" w:rsidR="00D91266" w:rsidRDefault="00000000">
      <w:r>
        <w:t>To I distinguish among types of contact (H1A-H1D), I estimate separate models in which the impact variable is disaggregated into binary indicators for each type (e.g., been incarcerated, knows someone incarcerated, victim of violent crime). This allows me to test which forms of contact are associated with more generous perceptions, and whether the effects differ in magnitude or direction.</w:t>
      </w:r>
    </w:p>
    <w:p w14:paraId="4701B55F" w14:textId="77777777" w:rsidR="00D91266"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incarc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knowincarc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vict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controls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2797D1BC" w14:textId="77777777" w:rsidR="00D91266" w:rsidRDefault="00000000">
      <w:r>
        <w:t>My second core hypothesis (</w:t>
      </w:r>
      <w:r>
        <w:rPr>
          <w:b/>
          <w:bCs/>
        </w:rPr>
        <w:t>H2)</w:t>
      </w:r>
      <w:r>
        <w:t xml:space="preserve"> is greater perceptions of deservingness will correspond to greater support for offering policy help to carceral citizens. I explore this relation by first looking at whether deservingness mediates carceral policy experience. Specifically, I regress the effects of deservingness on policy help</w:t>
      </w:r>
    </w:p>
    <w:p w14:paraId="0655D312" w14:textId="77777777" w:rsidR="00D91266"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258F0EBD" w14:textId="77777777" w:rsidR="00D91266" w:rsidRDefault="00000000">
      <w:r>
        <w:t>and on punative policy</w:t>
      </w:r>
    </w:p>
    <w:p w14:paraId="7C354126" w14:textId="77777777" w:rsidR="00D91266"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22113C80" w14:textId="77777777" w:rsidR="00D91266" w:rsidRDefault="00000000">
      <w:r>
        <w:t xml:space="preserve">In each model,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association between having contact and support for decarceral or assistance-oriented policies, net of perceived deservingness and other controls.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estimates the association between deservingness perceptions and policy support, helping test the hypothesis that more generous evaluations of incarcerated people correspond to greater willingness to extend policy help (H2). A positive and significant $\beta_2$​ would support the idea that deservingness mediates support for reform. Evidence that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remains significant after including deservingness would suggest that contact shapes policy views through additional channels—such as affective identification, knowledge, or group solidarity (H3).</w:t>
      </w:r>
    </w:p>
    <w:p w14:paraId="0A4AD158" w14:textId="77777777" w:rsidR="00D91266" w:rsidRDefault="00000000">
      <w:r>
        <w:t>I assess mediation using the mediation package in R, estimating average indirect effects and confidence intervals via bootstrapping. I futher explore this relationship by testing for moderating effects of contact on the relationship between deservingness and policy views.</w:t>
      </w:r>
    </w:p>
    <w:p w14:paraId="734DE473" w14:textId="77777777" w:rsidR="00D91266"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0E41F48F" w14:textId="77777777" w:rsidR="00D91266"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134FD144" w14:textId="77777777" w:rsidR="00D91266" w:rsidRDefault="00000000">
      <w:r>
        <w:lastRenderedPageBreak/>
        <w:t>I test this prediction by modeling the relationship between policy help and contact, after accounting for attitudinal and demographic controls using OLS:</w:t>
      </w:r>
    </w:p>
    <w:p w14:paraId="781BE3D5" w14:textId="77777777" w:rsidR="00D91266"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prisonhelp</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6100632E" w14:textId="77777777" w:rsidR="00D91266"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prisonpen</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66E9BED7" w14:textId="77777777" w:rsidR="00D91266" w:rsidRDefault="00000000">
      <w:r>
        <w:t>I model criminal legal contact’s effect on other forms of policy help by regressing aggregated attitudes towards those policies on impact.</w:t>
      </w:r>
    </w:p>
    <w:p w14:paraId="304B23DC" w14:textId="77777777" w:rsidR="00D91266"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polorientation</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B7C06" w14:textId="77777777" w:rsidR="00D91266" w:rsidRDefault="00000000">
      <w:r>
        <w:t>–</w:t>
      </w:r>
    </w:p>
    <w:p w14:paraId="46C1C87F" w14:textId="77777777" w:rsidR="00D91266" w:rsidRDefault="00000000">
      <w:r>
        <w:t xml:space="preserve">In addition to this relationship, I suggest </w:t>
      </w:r>
      <w:r>
        <w:rPr>
          <w:b/>
          <w:bCs/>
        </w:rPr>
        <w:t>(H3)</w:t>
      </w:r>
      <w:r>
        <w:t xml:space="preserve"> that people’s experiences with prison policy and of victimization will influence approaches to criminal legal policy even after controlling for deservingness. Here, I first regress both policy attitudes on impact, controlling for both deservingness ratings of carceral citizens and broader policy help orientation:</w:t>
      </w:r>
    </w:p>
    <w:p w14:paraId="13359392" w14:textId="77777777" w:rsidR="00D91266"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096AFCF1" w14:textId="77777777" w:rsidR="00D91266"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6876662A" w14:textId="77777777" w:rsidR="00D91266" w:rsidRDefault="00000000">
      <w:r>
        <w:t>To evaluate (</w:t>
      </w:r>
      <w:r>
        <w:rPr>
          <w:b/>
          <w:bCs/>
        </w:rPr>
        <w:t>H3A</w:t>
      </w:r>
      <w:r>
        <w:t xml:space="preserve">) my expectation that policy contact will generate more </w:t>
      </w:r>
      <w:r>
        <w:rPr>
          <w:i/>
          <w:iCs/>
        </w:rPr>
        <w:t>consistsent</w:t>
      </w:r>
      <w:r>
        <w:t xml:space="preserve"> support for offering policy help to carceral citizens, I conduct an additional analysis focusing on response consistency. First, I calculate the variance of each respondent’s responses across all six help-oriented policy questions (with higher values indicating less consistent responses). I then use this variance measure as the dependent variable in a regression model with the same predictors as my main policy analysis.</w:t>
      </w:r>
    </w:p>
    <w:p w14:paraId="213A5770" w14:textId="77777777" w:rsidR="00D91266" w:rsidRDefault="00000000">
      <m:oMathPara>
        <m:oMathParaPr>
          <m:jc m:val="center"/>
        </m:oMathParaPr>
        <m:oMath>
          <m:sSub>
            <m:sSubPr>
              <m:ctrlPr>
                <w:rPr>
                  <w:rFonts w:ascii="Cambria Math" w:hAnsi="Cambria Math"/>
                </w:rPr>
              </m:ctrlPr>
            </m:sSubPr>
            <m:e>
              <m:r>
                <m:rPr>
                  <m:nor/>
                </m:rPr>
                <m:t>variance_help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6393908" w14:textId="77777777" w:rsidR="00D91266" w:rsidRDefault="00000000">
      <w:r>
        <w:lastRenderedPageBreak/>
        <w:t>To confirm these findings with an alternative measure of consistency, I also calculate the standard deviation of each person’s responses across the already standardized help policy items. This provides a normalized measure of response dispersion:</w:t>
      </w:r>
    </w:p>
    <w:p w14:paraId="6C4DBD79" w14:textId="77777777" w:rsidR="00D91266" w:rsidRDefault="00000000">
      <m:oMathPara>
        <m:oMathParaPr>
          <m:jc m:val="center"/>
        </m:oMathParaPr>
        <m:oMath>
          <m:sSub>
            <m:sSubPr>
              <m:ctrlPr>
                <w:rPr>
                  <w:rFonts w:ascii="Cambria Math" w:hAnsi="Cambria Math"/>
                </w:rPr>
              </m:ctrlPr>
            </m:sSubPr>
            <m:e>
              <m:r>
                <m:rPr>
                  <m:nor/>
                </m:rPr>
                <m:t>sd_help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7D6AB56D" w14:textId="77777777" w:rsidR="00D91266" w:rsidRDefault="00000000">
      <w:r>
        <w:t xml:space="preserve">I expect that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will be negative in both models, indicating that individuals with direct or proximate experiences with incarceration (impact =1) show more consistent support across different decarceral policies, even after controlling for deservingness attitudes and other demographic factors. This would support my hypothesis that personal connection leads to more coherent or unconditional policy preferences, rather than simply higher average support.</w:t>
      </w:r>
    </w:p>
    <w:p w14:paraId="01BF1B26" w14:textId="77777777" w:rsidR="00D91266" w:rsidRDefault="00000000">
      <w:r>
        <w:t>Because aggregate measures may obscure underlying variation, I fit an ordinal logistic mixed effects model predicting policy support, with random intercepts for respondents. The model includes fixed effects for policy experience (impact), deservingness perceptions, attitudinal and remaining controls:</w:t>
      </w:r>
    </w:p>
    <w:p w14:paraId="1B8140B9" w14:textId="77777777" w:rsidR="00D91266" w:rsidRDefault="00000000">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logit</m:t>
                </m:r>
                <m:d>
                  <m:dPr>
                    <m:ctrlPr>
                      <w:rPr>
                        <w:rFonts w:ascii="Cambria Math" w:hAnsi="Cambria Math"/>
                      </w:rPr>
                    </m:ctrlPr>
                  </m:dPr>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w:rPr>
                            <w:rFonts w:ascii="Cambria Math" w:hAnsi="Cambria Math"/>
                          </w:rPr>
                          <m:t>k</m:t>
                        </m:r>
                      </m:e>
                    </m:d>
                  </m:e>
                </m:d>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e>
                </m:d>
              </m:e>
            </m:mr>
          </m:m>
        </m:oMath>
      </m:oMathPara>
    </w:p>
    <w:p w14:paraId="489CAA5D" w14:textId="77777777" w:rsidR="00D91266" w:rsidRDefault="00000000">
      <w:r>
        <w:t xml:space="preserve">Here,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estimates the average effect of contact on policy preferences;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captures how much perceived deservingness of incarcerated people influences policy support; and </w:t>
      </w:r>
      <m:oMath>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reflects policy help attitudes. The term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β</m:t>
        </m:r>
      </m:oMath>
      <w:r>
        <w:t xml:space="preserve"> represents control covariates, while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allows for respondent-specific baseline support levels. This enables me to model individual-level responses across all policy items simultaneously, and assess both the average effect of experience on policy support (through the fixed effect coefficient) and the consistency of support across policies (through the random effects variance).</w:t>
      </w:r>
    </w:p>
    <w:p w14:paraId="3D408242" w14:textId="77777777" w:rsidR="00D91266" w:rsidRDefault="00000000">
      <w:r>
        <w:rPr>
          <w:b/>
          <w:bCs/>
        </w:rPr>
        <w:t>Alternative hypotheses &amp; robustness checks</w:t>
      </w:r>
    </w:p>
    <w:p w14:paraId="6ED1FAF6" w14:textId="77777777" w:rsidR="00D91266" w:rsidRDefault="00000000">
      <w:r>
        <w:rPr>
          <w:b/>
          <w:bCs/>
        </w:rPr>
        <w:t>Alternative: Contact Predicts Punitiveness?</w:t>
      </w:r>
    </w:p>
    <w:p w14:paraId="0895992B" w14:textId="77777777" w:rsidR="00D91266"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6E21CC60" w14:textId="77777777" w:rsidR="00D91266" w:rsidRDefault="00000000">
      <w:r>
        <w:rPr>
          <w:b/>
          <w:bCs/>
        </w:rPr>
        <w:lastRenderedPageBreak/>
        <w:t>Alternative Deservingness Predicts Punitiveness</w:t>
      </w:r>
    </w:p>
    <w:p w14:paraId="21AA8333" w14:textId="77777777" w:rsidR="00D91266"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25780CD4" w14:textId="77777777" w:rsidR="00D91266" w:rsidRDefault="00000000">
      <w:r>
        <w:t>To assess heterogeneity by contact type, I re-estimate the above models using individual dummy variables for each form of impact (e.g., been incarcerated, known someone, victim of crime). In exploratory models, I restrict the sample to respondents who report only one form of contact to reduce overlap and isolate effects.</w:t>
      </w:r>
    </w:p>
    <w:p w14:paraId="0990D791" w14:textId="77777777" w:rsidR="00D91266" w:rsidRDefault="00000000">
      <w:r>
        <w:t>Should I include the full model somewhere (tweaking):</w:t>
      </w:r>
    </w:p>
    <w:p w14:paraId="14AA9225" w14:textId="77777777" w:rsidR="00D91266" w:rsidRDefault="00000000">
      <m:oMathPara>
        <m:oMathParaPr>
          <m:jc m:val="center"/>
        </m:oMathParaPr>
        <m:oMath>
          <m:sSub>
            <m:sSubPr>
              <m:ctrlPr>
                <w:rPr>
                  <w:rFonts w:ascii="Cambria Math" w:hAnsi="Cambria Math"/>
                </w:rPr>
              </m:ctrlPr>
            </m:sSubPr>
            <m:e>
              <m:r>
                <m:rPr>
                  <m:nor/>
                </m:rPr>
                <m:t>prisoner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Incarcerated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KnowIncarcerated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Victim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Republican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Democrat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m:rPr>
                  <m:nor/>
                </m:rPr>
                <m:t>Punitive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m:rPr>
                  <m:nor/>
                </m:rPr>
                <m:t>PenalPunitiveness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nor/>
                </m:rPr>
                <m:t>DeservingHelpGroups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m:rPr>
                  <m:nor/>
                </m:rPr>
                <m:t>PolicyDisposition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m:rPr>
                  <m:nor/>
                </m:rPr>
                <m:t>Black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m:rPr>
                  <m:nor/>
                </m:rPr>
                <m:t>Hispanic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13</m:t>
              </m:r>
            </m:sub>
          </m:sSub>
          <m:r>
            <m:rPr>
              <m:sty m:val="p"/>
            </m:rPr>
            <w:rPr>
              <w:rFonts w:ascii="Cambria Math" w:hAnsi="Cambria Math"/>
            </w:rPr>
            <m:t>⋅</m:t>
          </m:r>
          <m:sSub>
            <m:sSubPr>
              <m:ctrlPr>
                <w:rPr>
                  <w:rFonts w:ascii="Cambria Math" w:hAnsi="Cambria Math"/>
                </w:rPr>
              </m:ctrlPr>
            </m:sSubPr>
            <m:e>
              <m:r>
                <m:rPr>
                  <m:nor/>
                </m:rPr>
                <m:t>OtherRace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14</m:t>
              </m:r>
            </m:sub>
          </m:sSub>
          <m:r>
            <m:rPr>
              <m:sty m:val="p"/>
            </m:rPr>
            <w:rPr>
              <w:rFonts w:ascii="Cambria Math" w:hAnsi="Cambria Math"/>
            </w:rPr>
            <m:t>⋅</m:t>
          </m:r>
          <m:sSub>
            <m:sSubPr>
              <m:ctrlPr>
                <w:rPr>
                  <w:rFonts w:ascii="Cambria Math" w:hAnsi="Cambria Math"/>
                </w:rPr>
              </m:ctrlPr>
            </m:sSubPr>
            <m:e>
              <m:r>
                <m:rPr>
                  <m:nor/>
                </m:rPr>
                <m:t>RacialResentment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15</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16</m:t>
              </m:r>
            </m:sub>
          </m:sSub>
          <m:r>
            <m:rPr>
              <m:sty m:val="p"/>
            </m:rPr>
            <w:rPr>
              <w:rFonts w:ascii="Cambria Math" w:hAnsi="Cambria Math"/>
            </w:rPr>
            <m:t>⋅</m:t>
          </m:r>
          <m:sSub>
            <m:sSubPr>
              <m:ctrlPr>
                <w:rPr>
                  <w:rFonts w:ascii="Cambria Math" w:hAnsi="Cambria Math"/>
                </w:rPr>
              </m:ctrlPr>
            </m:sSubPr>
            <m:e>
              <m:r>
                <m:rPr>
                  <m:nor/>
                </m:rPr>
                <m:t>Urban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6EB55F51" w14:textId="77777777" w:rsidR="00D91266" w:rsidRDefault="0003651E">
      <w:r>
        <w:rPr>
          <w:noProof/>
        </w:rPr>
        <w:pict w14:anchorId="686F1FA5">
          <v:rect id="_x0000_i1025" alt="" style="width:468pt;height:.05pt;mso-width-percent:0;mso-height-percent:0;mso-width-percent:0;mso-height-percent:0" o:hralign="center" o:hrstd="t" o:hr="t"/>
        </w:pict>
      </w:r>
    </w:p>
    <w:p w14:paraId="3F16AA60" w14:textId="77777777" w:rsidR="00D91266" w:rsidRDefault="00000000">
      <w:pPr>
        <w:pStyle w:val="Heading1"/>
      </w:pPr>
      <w:bookmarkStart w:id="157" w:name="implications"/>
      <w:bookmarkEnd w:id="0"/>
      <w:bookmarkEnd w:id="153"/>
      <w:bookmarkEnd w:id="155"/>
      <w:bookmarkEnd w:id="156"/>
      <w:r>
        <w:t>2. Implications</w:t>
      </w:r>
    </w:p>
    <w:p w14:paraId="6392F9C4" w14:textId="77777777" w:rsidR="00D91266" w:rsidRDefault="00000000">
      <w:r>
        <w:t>. . .</w:t>
      </w:r>
    </w:p>
    <w:p w14:paraId="1884CCB1" w14:textId="77777777" w:rsidR="00D91266" w:rsidRDefault="00000000">
      <w:r>
        <w:t>[^abc] Explain sorting into ABC. Survey participants were randomly assorded into three sections (A, B, and C). All respondents saw the same 45 (</w:t>
      </w:r>
      <w:r>
        <w:rPr>
          <w:i/>
          <w:iCs/>
        </w:rPr>
        <w:t>double check)</w:t>
      </w:r>
      <w:r>
        <w:t xml:space="preserve"> groups. Each section then reviewed an additional (20) unique groups.</w:t>
      </w:r>
    </w:p>
    <w:p w14:paraId="39AD58C6" w14:textId="77777777" w:rsidR="00D91266" w:rsidRDefault="00000000">
      <w:r>
        <w:t>[^1] The underrepresentation of Republicans may have a minimizing effect.</w:t>
      </w:r>
    </w:p>
    <w:p w14:paraId="4A337FCB" w14:textId="77777777" w:rsidR="00D91266" w:rsidRDefault="00000000">
      <w:r>
        <w:t xml:space="preserve">[^ideo] Research consistently shows that political conservativism is associated with stronger support for punitive policy, and also stronger and more frequent support for guilty verdicts and harsher sentencing recommendations as well as harsher prison conditions (Green 2012, Pyo 2024, Hansen and Navarro 2024). These may refllect beliefs in personal culpability, expressive </w:t>
      </w:r>
      <w:r>
        <w:lastRenderedPageBreak/>
        <w:t>retributive justifications for punishment, and value commitments to law and order that are often fundamental to conservative ideology (Burton et al 2020, Mancici et al 2021, Wilson et al 2015).</w:t>
      </w:r>
    </w:p>
    <w:p w14:paraId="34BA5CBF" w14:textId="77777777" w:rsidR="00D91266" w:rsidRDefault="00000000">
      <w:r>
        <w:t>[^robustness] To reduce potential ordering effects and context bias, the survey randomized the presentation of (1) deservingness target groups, (2) the order of major survey sections, and (3) the assignment of additional deservingness targets beyond a shared core set. Specifically, all respondents rated a common set of groups—including “incarcerated people,” “criminals,” and “incarcerated women”—while a subset of respondents were randomized into seeing additional groups such as “incarcerated parents,” “sex offenders,” or “formerly incarcerated individuals.” Respondents also completed survey modules in varied order (e.g., deservingness, policy preferences, and ideology), and the ordering of target groups within the deservingness battery was fully randomized.</w:t>
      </w:r>
    </w:p>
    <w:p w14:paraId="6C84E898" w14:textId="77777777" w:rsidR="00D91266" w:rsidRDefault="00000000">
      <w:r>
        <w:t>To assess whether results are sensitive to these randomized elements, I conducted a series of robustness checks. First, I tested whether the </w:t>
      </w:r>
      <w:r>
        <w:rPr>
          <w:i/>
          <w:iCs/>
        </w:rPr>
        <w:t>position</w:t>
      </w:r>
      <w:r>
        <w:t> of a group within the list influenced its average rating. Regressing deservingness scores on group order (with respondent-level controls) revealed no significant trends, suggesting minimal fatigue or anchoring effects. Second, I examined whether the order of survey modules affected the relationship between key predictors (e.g., deservingness or ideology) and outcomes. These models revealed no systematic variation in effect sizes or significance based on presentation order. Finally, I re-estimated core models separately within each randomized assignment block (e.g., those who rated “sex offenders” vs. “incarcerated parents”). Results were substantively consistent across groups, indicating that exposure to additional deservingness targets did not meaningfully alter the relationship between perceptions of incarcerated people and policy attitudes.</w:t>
      </w:r>
    </w:p>
    <w:p w14:paraId="41DC0DEC" w14:textId="77777777" w:rsidR="00D91266" w:rsidRDefault="00000000">
      <w:r>
        <w:t>Taken together, these checks help determine whether findings are robust to random variation in the presentation and structure of the survey. Full regression tables for all robustness checks are available in the appendix (Tables A#–A#).</w:t>
      </w:r>
    </w:p>
    <w:p w14:paraId="320EF692" w14:textId="77777777" w:rsidR="00D91266" w:rsidRDefault="00000000">
      <w:r>
        <w:t>[^help_policy] go through policies here</w:t>
      </w:r>
    </w:p>
    <w:p w14:paraId="0315FEBB" w14:textId="77777777" w:rsidR="00D91266" w:rsidRDefault="00000000">
      <w:r>
        <w:t>[^edlocgend] explain why ed and rural/urban is important here.</w:t>
      </w:r>
    </w:p>
    <w:p w14:paraId="7DDA0E8B" w14:textId="77777777" w:rsidR="00D91266" w:rsidRDefault="00000000">
      <w:pPr>
        <w:pStyle w:val="Heading1"/>
      </w:pPr>
      <w:bookmarkStart w:id="158" w:name="references"/>
      <w:bookmarkEnd w:id="157"/>
      <w:r>
        <w:lastRenderedPageBreak/>
        <w:t>3. References</w:t>
      </w:r>
    </w:p>
    <w:p w14:paraId="316CD6B2" w14:textId="77777777" w:rsidR="00D91266" w:rsidRDefault="00000000">
      <w:pPr>
        <w:pStyle w:val="Heading2"/>
      </w:pPr>
      <w:bookmarkStart w:id="159" w:name="appendix"/>
      <w:r>
        <w:t>3.1 Appendix</w:t>
      </w:r>
      <w:bookmarkEnd w:id="158"/>
      <w:bookmarkEnd w:id="159"/>
    </w:p>
    <w:sectPr w:rsidR="00D91266" w:rsidSect="00B30532">
      <w:footerReference w:type="even"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ndis Watts Smith" w:date="2025-04-12T10:48:00Z" w:initials="CS">
    <w:p w14:paraId="3A068238" w14:textId="77777777" w:rsidR="00876022" w:rsidRDefault="00876022" w:rsidP="00876022">
      <w:r>
        <w:rPr>
          <w:rStyle w:val="CommentReference"/>
        </w:rPr>
        <w:annotationRef/>
      </w:r>
      <w:r>
        <w:rPr>
          <w:color w:val="000000"/>
          <w:sz w:val="20"/>
          <w:szCs w:val="20"/>
        </w:rPr>
        <w:t>Is this a a significant year? It was 25 years ago. Why are you telling us this?</w:t>
      </w:r>
    </w:p>
  </w:comment>
  <w:comment w:id="13" w:author="Candis Watts Smith" w:date="2025-04-12T10:55:00Z" w:initials="CS">
    <w:p w14:paraId="1E9DB878" w14:textId="77777777" w:rsidR="00876022" w:rsidRDefault="00876022" w:rsidP="00876022">
      <w:r>
        <w:rPr>
          <w:rStyle w:val="CommentReference"/>
        </w:rPr>
        <w:annotationRef/>
      </w:r>
      <w:r>
        <w:rPr>
          <w:color w:val="000000"/>
          <w:sz w:val="20"/>
          <w:szCs w:val="20"/>
        </w:rPr>
        <w:t>This is not clarifying.</w:t>
      </w:r>
    </w:p>
  </w:comment>
  <w:comment w:id="15" w:author="Candis Watts Smith" w:date="2025-04-12T10:57:00Z" w:initials="CS">
    <w:p w14:paraId="1599193B" w14:textId="77777777" w:rsidR="00876022" w:rsidRDefault="00876022" w:rsidP="00876022">
      <w:r>
        <w:rPr>
          <w:rStyle w:val="CommentReference"/>
        </w:rPr>
        <w:annotationRef/>
      </w:r>
      <w:r>
        <w:rPr>
          <w:color w:val="000000"/>
          <w:sz w:val="20"/>
          <w:szCs w:val="20"/>
        </w:rPr>
        <w:t>SCOTP is not rooted in welfare provision focus. Deservingness lit, may be more so.</w:t>
      </w:r>
    </w:p>
  </w:comment>
  <w:comment w:id="16" w:author="Candis Watts Smith" w:date="2025-04-12T10:57:00Z" w:initials="CS">
    <w:p w14:paraId="663A8653" w14:textId="77777777" w:rsidR="00876022" w:rsidRDefault="00876022" w:rsidP="00876022">
      <w:r>
        <w:rPr>
          <w:rStyle w:val="CommentReference"/>
        </w:rPr>
        <w:annotationRef/>
      </w:r>
      <w:r>
        <w:rPr>
          <w:color w:val="000000"/>
          <w:sz w:val="20"/>
          <w:szCs w:val="20"/>
        </w:rPr>
        <w:t>This means something very particular. Did you mean to use this word?</w:t>
      </w:r>
    </w:p>
  </w:comment>
  <w:comment w:id="36" w:author="Candis Watts Smith" w:date="2025-04-12T12:16:00Z" w:initials="CS">
    <w:p w14:paraId="0F9235D0" w14:textId="77777777" w:rsidR="008772C2" w:rsidRDefault="008772C2" w:rsidP="008772C2">
      <w:r>
        <w:rPr>
          <w:rStyle w:val="CommentReference"/>
        </w:rPr>
        <w:annotationRef/>
      </w:r>
      <w:r>
        <w:rPr>
          <w:color w:val="000000"/>
          <w:sz w:val="20"/>
          <w:szCs w:val="20"/>
        </w:rPr>
        <w:t>???</w:t>
      </w:r>
    </w:p>
  </w:comment>
  <w:comment w:id="42" w:author="Candis Watts Smith" w:date="2025-04-12T12:24:00Z" w:initials="CS">
    <w:p w14:paraId="2093E29A" w14:textId="77777777" w:rsidR="008772C2" w:rsidRDefault="008772C2" w:rsidP="008772C2">
      <w:r>
        <w:rPr>
          <w:rStyle w:val="CommentReference"/>
        </w:rPr>
        <w:annotationRef/>
      </w:r>
      <w:r>
        <w:rPr>
          <w:color w:val="000000"/>
          <w:sz w:val="20"/>
          <w:szCs w:val="20"/>
        </w:rPr>
        <w:t>Are victims direct or proximal to the criminal legal system?</w:t>
      </w:r>
    </w:p>
  </w:comment>
  <w:comment w:id="43" w:author="Candis Watts Smith" w:date="2025-04-12T12:26:00Z" w:initials="CS">
    <w:p w14:paraId="2F8CEDB7" w14:textId="77777777" w:rsidR="008772C2" w:rsidRDefault="008772C2" w:rsidP="008772C2">
      <w:r>
        <w:rPr>
          <w:rStyle w:val="CommentReference"/>
        </w:rPr>
        <w:annotationRef/>
      </w:r>
      <w:r>
        <w:rPr>
          <w:color w:val="000000"/>
          <w:sz w:val="20"/>
          <w:szCs w:val="20"/>
        </w:rPr>
        <w:t>Does this paragraph belong to the section below, about victims?</w:t>
      </w:r>
    </w:p>
  </w:comment>
  <w:comment w:id="44" w:author="Candis Watts Smith" w:date="2025-04-12T12:25:00Z" w:initials="CS">
    <w:p w14:paraId="019DB74C" w14:textId="4E5B55B3" w:rsidR="008772C2" w:rsidRDefault="008772C2" w:rsidP="008772C2">
      <w:r>
        <w:rPr>
          <w:rStyle w:val="CommentReference"/>
        </w:rPr>
        <w:annotationRef/>
      </w:r>
      <w:r>
        <w:rPr>
          <w:color w:val="000000"/>
          <w:sz w:val="20"/>
          <w:szCs w:val="20"/>
        </w:rPr>
        <w:t>Does this paragraph and the next belong in the “proximal” section above?</w:t>
      </w:r>
    </w:p>
  </w:comment>
  <w:comment w:id="52" w:author="Candis Watts Smith" w:date="2025-04-12T12:33:00Z" w:initials="CS">
    <w:p w14:paraId="19313A48" w14:textId="77777777" w:rsidR="008C4617" w:rsidRDefault="008C4617" w:rsidP="008C4617">
      <w:r>
        <w:rPr>
          <w:rStyle w:val="CommentReference"/>
        </w:rPr>
        <w:annotationRef/>
      </w:r>
      <w:r>
        <w:rPr>
          <w:color w:val="000000"/>
          <w:sz w:val="20"/>
          <w:szCs w:val="20"/>
        </w:rPr>
        <w:t>You may want to hedge a little here because you do not measure the CARIN dimensions. You can theorize why a person might give a different assessment, but you don’t want to indicate that you’ve measured CARIN, specifically.</w:t>
      </w:r>
    </w:p>
  </w:comment>
  <w:comment w:id="53" w:author="Kristina Mensik" w:date="2025-04-13T15:26:00Z" w:initials="KM">
    <w:p w14:paraId="1ED92848" w14:textId="77777777" w:rsidR="00D25707" w:rsidRDefault="00D25707" w:rsidP="00D25707">
      <w:r>
        <w:rPr>
          <w:rStyle w:val="CommentReference"/>
        </w:rPr>
        <w:annotationRef/>
      </w:r>
      <w:r>
        <w:rPr>
          <w:color w:val="000000"/>
          <w:sz w:val="20"/>
          <w:szCs w:val="20"/>
        </w:rPr>
        <w:t>Totally, makes sense</w:t>
      </w:r>
    </w:p>
  </w:comment>
  <w:comment w:id="57" w:author="Candis Watts Smith" w:date="2025-04-12T12:36:00Z" w:initials="CS">
    <w:p w14:paraId="4F23A832" w14:textId="3E96D86F" w:rsidR="008C4617" w:rsidRDefault="008C4617" w:rsidP="008C4617">
      <w:r>
        <w:rPr>
          <w:rStyle w:val="CommentReference"/>
        </w:rPr>
        <w:annotationRef/>
      </w:r>
      <w:r>
        <w:rPr>
          <w:color w:val="000000"/>
          <w:sz w:val="20"/>
          <w:szCs w:val="20"/>
        </w:rPr>
        <w:t>There’s probably a good citation or two that shows how stereotypes are challenged. I would find one or two and cite them here.</w:t>
      </w:r>
    </w:p>
  </w:comment>
  <w:comment w:id="87" w:author="Candis Watts Smith" w:date="2025-04-12T13:02:00Z" w:initials="CWS">
    <w:p w14:paraId="39B2ED99" w14:textId="77777777" w:rsidR="00E47412" w:rsidRDefault="00E47412" w:rsidP="00E47412">
      <w:r>
        <w:rPr>
          <w:rStyle w:val="CommentReference"/>
        </w:rPr>
        <w:annotationRef/>
      </w:r>
      <w:r>
        <w:rPr>
          <w:color w:val="000000"/>
          <w:sz w:val="20"/>
          <w:szCs w:val="20"/>
        </w:rPr>
        <w:t>How will you measure variance?</w:t>
      </w:r>
    </w:p>
  </w:comment>
  <w:comment w:id="88" w:author="Candis Watts Smith" w:date="2025-04-12T13:02:00Z" w:initials="CWS">
    <w:p w14:paraId="6D4795D3" w14:textId="77777777" w:rsidR="00E47412" w:rsidRDefault="00E47412" w:rsidP="00E47412">
      <w:r>
        <w:rPr>
          <w:rStyle w:val="CommentReference"/>
        </w:rPr>
        <w:annotationRef/>
      </w:r>
      <w:r>
        <w:rPr>
          <w:color w:val="000000"/>
          <w:sz w:val="20"/>
          <w:szCs w:val="20"/>
        </w:rPr>
        <w:t>More than a family member of an incarcerated person?</w:t>
      </w:r>
    </w:p>
  </w:comment>
  <w:comment w:id="90" w:author="Candis Watts Smith" w:date="2025-04-12T13:04:00Z" w:initials="CWS">
    <w:p w14:paraId="2BED70B5" w14:textId="77777777" w:rsidR="00E47412" w:rsidRDefault="00E47412" w:rsidP="00E47412">
      <w:r>
        <w:rPr>
          <w:rStyle w:val="CommentReference"/>
        </w:rPr>
        <w:annotationRef/>
      </w:r>
      <w:r>
        <w:rPr>
          <w:color w:val="000000"/>
          <w:sz w:val="20"/>
          <w:szCs w:val="20"/>
        </w:rPr>
        <w:t>Again, make sure you want to use this word. Do you plan on doing on a mediation analysis?</w:t>
      </w:r>
    </w:p>
  </w:comment>
  <w:comment w:id="94" w:author="Candis Watts Smith" w:date="2025-04-12T13:06:00Z" w:initials="CWS">
    <w:p w14:paraId="5C7E2432" w14:textId="77777777" w:rsidR="00E47412" w:rsidRDefault="00E47412" w:rsidP="00E47412">
      <w:r>
        <w:rPr>
          <w:rStyle w:val="CommentReference"/>
        </w:rPr>
        <w:annotationRef/>
      </w:r>
      <w:r>
        <w:rPr>
          <w:color w:val="000000"/>
          <w:sz w:val="20"/>
          <w:szCs w:val="20"/>
        </w:rPr>
        <w:t>No. This was not one of your original questions. The original question was SUPER clear. Nix this and anything that comes with it. Besides, this section is repetitive.</w:t>
      </w:r>
    </w:p>
  </w:comment>
  <w:comment w:id="96" w:author="Candis Watts Smith" w:date="2025-04-12T13:07:00Z" w:initials="CWS">
    <w:p w14:paraId="235347F7" w14:textId="77777777" w:rsidR="00E47412" w:rsidRDefault="00E47412" w:rsidP="00E47412">
      <w:r>
        <w:rPr>
          <w:rStyle w:val="CommentReference"/>
        </w:rPr>
        <w:annotationRef/>
      </w:r>
      <w:r>
        <w:rPr>
          <w:color w:val="000000"/>
          <w:sz w:val="20"/>
          <w:szCs w:val="20"/>
        </w:rPr>
        <w:t xml:space="preserve">Nope. Same comment as above. </w:t>
      </w:r>
    </w:p>
    <w:p w14:paraId="4CFC8953" w14:textId="77777777" w:rsidR="00E47412" w:rsidRDefault="00E47412" w:rsidP="00E47412"/>
    <w:p w14:paraId="5CB9473B" w14:textId="77777777" w:rsidR="00E47412" w:rsidRDefault="00E47412" w:rsidP="00E47412">
      <w:r>
        <w:rPr>
          <w:color w:val="000000"/>
          <w:sz w:val="20"/>
          <w:szCs w:val="20"/>
        </w:rPr>
        <w:t>If you want to use “victimization” as a control, fine. But you do not need a hypothesis or a test for this. Nix this.</w:t>
      </w:r>
    </w:p>
  </w:comment>
  <w:comment w:id="98" w:author="Candis Watts Smith" w:date="2025-04-12T13:08:00Z" w:initials="CWS">
    <w:p w14:paraId="2BAA604D" w14:textId="77777777" w:rsidR="00E47412" w:rsidRDefault="00E47412" w:rsidP="00E47412">
      <w:r>
        <w:rPr>
          <w:rStyle w:val="CommentReference"/>
        </w:rPr>
        <w:annotationRef/>
      </w:r>
      <w:r>
        <w:rPr>
          <w:color w:val="000000"/>
          <w:sz w:val="20"/>
          <w:szCs w:val="20"/>
        </w:rPr>
        <w:t>Same</w:t>
      </w:r>
    </w:p>
  </w:comment>
  <w:comment w:id="119" w:author="Candis Watts Smith" w:date="2025-04-12T13:11:00Z" w:initials="CWS">
    <w:p w14:paraId="17CEC2F9" w14:textId="77777777" w:rsidR="003D6E90" w:rsidRDefault="00E47412" w:rsidP="003D6E90">
      <w:r>
        <w:rPr>
          <w:rStyle w:val="CommentReference"/>
        </w:rPr>
        <w:annotationRef/>
      </w:r>
      <w:r w:rsidR="003D6E90">
        <w:rPr>
          <w:sz w:val="20"/>
          <w:szCs w:val="20"/>
        </w:rPr>
        <w:t xml:space="preserve">That’s not how we standardized. </w:t>
      </w:r>
      <w:r w:rsidR="003D6E90">
        <w:rPr>
          <w:sz w:val="20"/>
          <w:szCs w:val="20"/>
        </w:rPr>
        <w:cr/>
      </w:r>
      <w:r w:rsidR="003D6E90">
        <w:rPr>
          <w:sz w:val="20"/>
          <w:szCs w:val="20"/>
        </w:rPr>
        <w:cr/>
        <w:t xml:space="preserve">Some people are just nice (and give everyone high scores—some people are mean), so what we did was learned each respondents’ average (across all of the groups they evaluated), then subtracted the item we cared about from that respondent mean. </w:t>
      </w:r>
    </w:p>
    <w:p w14:paraId="721A7E74" w14:textId="77777777" w:rsidR="003D6E90" w:rsidRDefault="003D6E90" w:rsidP="003D6E90"/>
    <w:p w14:paraId="090D313A" w14:textId="77777777" w:rsidR="003D6E90" w:rsidRDefault="003D6E90" w:rsidP="003D6E90">
      <w:r>
        <w:rPr>
          <w:sz w:val="20"/>
          <w:szCs w:val="20"/>
        </w:rPr>
        <w:t>You don’t have to do that. But we did because reviewers asked for it. They weren’t wrong. Some people gave 98 to terrorists and then 99 to children, as an example.</w:t>
      </w:r>
    </w:p>
  </w:comment>
  <w:comment w:id="123" w:author="Candis Watts Smith" w:date="2025-04-12T13:27:00Z" w:initials="CWS">
    <w:p w14:paraId="6AB26B4B" w14:textId="77777777" w:rsidR="00382CB2" w:rsidRDefault="00382CB2" w:rsidP="00382CB2">
      <w:r>
        <w:rPr>
          <w:rStyle w:val="CommentReference"/>
        </w:rPr>
        <w:annotationRef/>
      </w:r>
      <w:r>
        <w:rPr>
          <w:color w:val="000000"/>
          <w:sz w:val="20"/>
          <w:szCs w:val="20"/>
        </w:rPr>
        <w:t xml:space="preserve">Why do you do this? You don’t have any hypotheses about “generally” impacted people. </w:t>
      </w:r>
    </w:p>
  </w:comment>
  <w:comment w:id="128" w:author="Candis Watts Smith" w:date="2025-04-12T13:27:00Z" w:initials="CWS">
    <w:p w14:paraId="4180C9EA" w14:textId="77777777" w:rsidR="00382CB2" w:rsidRDefault="00382CB2" w:rsidP="00382CB2">
      <w:r>
        <w:rPr>
          <w:rStyle w:val="CommentReference"/>
        </w:rPr>
        <w:annotationRef/>
      </w:r>
      <w:r>
        <w:rPr>
          <w:color w:val="000000"/>
          <w:sz w:val="20"/>
          <w:szCs w:val="20"/>
        </w:rPr>
        <w:t>You don’t have any hypotheses for this. You don’t need this.</w:t>
      </w:r>
    </w:p>
  </w:comment>
  <w:comment w:id="143" w:author="Candis Watts Smith" w:date="2025-04-12T13:35:00Z" w:initials="CWS">
    <w:p w14:paraId="3D1E392F" w14:textId="77777777" w:rsidR="00913F08" w:rsidRDefault="00913F08" w:rsidP="00913F08">
      <w:r>
        <w:rPr>
          <w:rStyle w:val="CommentReference"/>
        </w:rPr>
        <w:annotationRef/>
      </w:r>
      <w:r>
        <w:rPr>
          <w:color w:val="000000"/>
          <w:sz w:val="20"/>
          <w:szCs w:val="20"/>
        </w:rPr>
        <w:t>Another way to say this, I code for Republicans and Democrats—leaving independents and “others” as the comparison groups.</w:t>
      </w:r>
    </w:p>
  </w:comment>
  <w:comment w:id="148" w:author="Candis Watts Smith" w:date="2025-04-12T13:41:00Z" w:initials="CWS">
    <w:p w14:paraId="3E65C852" w14:textId="77777777" w:rsidR="00913F08" w:rsidRDefault="00913F08" w:rsidP="00913F08">
      <w:r>
        <w:rPr>
          <w:rStyle w:val="CommentReference"/>
        </w:rPr>
        <w:annotationRef/>
      </w:r>
      <w:r>
        <w:rPr>
          <w:color w:val="000000"/>
          <w:sz w:val="20"/>
          <w:szCs w:val="20"/>
        </w:rPr>
        <w:t>Huh? Then why an outcome variable listed in the controls section?</w:t>
      </w:r>
    </w:p>
  </w:comment>
  <w:comment w:id="149" w:author="Candis Watts Smith" w:date="2025-04-12T13:47:00Z" w:initials="CWS">
    <w:p w14:paraId="77A93049" w14:textId="77777777" w:rsidR="00C036F3" w:rsidRDefault="00C036F3" w:rsidP="00C036F3">
      <w:r>
        <w:rPr>
          <w:rStyle w:val="CommentReference"/>
        </w:rPr>
        <w:annotationRef/>
      </w:r>
      <w:r>
        <w:rPr>
          <w:color w:val="000000"/>
          <w:sz w:val="20"/>
          <w:szCs w:val="20"/>
        </w:rPr>
        <w:t xml:space="preserve">No, you already do this by standardizing the ratings. </w:t>
      </w:r>
    </w:p>
  </w:comment>
  <w:comment w:id="150" w:author="Candis Watts Smith" w:date="2025-04-12T13:47:00Z" w:initials="CWS">
    <w:p w14:paraId="64087101" w14:textId="77777777" w:rsidR="00C036F3" w:rsidRDefault="00C036F3" w:rsidP="00C036F3">
      <w:r>
        <w:rPr>
          <w:rStyle w:val="CommentReference"/>
        </w:rPr>
        <w:annotationRef/>
      </w:r>
      <w:r>
        <w:rPr>
          <w:sz w:val="20"/>
          <w:szCs w:val="20"/>
        </w:rPr>
        <w:t>No, now you’re doing too much.</w:t>
      </w:r>
    </w:p>
  </w:comment>
  <w:comment w:id="151" w:author="Candis Watts Smith" w:date="2025-04-12T13:48:00Z" w:initials="CWS">
    <w:p w14:paraId="3A80D773" w14:textId="77777777" w:rsidR="00C036F3" w:rsidRDefault="00C036F3" w:rsidP="00C036F3">
      <w:r>
        <w:rPr>
          <w:rStyle w:val="CommentReference"/>
        </w:rPr>
        <w:annotationRef/>
      </w:r>
      <w:r>
        <w:rPr>
          <w:color w:val="000000"/>
          <w:sz w:val="20"/>
          <w:szCs w:val="20"/>
        </w:rPr>
        <w:t>You’re not supposed to do this, but you do you.</w:t>
      </w:r>
    </w:p>
  </w:comment>
  <w:comment w:id="152" w:author="Candis Watts Smith" w:date="2025-04-12T13:48:00Z" w:initials="CWS">
    <w:p w14:paraId="4CE41E71" w14:textId="77777777" w:rsidR="00C036F3" w:rsidRDefault="00C036F3" w:rsidP="00C036F3">
      <w:r>
        <w:rPr>
          <w:rStyle w:val="CommentReference"/>
        </w:rPr>
        <w:annotationRef/>
      </w:r>
      <w:r>
        <w:rPr>
          <w:color w:val="000000"/>
          <w:sz w:val="20"/>
          <w:szCs w:val="20"/>
        </w:rPr>
        <w:t>How? Why? What’s your expectation here?</w:t>
      </w:r>
    </w:p>
  </w:comment>
  <w:comment w:id="154" w:author="Candis Watts Smith" w:date="2025-04-12T13:48:00Z" w:initials="CWS">
    <w:p w14:paraId="2328DA26" w14:textId="77777777" w:rsidR="00C036F3" w:rsidRDefault="00C036F3" w:rsidP="00C036F3">
      <w:r>
        <w:rPr>
          <w:rStyle w:val="CommentReference"/>
        </w:rPr>
        <w:annotationRef/>
      </w:r>
      <w:r>
        <w:rPr>
          <w:color w:val="000000"/>
          <w:sz w:val="20"/>
          <w:szCs w:val="20"/>
        </w:rPr>
        <w:t>I’ve stopped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068238" w15:done="0"/>
  <w15:commentEx w15:paraId="1E9DB878" w15:done="0"/>
  <w15:commentEx w15:paraId="1599193B" w15:done="0"/>
  <w15:commentEx w15:paraId="663A8653" w15:done="0"/>
  <w15:commentEx w15:paraId="0F9235D0" w15:done="0"/>
  <w15:commentEx w15:paraId="2093E29A" w15:done="0"/>
  <w15:commentEx w15:paraId="2F8CEDB7" w15:paraIdParent="2093E29A" w15:done="0"/>
  <w15:commentEx w15:paraId="019DB74C" w15:done="0"/>
  <w15:commentEx w15:paraId="19313A48" w15:done="0"/>
  <w15:commentEx w15:paraId="1ED92848" w15:paraIdParent="19313A48" w15:done="0"/>
  <w15:commentEx w15:paraId="4F23A832" w15:done="0"/>
  <w15:commentEx w15:paraId="39B2ED99" w15:done="0"/>
  <w15:commentEx w15:paraId="6D4795D3" w15:done="0"/>
  <w15:commentEx w15:paraId="2BED70B5" w15:done="0"/>
  <w15:commentEx w15:paraId="5C7E2432" w15:done="0"/>
  <w15:commentEx w15:paraId="5CB9473B" w15:done="0"/>
  <w15:commentEx w15:paraId="2BAA604D" w15:done="0"/>
  <w15:commentEx w15:paraId="090D313A" w15:done="0"/>
  <w15:commentEx w15:paraId="6AB26B4B" w15:done="0"/>
  <w15:commentEx w15:paraId="4180C9EA" w15:done="0"/>
  <w15:commentEx w15:paraId="3D1E392F" w15:done="0"/>
  <w15:commentEx w15:paraId="3E65C852" w15:done="0"/>
  <w15:commentEx w15:paraId="77A93049" w15:done="0"/>
  <w15:commentEx w15:paraId="64087101" w15:done="0"/>
  <w15:commentEx w15:paraId="3A80D773" w15:done="0"/>
  <w15:commentEx w15:paraId="4CE41E71" w15:done="0"/>
  <w15:commentEx w15:paraId="2328DA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2B1D9B" w16cex:dateUtc="2025-04-12T14:48:00Z"/>
  <w16cex:commentExtensible w16cex:durableId="5B27BABB" w16cex:dateUtc="2025-04-12T14:55:00Z"/>
  <w16cex:commentExtensible w16cex:durableId="7C4557E9" w16cex:dateUtc="2025-04-12T14:57:00Z"/>
  <w16cex:commentExtensible w16cex:durableId="341AAF53" w16cex:dateUtc="2025-04-12T14:57:00Z"/>
  <w16cex:commentExtensible w16cex:durableId="545368C4" w16cex:dateUtc="2025-04-12T16:16:00Z"/>
  <w16cex:commentExtensible w16cex:durableId="4A2AD847" w16cex:dateUtc="2025-04-12T16:24:00Z"/>
  <w16cex:commentExtensible w16cex:durableId="046EFAD4" w16cex:dateUtc="2025-04-12T16:26:00Z"/>
  <w16cex:commentExtensible w16cex:durableId="69924E8F" w16cex:dateUtc="2025-04-12T16:25:00Z"/>
  <w16cex:commentExtensible w16cex:durableId="1AA4B498" w16cex:dateUtc="2025-04-12T16:33:00Z"/>
  <w16cex:commentExtensible w16cex:durableId="2478DDFA" w16cex:dateUtc="2025-04-13T19:26:00Z"/>
  <w16cex:commentExtensible w16cex:durableId="58A596E4" w16cex:dateUtc="2025-04-12T16:36:00Z"/>
  <w16cex:commentExtensible w16cex:durableId="6122A66A" w16cex:dateUtc="2025-04-12T17:02:00Z"/>
  <w16cex:commentExtensible w16cex:durableId="5BEDDABF" w16cex:dateUtc="2025-04-12T17:02:00Z"/>
  <w16cex:commentExtensible w16cex:durableId="030D5CC5" w16cex:dateUtc="2025-04-12T17:04:00Z"/>
  <w16cex:commentExtensible w16cex:durableId="087C8217" w16cex:dateUtc="2025-04-12T17:06:00Z"/>
  <w16cex:commentExtensible w16cex:durableId="4B7E8A00" w16cex:dateUtc="2025-04-12T17:07:00Z"/>
  <w16cex:commentExtensible w16cex:durableId="7A2C12C1" w16cex:dateUtc="2025-04-12T17:08:00Z"/>
  <w16cex:commentExtensible w16cex:durableId="0D0A7502" w16cex:dateUtc="2025-04-12T17:11:00Z"/>
  <w16cex:commentExtensible w16cex:durableId="0CED2AEE" w16cex:dateUtc="2025-04-12T17:27:00Z"/>
  <w16cex:commentExtensible w16cex:durableId="41BE8432" w16cex:dateUtc="2025-04-12T17:27:00Z"/>
  <w16cex:commentExtensible w16cex:durableId="7F814B43" w16cex:dateUtc="2025-04-12T17:35:00Z"/>
  <w16cex:commentExtensible w16cex:durableId="268C8CA4" w16cex:dateUtc="2025-04-12T17:41:00Z"/>
  <w16cex:commentExtensible w16cex:durableId="55D4189C" w16cex:dateUtc="2025-04-12T17:47:00Z"/>
  <w16cex:commentExtensible w16cex:durableId="31FC2834" w16cex:dateUtc="2025-04-12T17:47:00Z"/>
  <w16cex:commentExtensible w16cex:durableId="70633328" w16cex:dateUtc="2025-04-12T17:48:00Z"/>
  <w16cex:commentExtensible w16cex:durableId="5A800A41" w16cex:dateUtc="2025-04-12T17:48:00Z"/>
  <w16cex:commentExtensible w16cex:durableId="72855675" w16cex:dateUtc="2025-04-12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068238" w16cid:durableId="582B1D9B"/>
  <w16cid:commentId w16cid:paraId="1E9DB878" w16cid:durableId="5B27BABB"/>
  <w16cid:commentId w16cid:paraId="1599193B" w16cid:durableId="7C4557E9"/>
  <w16cid:commentId w16cid:paraId="663A8653" w16cid:durableId="341AAF53"/>
  <w16cid:commentId w16cid:paraId="0F9235D0" w16cid:durableId="545368C4"/>
  <w16cid:commentId w16cid:paraId="2093E29A" w16cid:durableId="4A2AD847"/>
  <w16cid:commentId w16cid:paraId="2F8CEDB7" w16cid:durableId="046EFAD4"/>
  <w16cid:commentId w16cid:paraId="019DB74C" w16cid:durableId="69924E8F"/>
  <w16cid:commentId w16cid:paraId="19313A48" w16cid:durableId="1AA4B498"/>
  <w16cid:commentId w16cid:paraId="1ED92848" w16cid:durableId="2478DDFA"/>
  <w16cid:commentId w16cid:paraId="4F23A832" w16cid:durableId="58A596E4"/>
  <w16cid:commentId w16cid:paraId="39B2ED99" w16cid:durableId="6122A66A"/>
  <w16cid:commentId w16cid:paraId="6D4795D3" w16cid:durableId="5BEDDABF"/>
  <w16cid:commentId w16cid:paraId="2BED70B5" w16cid:durableId="030D5CC5"/>
  <w16cid:commentId w16cid:paraId="5C7E2432" w16cid:durableId="087C8217"/>
  <w16cid:commentId w16cid:paraId="5CB9473B" w16cid:durableId="4B7E8A00"/>
  <w16cid:commentId w16cid:paraId="2BAA604D" w16cid:durableId="7A2C12C1"/>
  <w16cid:commentId w16cid:paraId="090D313A" w16cid:durableId="0D0A7502"/>
  <w16cid:commentId w16cid:paraId="6AB26B4B" w16cid:durableId="0CED2AEE"/>
  <w16cid:commentId w16cid:paraId="4180C9EA" w16cid:durableId="41BE8432"/>
  <w16cid:commentId w16cid:paraId="3D1E392F" w16cid:durableId="7F814B43"/>
  <w16cid:commentId w16cid:paraId="3E65C852" w16cid:durableId="268C8CA4"/>
  <w16cid:commentId w16cid:paraId="77A93049" w16cid:durableId="55D4189C"/>
  <w16cid:commentId w16cid:paraId="64087101" w16cid:durableId="31FC2834"/>
  <w16cid:commentId w16cid:paraId="3A80D773" w16cid:durableId="70633328"/>
  <w16cid:commentId w16cid:paraId="4CE41E71" w16cid:durableId="5A800A41"/>
  <w16cid:commentId w16cid:paraId="2328DA26" w16cid:durableId="728556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FADF1" w14:textId="77777777" w:rsidR="0003651E" w:rsidRDefault="0003651E">
      <w:pPr>
        <w:spacing w:before="0" w:after="0" w:line="240" w:lineRule="auto"/>
      </w:pPr>
      <w:r>
        <w:separator/>
      </w:r>
    </w:p>
  </w:endnote>
  <w:endnote w:type="continuationSeparator" w:id="0">
    <w:p w14:paraId="7AFCD305" w14:textId="77777777" w:rsidR="0003651E" w:rsidRDefault="000365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ontserrat">
    <w:altName w:val="﷽﷽﷽﷽﷽﷽﷽﷽"/>
    <w:panose1 w:val="00000500000000000000"/>
    <w:charset w:val="80"/>
    <w:family w:val="auto"/>
    <w:pitch w:val="variable"/>
    <w:sig w:usb0="2000020F" w:usb1="08070003" w:usb2="00000010" w:usb3="00000000" w:csb0="00020197" w:csb1="00000000"/>
  </w:font>
  <w:font w:name="Aptos Display">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6911051"/>
      <w:docPartObj>
        <w:docPartGallery w:val="Page Numbers (Bottom of Page)"/>
        <w:docPartUnique/>
      </w:docPartObj>
    </w:sdtPr>
    <w:sdtContent>
      <w:p w14:paraId="4F00BA7C" w14:textId="77777777" w:rsidR="00B356F6" w:rsidRDefault="00000000"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FF0049" w14:textId="77777777" w:rsidR="00B356F6" w:rsidRDefault="00B356F6" w:rsidP="00B305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197013"/>
      <w:docPartObj>
        <w:docPartGallery w:val="Page Numbers (Bottom of Page)"/>
        <w:docPartUnique/>
      </w:docPartObj>
    </w:sdtPr>
    <w:sdtContent>
      <w:p w14:paraId="78DD86FA" w14:textId="77777777" w:rsidR="00B356F6" w:rsidRDefault="00000000"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90167C" w14:textId="77777777" w:rsidR="00B356F6" w:rsidRDefault="00B356F6" w:rsidP="00B305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A654A" w14:textId="77777777" w:rsidR="0003651E" w:rsidRDefault="0003651E">
      <w:r>
        <w:separator/>
      </w:r>
    </w:p>
  </w:footnote>
  <w:footnote w:type="continuationSeparator" w:id="0">
    <w:p w14:paraId="3CFE6443" w14:textId="77777777" w:rsidR="0003651E" w:rsidRDefault="000365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B4DF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674732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D2079B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4A36D6D"/>
    <w:multiLevelType w:val="hybridMultilevel"/>
    <w:tmpl w:val="6C3486C6"/>
    <w:lvl w:ilvl="0" w:tplc="8084A7BE">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638216208">
    <w:abstractNumId w:val="3"/>
  </w:num>
  <w:num w:numId="2" w16cid:durableId="359673956">
    <w:abstractNumId w:val="2"/>
  </w:num>
  <w:num w:numId="3" w16cid:durableId="858854627">
    <w:abstractNumId w:val="0"/>
  </w:num>
  <w:num w:numId="4" w16cid:durableId="792210704">
    <w:abstractNumId w:val="1"/>
  </w:num>
  <w:num w:numId="5" w16cid:durableId="1271275258">
    <w:abstractNumId w:val="1"/>
  </w:num>
  <w:num w:numId="6" w16cid:durableId="185730275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dis Watts Smith">
    <w15:presenceInfo w15:providerId="AD" w15:userId="S::csw5@duke.edu::aafbe89c-903e-4137-a8c7-7f5a41147673"/>
  </w15:person>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266"/>
    <w:rsid w:val="0003651E"/>
    <w:rsid w:val="00172B93"/>
    <w:rsid w:val="00382CB2"/>
    <w:rsid w:val="003D6E90"/>
    <w:rsid w:val="005C5F8B"/>
    <w:rsid w:val="006862D3"/>
    <w:rsid w:val="00697217"/>
    <w:rsid w:val="0078168D"/>
    <w:rsid w:val="00832B5E"/>
    <w:rsid w:val="00876022"/>
    <w:rsid w:val="008772C2"/>
    <w:rsid w:val="008C4617"/>
    <w:rsid w:val="00913F08"/>
    <w:rsid w:val="00AB125C"/>
    <w:rsid w:val="00B356F6"/>
    <w:rsid w:val="00C036F3"/>
    <w:rsid w:val="00C14B11"/>
    <w:rsid w:val="00D25707"/>
    <w:rsid w:val="00D91266"/>
    <w:rsid w:val="00E47412"/>
    <w:rsid w:val="00F33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0D37"/>
  <w15:docId w15:val="{45FC5A0D-D8EE-A248-84EF-0731D4A91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200"/>
    <w:pPr>
      <w:adjustRightInd w:val="0"/>
      <w:spacing w:before="240" w:after="100" w:afterAutospacing="1" w:line="360" w:lineRule="auto"/>
    </w:pPr>
    <w:rPr>
      <w:rFonts w:ascii="Times New Roman" w:hAnsi="Times New Roman" w:cs="Times New Roman"/>
    </w:rPr>
  </w:style>
  <w:style w:type="paragraph" w:styleId="Heading1">
    <w:name w:val="heading 1"/>
    <w:basedOn w:val="Normal"/>
    <w:next w:val="Normal"/>
    <w:link w:val="Heading1Char"/>
    <w:uiPriority w:val="9"/>
    <w:qFormat/>
    <w:rsid w:val="00A13878"/>
    <w:pPr>
      <w:keepNext/>
      <w:keepLines/>
      <w:spacing w:before="360" w:after="80"/>
      <w:outlineLvl w:val="0"/>
    </w:pPr>
    <w:rPr>
      <w:rFonts w:ascii="Arial" w:eastAsiaTheme="majorEastAsia" w:hAnsi="Arial" w:cstheme="majorBidi"/>
      <w:color w:val="000000" w:themeColor="text1"/>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D17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7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17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17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17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17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17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pPr>
  </w:style>
  <w:style w:type="character" w:customStyle="1" w:styleId="Heading1Char">
    <w:name w:val="Heading 1 Char"/>
    <w:basedOn w:val="DefaultParagraphFont"/>
    <w:link w:val="Heading1"/>
    <w:uiPriority w:val="9"/>
    <w:rsid w:val="00A13878"/>
    <w:rPr>
      <w:rFonts w:ascii="Arial" w:eastAsiaTheme="majorEastAsia" w:hAnsi="Arial" w:cstheme="majorBidi"/>
      <w:color w:val="000000" w:themeColor="text1"/>
      <w:sz w:val="40"/>
      <w:szCs w:val="40"/>
    </w:rPr>
  </w:style>
  <w:style w:type="character" w:customStyle="1" w:styleId="Heading3Char">
    <w:name w:val="Heading 3 Char"/>
    <w:basedOn w:val="DefaultParagraphFont"/>
    <w:link w:val="Heading3"/>
    <w:uiPriority w:val="9"/>
    <w:semiHidden/>
    <w:rsid w:val="003D1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712"/>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D1712"/>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D171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D17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D171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D1712"/>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D17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7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7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1712"/>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D1712"/>
    <w:rPr>
      <w:i/>
      <w:iCs/>
      <w:color w:val="0F4761" w:themeColor="accent1" w:themeShade="BF"/>
    </w:rPr>
  </w:style>
  <w:style w:type="paragraph" w:styleId="IntenseQuote">
    <w:name w:val="Intense Quote"/>
    <w:basedOn w:val="Normal"/>
    <w:next w:val="Normal"/>
    <w:link w:val="IntenseQuoteChar"/>
    <w:uiPriority w:val="30"/>
    <w:qFormat/>
    <w:rsid w:val="003D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712"/>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D1712"/>
    <w:rPr>
      <w:b/>
      <w:bCs/>
      <w:smallCaps/>
      <w:color w:val="0F4761" w:themeColor="accent1" w:themeShade="BF"/>
      <w:spacing w:val="5"/>
    </w:rPr>
  </w:style>
  <w:style w:type="paragraph" w:styleId="Footer">
    <w:name w:val="footer"/>
    <w:basedOn w:val="Normal"/>
    <w:link w:val="FooterChar"/>
    <w:uiPriority w:val="99"/>
    <w:unhideWhenUsed/>
    <w:rsid w:val="00B30532"/>
    <w:pPr>
      <w:tabs>
        <w:tab w:val="center" w:pos="4680"/>
        <w:tab w:val="right" w:pos="9360"/>
      </w:tabs>
    </w:pPr>
  </w:style>
  <w:style w:type="character" w:customStyle="1" w:styleId="FooterChar">
    <w:name w:val="Footer Char"/>
    <w:basedOn w:val="DefaultParagraphFont"/>
    <w:link w:val="Footer"/>
    <w:uiPriority w:val="99"/>
    <w:rsid w:val="00B30532"/>
    <w:rPr>
      <w:rFonts w:ascii="Open Sans" w:hAnsi="Open Sans" w:cs="Times New Roman"/>
      <w:sz w:val="22"/>
    </w:rPr>
  </w:style>
  <w:style w:type="character" w:styleId="PageNumber">
    <w:name w:val="page number"/>
    <w:basedOn w:val="DefaultParagraphFont"/>
    <w:uiPriority w:val="99"/>
    <w:semiHidden/>
    <w:unhideWhenUsed/>
    <w:rsid w:val="00B30532"/>
  </w:style>
  <w:style w:type="paragraph" w:styleId="Caption">
    <w:name w:val="caption"/>
    <w:basedOn w:val="Normal"/>
    <w:next w:val="Normal"/>
    <w:uiPriority w:val="35"/>
    <w:unhideWhenUsed/>
    <w:qFormat/>
    <w:rsid w:val="00A13878"/>
    <w:pPr>
      <w:spacing w:before="0" w:after="200" w:line="240" w:lineRule="auto"/>
    </w:pPr>
    <w:rPr>
      <w:i/>
      <w:iCs/>
      <w:color w:val="0E2841" w:themeColor="text2"/>
      <w:sz w:val="18"/>
      <w:szCs w:val="18"/>
    </w:rPr>
  </w:style>
  <w:style w:type="numbering" w:customStyle="1" w:styleId="CurrentList1">
    <w:name w:val="Current List1"/>
    <w:uiPriority w:val="99"/>
    <w:rsid w:val="00A62200"/>
    <w:pPr>
      <w:numPr>
        <w:numId w:val="2"/>
      </w:numPr>
    </w:pPr>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character" w:styleId="CommentReference">
    <w:name w:val="annotation reference"/>
    <w:basedOn w:val="DefaultParagraphFont"/>
    <w:uiPriority w:val="99"/>
    <w:semiHidden/>
    <w:unhideWhenUsed/>
    <w:rsid w:val="00876022"/>
    <w:rPr>
      <w:sz w:val="16"/>
      <w:szCs w:val="16"/>
    </w:rPr>
  </w:style>
  <w:style w:type="paragraph" w:styleId="CommentText">
    <w:name w:val="annotation text"/>
    <w:basedOn w:val="Normal"/>
    <w:link w:val="CommentTextChar"/>
    <w:uiPriority w:val="99"/>
    <w:semiHidden/>
    <w:unhideWhenUsed/>
    <w:rsid w:val="00876022"/>
    <w:pPr>
      <w:spacing w:line="240" w:lineRule="auto"/>
    </w:pPr>
    <w:rPr>
      <w:sz w:val="20"/>
      <w:szCs w:val="20"/>
    </w:rPr>
  </w:style>
  <w:style w:type="character" w:customStyle="1" w:styleId="CommentTextChar">
    <w:name w:val="Comment Text Char"/>
    <w:basedOn w:val="DefaultParagraphFont"/>
    <w:link w:val="CommentText"/>
    <w:uiPriority w:val="99"/>
    <w:semiHidden/>
    <w:rsid w:val="0087602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76022"/>
    <w:rPr>
      <w:b/>
      <w:bCs/>
    </w:rPr>
  </w:style>
  <w:style w:type="character" w:customStyle="1" w:styleId="CommentSubjectChar">
    <w:name w:val="Comment Subject Char"/>
    <w:basedOn w:val="CommentTextChar"/>
    <w:link w:val="CommentSubject"/>
    <w:uiPriority w:val="99"/>
    <w:semiHidden/>
    <w:rsid w:val="00876022"/>
    <w:rPr>
      <w:rFonts w:ascii="Times New Roman" w:hAnsi="Times New Roman" w:cs="Times New Roman"/>
      <w:b/>
      <w:bCs/>
      <w:sz w:val="20"/>
      <w:szCs w:val="20"/>
    </w:rPr>
  </w:style>
  <w:style w:type="paragraph" w:styleId="Revision">
    <w:name w:val="Revision"/>
    <w:hidden/>
    <w:uiPriority w:val="99"/>
    <w:semiHidden/>
    <w:rsid w:val="008760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32</Pages>
  <Words>10425</Words>
  <Characters>59424</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Prelim 3-23</vt:lpstr>
    </vt:vector>
  </TitlesOfParts>
  <Company/>
  <LinksUpToDate>false</LinksUpToDate>
  <CharactersWithSpaces>69710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 3-23</dc:title>
  <dc:creator>Kristina Mensik</dc:creator>
  <cp:keywords/>
  <cp:lastModifiedBy>Kristina Mensik</cp:lastModifiedBy>
  <cp:revision>4</cp:revision>
  <cp:lastPrinted>2025-04-13T01:12:00Z</cp:lastPrinted>
  <dcterms:created xsi:type="dcterms:W3CDTF">2025-04-13T01:12:00Z</dcterms:created>
  <dcterms:modified xsi:type="dcterms:W3CDTF">2025-04-13T19:52:00Z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ditor">
    <vt:lpwstr>visual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resources">
    <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