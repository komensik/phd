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EA32" w14:textId="77777777" w:rsidR="004F0894" w:rsidRDefault="00000000">
      <w:pPr>
        <w:pStyle w:val="Title"/>
      </w:pPr>
      <w:r>
        <w:t>Politics of Proximity: Attitudinal Feedback Effects of the Carceral State</w:t>
      </w:r>
    </w:p>
    <w:p w14:paraId="7E5557FA" w14:textId="77777777" w:rsidR="004F0894" w:rsidRDefault="00000000">
      <w:r>
        <w:t>Kristina Mensik</w:t>
      </w:r>
    </w:p>
    <w:sdt>
      <w:sdtPr>
        <w:id w:val="52670871"/>
        <w:docPartObj>
          <w:docPartGallery w:val="Table of Contents"/>
          <w:docPartUnique/>
        </w:docPartObj>
      </w:sdtPr>
      <w:sdtContent>
        <w:p w14:paraId="2B1D0D87" w14:textId="77777777" w:rsidR="004F0894" w:rsidRDefault="00000000">
          <w:r>
            <w:t>Table of contents</w:t>
          </w:r>
        </w:p>
        <w:p w14:paraId="149CC9B0" w14:textId="77777777" w:rsidR="004F0894" w:rsidRDefault="00000000">
          <w:r>
            <w:fldChar w:fldCharType="begin"/>
          </w:r>
          <w:r>
            <w:instrText>TOC \o "1-3" \h \z \u</w:instrText>
          </w:r>
          <w:r>
            <w:fldChar w:fldCharType="separate"/>
          </w:r>
          <w:r>
            <w:fldChar w:fldCharType="end"/>
          </w:r>
        </w:p>
      </w:sdtContent>
    </w:sdt>
    <w:p w14:paraId="5DF23004" w14:textId="77777777" w:rsidR="004F0894" w:rsidRDefault="00000000">
      <w:pPr>
        <w:pStyle w:val="Heading2"/>
      </w:pPr>
      <w:bookmarkStart w:id="0" w:name="introduction"/>
      <w:r>
        <w:t>0.1 Introduction</w:t>
      </w:r>
    </w:p>
    <w:p w14:paraId="2F28E371" w14:textId="77777777" w:rsidR="004F0894" w:rsidRDefault="00000000">
      <w:r>
        <w:t>Contact with carceral policy in the United States is extensive. By year-end 2001, more than 5.6 million U.S. adults had served time in a state or federal prison (BOP 2003), and by 2010, an estimated 8 % had a felony conviction and 3 % had served or were serving prison time (Shannon et al 2017). While systematized data on non-felony convictions remain, as Stenson and Mayson (2018) put it, “absurdly, embarassingly” (p. 732) elusive, they estimate 13.2 million such cases are filed annually. Many millions more experience incarceration indirectly – through proximal contact – as family, friends, or neighbors of those incarcerated – or through victimization, having been harmed by a crime prosecuted by the state. While the interests of these two groups are regularly presented as oppositional, we actually know very little about how such experiences shape how people think about criminal legal policy.</w:t>
      </w:r>
    </w:p>
    <w:p w14:paraId="4EAA45A9" w14:textId="77777777" w:rsidR="004F0894" w:rsidRDefault="00000000">
      <w:r>
        <w:t xml:space="preserve">Scholars have shown that a key driver of public support for state intervention across other domains is people’s beliefs about whether a given target group is </w:t>
      </w:r>
      <w:r>
        <w:rPr>
          <w:i/>
          <w:iCs/>
        </w:rPr>
        <w:t>deserving</w:t>
      </w:r>
      <w:r>
        <w:t xml:space="preserve"> of policy help or punishment (Ellis and Faricy 2019, DeSante 2013). Further still, such deservingness perceptions often predict state policy outcomes (Kreitzer, Maltby and Smith 2022). These perceptions of deservingness are not purely personal – they are shaped by myriad factors including policy designs themselves (Schneider and Ingram 2019). Yet, while scholars have shown that deservingness perceptions inform opinions about social welfare, immigration, and even gun policy (van Oorschot 2000; Kreitzer, Maltby, and Smith 2022), the role of deservingness in the </w:t>
      </w:r>
      <w:r>
        <w:lastRenderedPageBreak/>
        <w:t>criminal legal context remains less well-developed. In particular, we do not know how people’s experiences with the carceral state—either through direct or proximal contact—shape perceptions of deservingness when it comes to criminal justice policy.</w:t>
      </w:r>
    </w:p>
    <w:p w14:paraId="753F358A" w14:textId="77777777" w:rsidR="004F0894" w:rsidRDefault="00000000">
      <w:r>
        <w:t>Recent work (SoRelle and Laws 2024) suggests that experience with policy may condition the logics people use to assess deservingness – and that the role of personal experience in deservingness remains underexplored. At the same time, a growing body of scholarship demonstrates how contact with the carceral state shapes people’s political attitudes (Lerman and Weaver 2014), political identities (Owens 2014), and political engagement (White 2019). Through what these scholars term policy feedback effects, policies, once enacted, reshape politics by redistributing resources and sending interpretive signals that affect how individuals understand their – and other’s – relationship to the state (Skocpol 1992; Pierson 1993; Mettler and SoRelle 2023).</w:t>
      </w:r>
    </w:p>
    <w:p w14:paraId="14F5E479" w14:textId="77777777" w:rsidR="004F0894" w:rsidRDefault="00000000">
      <w:r>
        <w:t>This paper brings deservingness and policy feedback frameworks together to understand how direct and proximate experiences of incarceration and victimization shape perceptions of the deservingness of incarcerated people, and whether these perceptions translate to opinions on prison policy. I start with the contention that people form views about policy by quickly judging social constructions of that policy’s target group (Schneider and Ingram 1993), Drawing on findings that carceral contact can drive perceptions of carceral state illegitimacy and contact group solidarity, I suggest that it may too generate perceptions of carceral targets as more deserving. Moreover, impacted groups learn these political messages by interacting with policy design. They may in turn have different reference points for carceral policy, and the conditions of consequences of imprisonment. In turn, I expect that carceral contact will translate to more generous perceptions of deservingness of, and consistent support for policy that helps carceral citizens.</w:t>
      </w:r>
    </w:p>
    <w:p w14:paraId="384ABAAB" w14:textId="02B1189A" w:rsidR="004F0894" w:rsidRDefault="00000000">
      <w:del w:id="1" w:author="Candis Watts Smith" w:date="2025-04-16T09:45:00Z" w16du:dateUtc="2025-04-16T13:45:00Z">
        <w:r w:rsidDel="001E0FE0">
          <w:delText xml:space="preserve">I test these propositions using </w:delText>
        </w:r>
      </w:del>
      <w:r>
        <w:t>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 may vary across direct and indirect experiences with incarceration and victimization – and how these judgements structure policy preferences.</w:t>
      </w:r>
    </w:p>
    <w:p w14:paraId="25E7FB41" w14:textId="77777777" w:rsidR="004F0894" w:rsidRDefault="00000000">
      <w:r>
        <w:lastRenderedPageBreak/>
        <w:t>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 substantive policy views. Last, it responds to recent interventions that experiences of victimization constitute a critical but understudied component of this feedback loop (Levine and Russell 2023) and deepens our understanding of how victimization as a kind of proximal contact of it’s own can alter the public’s orientation toward punishment, policy, and state legitimacy. Understanding how impacted groups differ in their approach to policy – and whether the preferences of most victims and perpetrators are as far apart as dominant narratives would suggest – is important not only for scholars but also for advocates and policymakers pursuing policy reform in this domain.</w:t>
      </w:r>
    </w:p>
    <w:p w14:paraId="4F9EAAE1" w14:textId="77777777" w:rsidR="004F0894" w:rsidRDefault="00000000">
      <w:r>
        <w:t>The remainder of this paper proceeds as follows. In section 2, I elaborate first on key findings from social constructions, deservingness, before discussing implications of and policy feedback literature for my expectations about criminal legal policy. I develop theoretical framework, outlining how carceral contact may shape perceptions of deservingness and how those perceptions may, in turn, influence policy views. Section 3 then presents the data and analytic strategy, drawing on a newly fielded national survey to test these relationships. I conclude in section 5 with a brief discussion of implications for theories of deservingness, policy feedback, the politics of punishment.</w:t>
      </w:r>
    </w:p>
    <w:p w14:paraId="150E5168" w14:textId="77777777" w:rsidR="004F0894" w:rsidRDefault="00000000">
      <w:pPr>
        <w:pStyle w:val="Heading2"/>
      </w:pPr>
      <w:bookmarkStart w:id="2" w:name="X5a3f48ea372cb699c6922a07b8f67802effcab1"/>
      <w:bookmarkEnd w:id="0"/>
      <w:r>
        <w:t>0.2 Deservingness and Attitudes Towards Public Policy</w:t>
      </w:r>
    </w:p>
    <w:p w14:paraId="6155CA30" w14:textId="77777777" w:rsidR="004F0894" w:rsidRDefault="00000000">
      <w:r>
        <w:t>How does contact with the criminal legal system affect perceptions of its targets? And what do these deservingness perceptions mean for policy views? Scholarship of the social constructions of target populations and deservingness respectively examine how groups become characterized as deserving or undeserving of government assistance, and they demonstrate that people’s policy preferences often hinge on such characterizations (Schneider and Ingram 1993, Smith and Kreitzer 2024, Oorschot 2006).</w:t>
      </w:r>
    </w:p>
    <w:p w14:paraId="333A7140" w14:textId="77777777" w:rsidR="004F0894" w:rsidRDefault="00000000">
      <w:r>
        <w:t xml:space="preserve">Schneider and Ingram’s (1993) theory of social constructions locates perceptions of target deservingness in a dialectic with policy design. That is, public perceptions of whether policy </w:t>
      </w:r>
      <w:r>
        <w:lastRenderedPageBreak/>
        <w:t>targets are deserving or undeserving are informed by socially constructions, or “value-laden components, including stereotypes, dominant ideologies, and assumptions” about groups (Smith and Kreitzer 2024, p. 640). Policymakers are attentive to these perceptions, as they expect their constituencies to electorally reward them for producing policy that helps deserving groups like veterans, and refraining from offering help to or punishing the least deserving – particularly “deviant” groups like carceral citizens[^1]. Thus, policy re-enforces perceptions of deservingness, by “telegraph[ing] to the public how target groups should be treated” (Smith and Kreitzer 2024, p. 640). While, as a consequence, particularly negative social constructions like those of carceral citizens may become “sticky” or more entrenched, social constructions are also contingent, for example, on local, state, and political and cultural contexts and also on the political identity of and ideology held by the ‘perceiver’ (Smith and Kreitzer 2018, p. 768). Thus, the relevant social construction driving perceptions of deservingness may different across audiences and policy contexts.</w:t>
      </w:r>
    </w:p>
    <w:p w14:paraId="6417679C" w14:textId="77777777" w:rsidR="004F0894" w:rsidRDefault="00000000">
      <w:r>
        <w:t xml:space="preserve">While social construction scholars helps illustrate external mechanisms that may drive broad constructions of carceral citizen’s deservingness, others have paid more attention to specific mechanisms shaping how people judge whether policy targets are deserving. This line of deservingness scholarship explains that people form quick judgements about policy targets’ deservingness by evaluating constructions along five dimensions in an evolutionarily-grounded impulse to help “reciprocators” and avoid “free-riders” (Petersen 2012, Aaroe and Petersen 2014). These “CARIN” criteria primarily attend to cues about whether recipients cannot help their circumstances, or whether they are seeking unearned benefits. They refer to: </w:t>
      </w:r>
      <w:r>
        <w:rPr>
          <w:i/>
          <w:iCs/>
        </w:rPr>
        <w:t>control,</w:t>
      </w:r>
      <w:r>
        <w:t xml:space="preserve"> which in its original conception was closely related to </w:t>
      </w:r>
      <w:r>
        <w:rPr>
          <w:i/>
          <w:iCs/>
        </w:rPr>
        <w:t>need</w:t>
      </w:r>
      <w:r>
        <w:t xml:space="preserve">, referring to whether someone is perceived as lazy or unlucky – a consideration Oorschot (2006) argues can override all others. More recently, perception of a group or individual’s </w:t>
      </w:r>
      <w:r>
        <w:rPr>
          <w:i/>
          <w:iCs/>
        </w:rPr>
        <w:t>need</w:t>
      </w:r>
      <w:r>
        <w:t xml:space="preserve"> for assistance has considered the severity of their neediness and </w:t>
      </w:r>
      <w:r>
        <w:rPr>
          <w:i/>
          <w:iCs/>
        </w:rPr>
        <w:t>control,</w:t>
      </w:r>
      <w:r>
        <w:t xml:space="preserve"> or the degree to which they are responsible (SoRelle and Laws 2024). Perceptions of the group’s </w:t>
      </w:r>
      <w:r>
        <w:rPr>
          <w:i/>
          <w:iCs/>
        </w:rPr>
        <w:t>attitude</w:t>
      </w:r>
      <w:r>
        <w:t xml:space="preserve"> refer to whether the beneficiary is grateful and likeable, and closely related perceptions of the group’s </w:t>
      </w:r>
      <w:r>
        <w:rPr>
          <w:i/>
          <w:iCs/>
        </w:rPr>
        <w:t>reciprocity</w:t>
      </w:r>
      <w:r>
        <w:t xml:space="preserve"> connote their history or apparent willingness to contribute to society. Last, the </w:t>
      </w:r>
      <w:r>
        <w:rPr>
          <w:i/>
          <w:iCs/>
        </w:rPr>
        <w:t>identity</w:t>
      </w:r>
      <w:r>
        <w:t xml:space="preserve"> characteristic holds that people will evaluate more generously the deservingness of others whose identity is aligned with their own (Oorschot 2000, 2006). While this framework originated to explain views of welfare </w:t>
      </w:r>
      <w:r>
        <w:lastRenderedPageBreak/>
        <w:t>policies, scholars have applied it to explain policy views in other areas of social policy, including health care (Gollust and Lynch 2011, Gollust, Lantz, and Ubel 2010).</w:t>
      </w:r>
    </w:p>
    <w:p w14:paraId="70EEB0D3" w14:textId="77777777" w:rsidR="004F0894" w:rsidRDefault="00000000">
      <w:pPr>
        <w:pStyle w:val="Heading2"/>
      </w:pPr>
      <w:bookmarkStart w:id="3" w:name="Xeda340ab0de8295bf6ebad724db5724af5e9094"/>
      <w:bookmarkEnd w:id="2"/>
      <w:r>
        <w:t>0.3 From Social Constructions of Deservingness to Policy Feedback</w:t>
      </w:r>
    </w:p>
    <w:p w14:paraId="100270BD" w14:textId="77777777" w:rsidR="004F0894" w:rsidRDefault="00000000">
      <w:r>
        <w:t>My theoretical starting point is that perceptions of what groups like carceral citizens deserve are often shaped by social constructions about them (Schneider and Ingram 1993) . Like stereotypes, these constructions are produced by policy and discourse – both political, cultural, and popular – and they are often taken up by individuals in a heuristic process to form quick judgements about what a target group deserves. Thus, predominant racialized constructions of incarcerated people – “thugs,” “felons,” or “inmates,” – that invoke ingratitude, self-orientation, and blameworthy-ness for their condition of confinement are likely interpolated as undeserving.[^3]</w:t>
      </w:r>
    </w:p>
    <w:p w14:paraId="48ABAD4B" w14:textId="77777777" w:rsidR="004F0894" w:rsidRDefault="00000000">
      <w:r>
        <w:t>Desesrvingness literature may suggest one direct pathway through which contact might interrupt this process. Simply put, someone who is in and knows people in prison has access to information about who an incarcerated personal is outside of their “criminal” identity in a way that someone who has only seen “prisoners” on TV may not. Carceral state contact should, by definition, change what information individuals have about its targets. This alone could translate to more generous interpretations of deservingness (Oorschot 2000, 2006, Feather 2009) [^4] Following Schneider and Ingram (1993), these deservingness perceptions then influence how individuals evaluate related criminal legal policies.</w:t>
      </w:r>
    </w:p>
    <w:p w14:paraId="7D23FDA5" w14:textId="77777777" w:rsidR="004F0894" w:rsidRDefault="00000000">
      <w:r>
        <w:t xml:space="preserve">Yet it is important to note that this logic implicitly assumes that the processes by which deservingness is interpreted and shapes policy views operate the same way in the criminal legal domain as they do in the welfare state, where much of deservingness literature originated.[] Recent work complicates that assumption. Schneider and Ingram (2019) note that even “deviant” groups – long presumed to be negatively constructed – can become beneficiaries of policy help, especially when cossts, visibility, or broader group associations shift. SoRelle and Laws (2023) observe that perceptions of individual deservingness may not linearly translate into support for policy overall. Together, these insights suggest the need not only to examine whether contact reshapes perceptions of deservingness, but also to assess how — and whether — those perceptions relate to support for state intervention in the carceral domain. Yet what remains less fully theorized is whether, and how, the meaning and influence of these social constructions </w:t>
      </w:r>
      <w:r>
        <w:lastRenderedPageBreak/>
        <w:t>differ for individuals who have direct experience with the relevant policy. Might experiences with policy change how these constructions and characteristics are interpreted, or the extent to which they are internaized and interpolated into policy views? Lessons from policy feedback literature suggest they might.</w:t>
      </w:r>
    </w:p>
    <w:p w14:paraId="68C69641" w14:textId="77777777" w:rsidR="004F0894" w:rsidRDefault="00000000">
      <w:r>
        <w:t>Across domains, including the carceral state, policy feedback literature shows that policies can shape attitudes towards the state and institutions, one’s sense of “civic self,” and political behavior as part of a process through which policies, once established, have the capacity to shape and reshape policy landscapes (Skocpol 1992, Campbell 2012). These “feedbacks” operate through two core mechanisms: resource effects, which concern the distribution of material benefits and costs, which can enact barriers or incentives to participation, and interpretive effects, which concern the ability of policy design to convey messages to its targets about their civic standing, and what they can expect and may ask of government as a whole (Campbell 2003, Mettler and Soss 2004; Mettler and SoRelle 2023). This interpretive element offers an extension of social construction theory, in that it suggests that the messages a policy target infers from interacting with policy are unique, and should not be inferred to mirror the messages policy conveys about to broader audiences its targets. Moreover, this framework positions policy targets as “active agents” in the construction of meaning who internalize and respond to policy messages in different ways – by rejecting a negative construction or its policy implication and engaging in collective action, or conversely by differentiating onesself and dissaggregating one’s overall policy views from their perceptions of beneficiary deservingness (Soss 1999, 2005, Goss 2013, Thurston 2018, SoRelle 2020, Lacombe 2021). [^5]</w:t>
      </w:r>
    </w:p>
    <w:p w14:paraId="257F2A6F" w14:textId="77777777" w:rsidR="004F0894" w:rsidRDefault="00000000">
      <w:r>
        <w:t xml:space="preserve">In the criminal legal domain, scholarly debate around the conditions under which carceral contact is politically mobilizing or demobilizing foregrounds this variation (cf. White 2022). Many carceral citizens, their networks, and neighborhoods internalize the clear “undeserving” messages that prison policy sends (Lerman and Weaver 2014, Lee et al. 2014). In doing so, feedback scholars also dilineate the experiences and outcomes of people with not only direct, but also indirect or “proximate” contact, such as families of targets and neighborhood effects. For example, Burch (2014) finds that high concentrations of incarceration and community supervision reduce political participation, creating “important spillover effects that suppress participation not only of the supervised individual but also of those living around him or her” </w:t>
      </w:r>
      <w:r>
        <w:lastRenderedPageBreak/>
        <w:t>(197). But others find that both direct and proximal contact can mobilize (Anoll et al 2022). While these studies do not focus specifically on the link between contact and deservingness, they are nonetheless theoretically instructive about the role of direct and proximate contact on political behavior.</w:t>
      </w:r>
    </w:p>
    <w:p w14:paraId="1A8BB09B" w14:textId="77777777" w:rsidR="004F0894" w:rsidRDefault="00000000">
      <w:r>
        <w:t xml:space="preserve">While many carceral citizens and their networks internalize the clear “undeserving” messages conveyed by criminal legal policy, research increasingly shows that such contact can also shape political attitudes towards the state – fomenting perceptions of institutional illegitimacy (Anoll et al 2022, Anoll and Israel-Trummel 2019, Walker 2020, Lerman and Weaver 2014). As such, I propose that interactions with the carceral system should also shape attitudes towards </w:t>
      </w:r>
      <w:r>
        <w:rPr>
          <w:i/>
          <w:iCs/>
        </w:rPr>
        <w:t>targets of the state</w:t>
      </w:r>
      <w:r>
        <w:t xml:space="preserve"> – and their legitimacy or deservingness in relation to it. While some work finds that targets of policy can internalize negative or undeserving constructions (Soss 1999), much of the work on criminal legal contact stresses that demobilization is a product of resource effects or interpretive effects </w:t>
      </w:r>
      <w:r>
        <w:rPr>
          <w:i/>
          <w:iCs/>
        </w:rPr>
        <w:t>distinct</w:t>
      </w:r>
      <w:r>
        <w:t xml:space="preserve"> from an “undeserving” self-conception (Lerman and Weaver 2014, White 2019). Instead, scholars emphasize that direct contact with the criminal legal system can heighten in-group solidarity and mobilize in spite resource and interpretive feedbacks that should be demobilizing. (Walker 2020, Owens 2014). This is specifically the case when policy targets reject policy “teachings” about their lower civic status as part of a sense of systemic injustice – suggesting a reappraisal of both the system and those criminalized by it (Walker 2020). Among family of the incarcerated, Anoll (2022) suggests that higher rates of voting in states specifically with most stringent carceral disenfranchisement policies suggests “surrogate” mobilization, or a motivation to act on behalf a “deserving” incarcerated citizen, is at work. Thus, mobilization in response to both direct and proximal contact involve meaning-making processes that wed social solidarity with dampened perceptions of institutional legitimacy and trust.</w:t>
      </w:r>
    </w:p>
    <w:p w14:paraId="7C02DA56" w14:textId="77777777" w:rsidR="004F0894" w:rsidRDefault="00000000">
      <w:r>
        <w:t xml:space="preserve">But interaction with the carceral system may facilitate not just political, but also policy learning. Targets and their networks come to learn policy messages by experiencing policy burdens. Lee et al. (2014), for example, find that demobilizing ’spillover effects” are trace to family and loved ones of the incarcerated experiences with and reaction to policies whose costs they incur, like those of visitation, expensive phone calls, and paying off fines and fees. That the experiences producing political responses are grounded in personal experience with policy suggest that </w:t>
      </w:r>
      <w:r>
        <w:lastRenderedPageBreak/>
        <w:t>contact may reorient how individuals think about policy, as it changes what they think (for example, what consequences to policy they imagine) when they think about policy.</w:t>
      </w:r>
    </w:p>
    <w:p w14:paraId="147EFFA5" w14:textId="77777777" w:rsidR="004F0894" w:rsidRDefault="00000000">
      <w:commentRangeStart w:id="4"/>
      <w:r>
        <w:t xml:space="preserve">I don’t know where to put this paragraph: </w:t>
      </w:r>
      <w:commentRangeEnd w:id="4"/>
      <w:r w:rsidR="001E0FE0">
        <w:rPr>
          <w:rStyle w:val="CommentReference"/>
        </w:rPr>
        <w:commentReference w:id="4"/>
      </w:r>
      <w:r>
        <w:t>How do experiences with the criminal legal system shape public perceptions of its targets deservingness — and what do these perceptions mean for policy views? While one recent study (Maltby and Kreitzer 2022) takes up the question of carceral contact’s effect on target deservingness, several limitations in the design raise questions about whether their findings reflect a measurement artifact. First, the study conflates arrest with incarceration, despite these experiences carrying distinct resource effects, stigma, and lessons vis-a-vis one’s civic standing and government responsiveness (cf. Soss 2005). Further still, arrest may allow for self-distancing and meritocratic narratives, whereas incarceration deeply implicates individuals in systems that mark groups as “undeserving” (cf. Newman et al 2014)[^2]. Second, the study aggregates deservingness perceptions of “criminal legal targets” that includes groups like “opioid users,” “welfare cheats,” and other groups less apt to the relationships of interest: how policy experience shapes perceptions of policy target deservingness. Third, their design does not test what these deservingness mean for policy preferences, which given its novel application of deservingness to the carceral contexts, leaves open the question of whether these perceptions mean the same thing in the criminal legal domain. Further still, the study does not distinguish between different types of contact, such as incarceration versus victimization. These limitations reflect a broader pattern in the literature, where the effects of carceral contact — especially forms like victimization — remain theoretically and empirically underdeveloped.</w:t>
      </w:r>
    </w:p>
    <w:p w14:paraId="67220DB8" w14:textId="77777777" w:rsidR="004F0894" w:rsidRDefault="00000000">
      <w:r>
        <w:t xml:space="preserve">Feedback scholars acknowledge endogeneity challenges inherent to questions of carceral state contact in a context of “cumulative burdens” or where the same individuals and communities often experience both direct and proximate carceral contact (Lerman and Weaver 2014; Weaver and Lerman 2010; Michener 2018). These experiences in isolation may have important differences. While some note psychological motivations the incarcerated may have to hold deserving perceptions of themselves and others (Kreitzer and Maltby 2023), others stress that they may be far more likely to internalize undeserving messages, from which the proximally imapcted may be more removed (Anoll and Israel-Trummel 2019, Walker 2014, Walker and García-Castañon 2017). Experiences of victimization amplify this tension: they often occur </w:t>
      </w:r>
      <w:r>
        <w:lastRenderedPageBreak/>
        <w:t>alongside policing and incarceration in the same communities, yet are rarely conceptualized as a form of policy contact in their own right.[^6]</w:t>
      </w:r>
    </w:p>
    <w:p w14:paraId="20752F33" w14:textId="77777777" w:rsidR="004F0894" w:rsidRDefault="00000000">
      <w:r>
        <w:t>Although victims of crime are rarely theorized as policy feedback subjects, the concept of victimization is implicitly central to the literature. Policy feedback scholars emphasize how individuals interpret state actions—especially punitive or discriminatory ones—as signals of exclusion, abandonment, or devaluation (Soss 1999; Lerman and Weaver 2014). These “interpretive effects” can leave people feeling targeted, disrespected, or undeserving in the eyes of the state. In this context, experiences of secondary victimization—such as being disbelieved, ignored, or emotionally constrained by the criminal justice process (Lens et al. 2014) — 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form of state contact—and a potential site of interpretive rupture—opens new terrain for understanding how criminal legal experience shapes not only institutional trust and political participation, but also deservingness perceptions and carceral policy attitudes. This paper takes up that challenge by analyzing victimization alongside other forms of contact to assess how they each influence perceptions of who deserves help or harm—and what role the state should play.</w:t>
      </w:r>
    </w:p>
    <w:p w14:paraId="4AA08BD2" w14:textId="77777777" w:rsidR="004F0894" w:rsidRDefault="00000000">
      <w:pPr>
        <w:pStyle w:val="Heading2"/>
      </w:pPr>
      <w:bookmarkStart w:id="5" w:name="hypotheses"/>
      <w:bookmarkEnd w:id="3"/>
      <w:r>
        <w:t>0.4 Hypotheses</w:t>
      </w:r>
    </w:p>
    <w:p w14:paraId="0C20DE65" w14:textId="75E5F6D7" w:rsidR="004F0894" w:rsidRDefault="00000000">
      <w:del w:id="6" w:author="Candis Watts Smith" w:date="2025-04-16T09:48:00Z" w16du:dateUtc="2025-04-16T13:48:00Z">
        <w:r w:rsidDel="001E0FE0">
          <w:delText xml:space="preserve">What does this mean for my expectations about </w:delText>
        </w:r>
      </w:del>
      <w:ins w:id="7" w:author="Candis Watts Smith" w:date="2025-04-16T09:48:00Z" w16du:dateUtc="2025-04-16T13:48:00Z">
        <w:r w:rsidR="001E0FE0">
          <w:t>H</w:t>
        </w:r>
      </w:ins>
      <w:del w:id="8" w:author="Candis Watts Smith" w:date="2025-04-16T09:48:00Z" w16du:dateUtc="2025-04-16T13:48:00Z">
        <w:r w:rsidDel="001E0FE0">
          <w:delText>h</w:delText>
        </w:r>
      </w:del>
      <w:r>
        <w:t>ow</w:t>
      </w:r>
      <w:ins w:id="9" w:author="Candis Watts Smith" w:date="2025-04-16T09:49:00Z" w16du:dateUtc="2025-04-16T13:49:00Z">
        <w:r w:rsidR="001E0FE0">
          <w:t xml:space="preserve"> does</w:t>
        </w:r>
      </w:ins>
      <w:r>
        <w:t xml:space="preserve"> carceral contact</w:t>
      </w:r>
      <w:del w:id="10" w:author="Candis Watts Smith" w:date="2025-04-16T09:49:00Z" w16du:dateUtc="2025-04-16T13:49:00Z">
        <w:r w:rsidDel="001E0FE0">
          <w:delText xml:space="preserve"> will</w:delText>
        </w:r>
      </w:del>
      <w:r>
        <w:t xml:space="preserve"> shape perceptions of what carceral citizens deserve? While views on criminal legal policy and how people conceive of carceral citizens complicated questions, I anticipate that these experiences (incarceration, neigborhhood or social connections to the incarcerated, and victimization), depress the authority of carceral policy design to convey meaning about its targets. Perceptions of systemic injustice and trends of surrogate participation suggest contact may generate more nuanced perceptions of deservingness </w:t>
      </w:r>
      <w:commentRangeStart w:id="11"/>
      <w:r>
        <w:t xml:space="preserve">in it’s </w:t>
      </w:r>
      <w:commentRangeEnd w:id="11"/>
      <w:r w:rsidR="001E0FE0">
        <w:rPr>
          <w:rStyle w:val="CommentReference"/>
        </w:rPr>
        <w:commentReference w:id="11"/>
      </w:r>
      <w:r>
        <w:t xml:space="preserve">own right, as carceral citizens are conceived of as victims of injustice and or deserving of representation. While individuals and within these groups may still respond to policy messages and think about targets in different ways, I expect these groups to view carceral citizens as more deserving than those without impact. Because </w:t>
      </w:r>
      <w:r>
        <w:lastRenderedPageBreak/>
        <w:t>people with proximate impact may be less likely to internalize undeserving messages, they may have warmer perceptions than the directly impacted. Further, I suggest that experience with the criminal legal system – including victimization – leads people to more strongly and consistently support policies that help incarcerated people, and to more nuanced ways of thinking about the relationship between what a carceral target ‘deserves’ and what policy is appropriate.</w:t>
      </w:r>
    </w:p>
    <w:p w14:paraId="640079C4" w14:textId="77777777" w:rsidR="004F0894" w:rsidRDefault="00000000">
      <w:r>
        <w:t>Respondents with no direct or proximate experience with incarceration may rely more heavily on dominant public narratives that portray incarcerated individuals as violent, morally deficient, or socially deviant. Social construction theory suggests that, in the absence of countervailing personal experiences, people turn to culturally available representations to evaluate policy targets (Schneider and Ingram 1993; Smith and Kreitzer 2024). In the criminal legal domain, these representations are often shaped by racialized media portrayals and political discourse that emphasize danger and individual blame (Lopez 2015; Vasiljevic and Viki 2014). Without lived or relational knowledge to “fill in” CARIN criteria such as control, reciprocity, or need with humanizing nuance, these respondents are more likely to default to punitive or stigmatized constructions of incarcerated people. Even those who know only victims of crime may be exposed to narratives emphasizing offender culpability and just deserts—without the complexity that comes from understanding incarcerated people as multifaceted individuals. Therefore, I expect that:</w:t>
      </w:r>
    </w:p>
    <w:p w14:paraId="014C536F" w14:textId="77777777" w:rsidR="004F0894" w:rsidRDefault="00000000">
      <w:r>
        <w:rPr>
          <w:b/>
          <w:bCs/>
        </w:rPr>
        <w:t>(H1)</w:t>
      </w:r>
      <w:r>
        <w:t xml:space="preserve"> Direct and proximate experiences with incarceration and experiencing victimization will lead to more generous deservingness perceptions of incarcerated people.</w:t>
      </w:r>
    </w:p>
    <w:p w14:paraId="68298D22" w14:textId="77777777" w:rsidR="004F0894" w:rsidRDefault="00000000">
      <w:r>
        <w:rPr>
          <w:b/>
          <w:bCs/>
        </w:rPr>
        <w:t>(H1A)</w:t>
      </w:r>
      <w:r>
        <w:t xml:space="preserve"> Individuals with proximate impact will report more generossity than those who are directly impacted.</w:t>
      </w:r>
    </w:p>
    <w:p w14:paraId="1D1839F5" w14:textId="77777777" w:rsidR="004F0894" w:rsidRDefault="00000000">
      <w:r>
        <w:t>While victimization might intuitively drive negative perceptions of carceral citizens, I suggest the relationship is more complex.</w:t>
      </w:r>
    </w:p>
    <w:p w14:paraId="45741A76" w14:textId="77777777" w:rsidR="004F0894" w:rsidRDefault="00000000">
      <w:r>
        <w:t xml:space="preserve">Researchers provide evidence that more abstracted, dehumanized stereotypes about carceral citizens (Vasiljevic and Viki 2014) generate harsher assessments of culpability (Levinson 2007, Levinson et al 2010, Donovan 2007, Israel-Trummel and Streeter 2021) and sentences (Rehavi </w:t>
      </w:r>
      <w:r>
        <w:lastRenderedPageBreak/>
        <w:t xml:space="preserve">and Starr 2014) suggesting that information </w:t>
      </w:r>
      <w:r>
        <w:rPr>
          <w:i/>
          <w:iCs/>
        </w:rPr>
        <w:t>besides</w:t>
      </w:r>
      <w:r>
        <w:t xml:space="preserve"> conviction and crime about carceral citizens should have a countervailing humanizing effect (Uggen and Manza 2006).</w:t>
      </w:r>
    </w:p>
    <w:p w14:paraId="1227EC06" w14:textId="77777777" w:rsidR="004F0894" w:rsidRDefault="00000000">
      <w:r>
        <w:t>There are clear reasons why victimization may generate undeserving perceptions: victimization is highly a salient experience that for many drives negative affect toward those who commit crimes (Ditton et al. 1999) and provides a clear justification to focus on criminal culpability when considering an incarcerated person (Culhane et al 2004). However, this logic assumes clear victim-offender boundaries and risks ignoring the broader social context in which violence occurs. The overlap between victims and otherwise impacted groups is significant (Gebo 2019). Victims of violent crime are disproportionately part of communities most heavily policed and incarcerated, most victims of violent crime know their offender (Bureau of Justice 2024), and most individuals who experience incarceration have also been victimized.[^2] Thus, while for many victims the proximity and salience of a criminal may bolster negative social constructions and deservingness perceptions, it might also translate to more nuanced perceptions of culpability and a closer alignment of identity that moderates negative affect.</w:t>
      </w:r>
    </w:p>
    <w:p w14:paraId="20965CC7" w14:textId="77777777" w:rsidR="004F0894" w:rsidRDefault="00000000">
      <w:r>
        <w:t>Moreover, victims face restrictive, “sticky” social constructions – what Lens et al (2014) note generate negative feedbacks. While navigating narrow expectations of “appropriate” emotional responses in the criminal justice process – non-emotional victims risk disbelief while overly emotional victims face judgment – victims experience “secondary victimizations” that foment institutional distrust. 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14:paraId="4371F36B" w14:textId="77777777" w:rsidR="004F0894" w:rsidRDefault="00000000">
      <w:commentRangeStart w:id="12"/>
      <w:r>
        <w:rPr>
          <w:b/>
          <w:bCs/>
        </w:rPr>
        <w:t>(H1C)</w:t>
      </w:r>
      <w:r>
        <w:t xml:space="preserve"> </w:t>
      </w:r>
      <w:commentRangeEnd w:id="12"/>
      <w:r w:rsidR="001E0FE0">
        <w:rPr>
          <w:rStyle w:val="CommentReference"/>
        </w:rPr>
        <w:commentReference w:id="12"/>
      </w:r>
      <w:r>
        <w:rPr>
          <w:i/>
          <w:iCs/>
        </w:rPr>
        <w:t xml:space="preserve">Victims of violent crime may vary more than other impacted groups in their perceptions of incarcerated people’s deservingness, but on average, will still express more generous views than individuals with no direct </w:t>
      </w:r>
      <w:commentRangeStart w:id="13"/>
      <w:r>
        <w:rPr>
          <w:i/>
          <w:iCs/>
        </w:rPr>
        <w:t>or proximate contact with the carceral system.</w:t>
      </w:r>
      <w:commentRangeEnd w:id="13"/>
      <w:r w:rsidR="00D60BDD">
        <w:rPr>
          <w:rStyle w:val="CommentReference"/>
        </w:rPr>
        <w:commentReference w:id="13"/>
      </w:r>
    </w:p>
    <w:p w14:paraId="05942166" w14:textId="77777777" w:rsidR="004F0894" w:rsidRDefault="00000000">
      <w:r>
        <w:lastRenderedPageBreak/>
        <w:t>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14:paraId="1ED1EB26" w14:textId="77777777" w:rsidR="004F0894" w:rsidRDefault="00000000">
      <w:r>
        <w:rPr>
          <w:b/>
          <w:bCs/>
        </w:rPr>
        <w:t>(H2)</w:t>
      </w:r>
      <w:r>
        <w:t xml:space="preserve"> More generous perceptions of carceral citizens’ deservingness will predict greater and more consistent support for assistance-oriented policies and reduced support for punitive policies.</w:t>
      </w:r>
    </w:p>
    <w:p w14:paraId="7636C0E8" w14:textId="77777777" w:rsidR="004F0894" w:rsidRDefault="00000000">
      <w:r>
        <w:t>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p w14:paraId="2D9375A6" w14:textId="77777777" w:rsidR="004F0894" w:rsidRDefault="00000000">
      <w:pPr>
        <w:pStyle w:val="Heading2"/>
      </w:pPr>
      <w:bookmarkStart w:id="14" w:name="data-and-methods"/>
      <w:bookmarkEnd w:id="5"/>
      <w:r>
        <w:t>0.5 Data and Methods</w:t>
      </w:r>
    </w:p>
    <w:p w14:paraId="0D153467" w14:textId="77777777" w:rsidR="004F0894" w:rsidRDefault="00000000">
      <w:r>
        <w:t>I explore whether policy contact shapes people’s attitudes about deservingness, and how those deservingness perceptions mediate policy preferences. I employ original survey data using a national sample of 2,716 US adults collected in September 2024 through the platform Forthwright. The survey adapts the approach of Kreitzer and Smith’s (2018) empirical mapping of power and deservingness constructions of 87 target populations. [^7]</w:t>
      </w:r>
    </w:p>
    <w:p w14:paraId="018817C2" w14:textId="77777777" w:rsidR="004F0894" w:rsidRDefault="00000000">
      <w:r>
        <w:rPr>
          <w:b/>
          <w:bCs/>
        </w:rPr>
        <w:t>Measuring Deservingness Perceptions, Contact, and Policy Views.</w:t>
      </w:r>
    </w:p>
    <w:p w14:paraId="5D0413C3" w14:textId="77777777" w:rsidR="004F0894" w:rsidRDefault="00000000">
      <w:r>
        <w:t>In this study, I investigate the correlation between criminal legal policy experience and perceptions of criminal legal target deservingness as well as views on criminal legal policy, and the extent to which deservingness perceptions mediate policy views. As such, my primary variables of interest concern deservingness ratings for target groups, “contact” with the criminal legal system, and policy views.</w:t>
      </w:r>
    </w:p>
    <w:p w14:paraId="00771914" w14:textId="77777777" w:rsidR="004F0894" w:rsidRDefault="00000000">
      <w:r>
        <w:lastRenderedPageBreak/>
        <w:t>Perceptions of target deservingness are operationalized using 0-100 sliding scale ratings of “incarcerated people/prisoners.” After reading a short explanation of what deserving usually connotes (Figure # ), respondents rated the deservingness of a total of 65 groups.</w:t>
      </w:r>
    </w:p>
    <w:p w14:paraId="7409CF28" w14:textId="77777777" w:rsidR="004F0894" w:rsidRDefault="00000000">
      <w:r>
        <w:t>I argue a respondent’s experience with the criminal legal system affects perceptions of carceral citizens’ deservingness and policy views. To measure policy contact and proximate contact, I ask respondents whether they or someone they know well have been “incarcerated in jail or prison,” and/or whether they and/or someone they now have “been a victim of violent crime.” I construct three binary indicators for the three contact types of interest, which represent respondents who have been incarcerated (1), know someone incarcerated (1), or have been victimized (1), or not (0). I do not isolate for individuals who have only had one form of policy experience – much of the incarcerated sample overlaps with those who know incarcerated individuals, as would be expected. Additionally, I construct a single “impact” dummy to capture all three impacted groups to simplify analysis for my first overarching hypothesis.[^8]</w:t>
      </w:r>
    </w:p>
    <w:p w14:paraId="375D28E5" w14:textId="58D0F68E" w:rsidR="004F0894" w:rsidRDefault="00000000">
      <w:r>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 ‘prison_penalty’ support index, and the remainder which involve policy help (minimum wage pay requirements for incarcerated workers, voting rights restoration, etc) are combined in a ‘prison_help’ support index. </w:t>
      </w:r>
      <w:del w:id="15" w:author="Candis Watts Smith" w:date="2025-04-16T09:54:00Z" w16du:dateUtc="2025-04-16T13:54:00Z">
        <w:r w:rsidDel="00D60BDD">
          <w:rPr>
            <w:i/>
            <w:iCs/>
          </w:rPr>
          <w:delText>Note: I don’t combine bc testing help vs penalizing.</w:delText>
        </w:r>
      </w:del>
    </w:p>
    <w:p w14:paraId="0BF6A5B2" w14:textId="77777777" w:rsidR="004F0894" w:rsidRDefault="00000000">
      <w:pPr>
        <w:pStyle w:val="Heading4"/>
      </w:pPr>
      <w:bookmarkStart w:id="16" w:name="other-factors-influencing-policy-views"/>
      <w:r>
        <w:t>0.5.0.1 Other Factors Influencing Policy Views</w:t>
      </w:r>
    </w:p>
    <w:p w14:paraId="103F629A" w14:textId="77777777" w:rsidR="004F0894" w:rsidRDefault="00000000">
      <w:r>
        <w:t xml:space="preserve">I include </w:t>
      </w:r>
      <w:r>
        <w:rPr>
          <w:b/>
          <w:bCs/>
          <w:i/>
          <w:iCs/>
        </w:rPr>
        <w:t>x</w:t>
      </w:r>
      <w:r>
        <w:t xml:space="preserve"> standard additional controls, and two 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 ‘other party.’ I code for Republicans and Democrats—leaving independents and “others” as the comparison group</w:t>
      </w:r>
      <w:del w:id="17" w:author="Candis Watts Smith" w:date="2025-04-16T09:54:00Z" w16du:dateUtc="2025-04-16T13:54:00Z">
        <w:r w:rsidDel="00D60BDD">
          <w:delText>s</w:delText>
        </w:r>
      </w:del>
      <w:r>
        <w:t>.</w:t>
      </w:r>
    </w:p>
    <w:p w14:paraId="6AB6659D" w14:textId="77777777" w:rsidR="004F0894" w:rsidRDefault="00000000">
      <w:r>
        <w:lastRenderedPageBreak/>
        <w:t xml:space="preserve">To capture a broader picture of political ideology, respondents were asked a series of questions related to government funding, regulation, and taxation as indicators of economic conservatism. They were also asked whether they consider themselves “liberal, conservative, or somewhere in between” 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w:t>
      </w:r>
      <w:commentRangeStart w:id="18"/>
      <w:r>
        <w:t>composite score.[^</w:t>
      </w:r>
      <w:commentRangeEnd w:id="18"/>
      <w:r w:rsidR="00D60BDD">
        <w:rPr>
          <w:rStyle w:val="CommentReference"/>
        </w:rPr>
        <w:commentReference w:id="18"/>
      </w:r>
      <w:r>
        <w:t>6]</w:t>
      </w:r>
    </w:p>
    <w:p w14:paraId="726536A9" w14:textId="77777777" w:rsidR="004F0894" w:rsidRDefault="00000000">
      <w:r>
        <w:t>Some carceral state scholarship suggests that individual views about carceral citizens and policy are determined by punitiveness towards offenders – whether conceptualized as beliefs about meritocracy and the rule of law, or expressive responses to perceived wrongdoing or harm (Sniderman and Piazza 1993, Chouhy et al 2022, Miller and Alexander 2016). While some operationalize this via support for the death penalty (Enns 2016), others use measures that reflect belief in the purpose of punishment. Here, I operationalise this concept with a control for beliefs about the purpose of punishment using an interval ‘penal_point’ variable, with respondents’ views on whether the purpose of incarceration as to punish primarily, rehabilitate primarily, or somewhere in between, rescaled to a 0-1 metric from a 7 point scale.</w:t>
      </w:r>
    </w:p>
    <w:p w14:paraId="2FEEF08D" w14:textId="77777777" w:rsidR="004F0894" w:rsidRDefault="00000000">
      <w:r>
        <w:t xml:space="preserve">A broader “punitive” 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 “deserving of some inferred benefit,” where others groups, like “Athiests,” 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w:t>
      </w:r>
      <w:r>
        <w:lastRenderedPageBreak/>
        <w:t xml:space="preserve">populations. This variable also allows me to explore whether the effects of criminal legal contact are particular to criminal legal target deservingness, rather than groups constructed as needing </w:t>
      </w:r>
      <w:commentRangeStart w:id="19"/>
      <w:commentRangeStart w:id="20"/>
      <w:r>
        <w:t xml:space="preserve">help as a whole. </w:t>
      </w:r>
      <w:commentRangeEnd w:id="19"/>
      <w:r w:rsidR="00D60BDD">
        <w:rPr>
          <w:rStyle w:val="CommentReference"/>
        </w:rPr>
        <w:commentReference w:id="19"/>
      </w:r>
      <w:commentRangeEnd w:id="20"/>
      <w:r w:rsidR="00D60BDD">
        <w:rPr>
          <w:rStyle w:val="CommentReference"/>
        </w:rPr>
        <w:commentReference w:id="20"/>
      </w:r>
      <w:r>
        <w:t>[^7]</w:t>
      </w:r>
    </w:p>
    <w:p w14:paraId="7C8F0E23" w14:textId="77777777" w:rsidR="004F0894" w:rsidRDefault="00000000">
      <w:r>
        <w:t>Similarly, some respondents may be less supportive of policies that help such groups. I use standardized survey items on relevant policies to create a policy dispositional index, including support for Mediaid and unemployment assisstence, views on minimum wage and government support for the poor, and the agreement with the importance of accepting refugees.[^8]</w:t>
      </w:r>
    </w:p>
    <w:p w14:paraId="171E4868" w14:textId="77777777" w:rsidR="004F0894" w:rsidRDefault="00000000">
      <w:r>
        <w:t xml:space="preserve">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control for racial attitudes, </w:t>
      </w:r>
      <w:commentRangeStart w:id="21"/>
      <w:r>
        <w:t>I construct a racial resentment scale combining items from the ANES “Kinder” battery and the FIRE scale.</w:t>
      </w:r>
      <w:commentRangeEnd w:id="21"/>
      <w:r w:rsidR="00D60BDD">
        <w:rPr>
          <w:rStyle w:val="CommentReference"/>
        </w:rPr>
        <w:commentReference w:id="21"/>
      </w:r>
    </w:p>
    <w:p w14:paraId="7FCC82A3" w14:textId="77777777" w:rsidR="004F0894" w:rsidRDefault="00000000">
      <w:r>
        <w:t>Finally, I also control gender, level of education, and location.[^9] I control for gender with a binary variable where respondents who identified as genderqueer or ‘other’ (of which there were relatively few) will be randomly assigned to woman (0) and men (1).</w:t>
      </w:r>
    </w:p>
    <w:p w14:paraId="63BCA4A5" w14:textId="77777777" w:rsidR="004F0894" w:rsidRDefault="00000000">
      <w:pPr>
        <w:pStyle w:val="Heading2"/>
      </w:pPr>
      <w:bookmarkStart w:id="22" w:name="analysis"/>
      <w:bookmarkEnd w:id="14"/>
      <w:bookmarkEnd w:id="16"/>
      <w:r>
        <w:t>0.6 Analysis</w:t>
      </w:r>
    </w:p>
    <w:p w14:paraId="57052A54" w14:textId="77777777" w:rsidR="004F0894" w:rsidRDefault="00000000">
      <w:r>
        <w:t xml:space="preserve">I use the above described data to test my three main hypotheses with a series of regression models, </w:t>
      </w:r>
      <w:commentRangeStart w:id="23"/>
      <w:r>
        <w:t xml:space="preserve">with standard errors clustered by participant’s randomization block (A, B, or C). </w:t>
      </w:r>
      <w:commentRangeEnd w:id="23"/>
      <w:r w:rsidR="00D60BDD">
        <w:rPr>
          <w:rStyle w:val="CommentReference"/>
        </w:rPr>
        <w:commentReference w:id="23"/>
      </w:r>
      <w:r>
        <w:t>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14:paraId="7C35B0ED" w14:textId="77777777" w:rsidR="004F0894" w:rsidRDefault="00000000">
      <w:r>
        <w:t xml:space="preserve">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w:t>
      </w:r>
      <w:r>
        <w:lastRenderedPageBreak/>
        <w:t>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14:paraId="32D18130" w14:textId="77777777" w:rsidR="004F0894" w:rsidRDefault="00000000">
      <w:r>
        <w:t>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14:paraId="2A55E97A" w14:textId="77777777" w:rsidR="004F0894" w:rsidRDefault="00000000">
      <w:r>
        <w:t>[Table Z: Mean deservingness ratings of incarcerated people by contact type]</w:t>
      </w:r>
    </w:p>
    <w:p w14:paraId="3CEABB65" w14:textId="77777777" w:rsidR="004F0894" w:rsidRDefault="00000000">
      <w:r>
        <w:t xml:space="preserve">To explore policy opinion variation, </w:t>
      </w:r>
      <w:r>
        <w:rPr>
          <w:b/>
          <w:bCs/>
        </w:rPr>
        <w:t>Table X</w:t>
      </w:r>
      <w:r>
        <w:t xml:space="preserve"> 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14:paraId="1423F5E0" w14:textId="77777777" w:rsidR="004F0894" w:rsidRDefault="00000000">
      <w:r>
        <w:t>[Table X: ]</w:t>
      </w:r>
    </w:p>
    <w:p w14:paraId="429C403B" w14:textId="77777777" w:rsidR="004F0894" w:rsidRDefault="00000000">
      <w:pPr>
        <w:pStyle w:val="Heading4"/>
      </w:pPr>
      <w:bookmarkStart w:id="24" w:name="modeling-approach"/>
      <w:r>
        <w:t>0.6.0.1 Modeling Approach</w:t>
      </w:r>
    </w:p>
    <w:p w14:paraId="7F58F790" w14:textId="77777777" w:rsidR="004F0894" w:rsidRDefault="00000000">
      <w:r>
        <w:t>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p>
    <w:p w14:paraId="131E513E" w14:textId="77777777" w:rsidR="004F0894" w:rsidRDefault="00000000">
      <m:oMathPara>
        <m:oMathParaPr>
          <m:jc m:val="center"/>
        </m:oMathParaPr>
        <m:oMath>
          <m:r>
            <w:rPr>
              <w:rFonts w:ascii="Cambria Math" w:hAnsi="Cambria Math"/>
            </w:rPr>
            <m:t>Xi</m:t>
          </m:r>
          <m:r>
            <m:rPr>
              <m:sty m:val="p"/>
            </m:rPr>
            <w:rPr>
              <w:rFonts w:ascii="Cambria Math" w:hAnsi="Cambria Math"/>
            </w:rPr>
            <m:t>'⋅</m:t>
          </m:r>
          <m:r>
            <w:rPr>
              <w:rFonts w:ascii="Cambria Math" w:hAnsi="Cambria Math"/>
            </w:rPr>
            <m:t>controls</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w:rPr>
              <w:rFonts w:ascii="Cambria Math" w:hAnsi="Cambria Math"/>
            </w:rPr>
            <m:t>Xi</m:t>
          </m:r>
          <m:r>
            <m:rPr>
              <m:sty m:val="p"/>
            </m:rPr>
            <w:rPr>
              <w:rFonts w:ascii="Cambria Math" w:hAnsi="Cambria Math"/>
            </w:rPr>
            <m:t>'</m:t>
          </m:r>
        </m:oMath>
      </m:oMathPara>
    </w:p>
    <w:p w14:paraId="0D1F69A7" w14:textId="77777777" w:rsidR="004F0894" w:rsidRDefault="00000000">
      <w:r>
        <w:lastRenderedPageBreak/>
        <w:t xml:space="preserve">​⋅controls, and standard errors are clustered by respondent (if applicable). In all models, </w:t>
      </w:r>
      <m:oMath>
        <m:r>
          <w:rPr>
            <w:rFonts w:ascii="Cambria Math" w:hAnsi="Cambria Math"/>
          </w:rPr>
          <m:t>i</m:t>
        </m:r>
      </m:oMath>
      <w:r>
        <w:t xml:space="preserve"> indexes individual respondents, and </w:t>
      </w:r>
      <m:oMath>
        <m:sSub>
          <m:sSubPr>
            <m:ctrlPr>
              <w:rPr>
                <w:rFonts w:ascii="Cambria Math" w:hAnsi="Cambria Math"/>
              </w:rPr>
            </m:ctrlPr>
          </m:sSubPr>
          <m:e>
            <m:r>
              <m:rPr>
                <m:nor/>
              </m:rPr>
              <m:t>impact</m:t>
            </m:r>
          </m:e>
          <m:sub>
            <m:r>
              <w:rPr>
                <w:rFonts w:ascii="Cambria Math" w:hAnsi="Cambria Math"/>
              </w:rPr>
              <m:t>i</m:t>
            </m:r>
          </m:sub>
        </m:sSub>
      </m:oMath>
      <w:r>
        <w:t xml:space="preserve"> captures impacted versus nonimpacted [FIX]. I interpret coefficients of interest using two-tailed hypothesis tests at the </w:t>
      </w:r>
      <m:oMath>
        <m:r>
          <w:rPr>
            <w:rFonts w:ascii="Cambria Math" w:hAnsi="Cambria Math"/>
          </w:rPr>
          <m:t>α</m:t>
        </m:r>
        <m:r>
          <m:rPr>
            <m:sty m:val="p"/>
          </m:rPr>
          <w:rPr>
            <w:rFonts w:ascii="Cambria Math" w:hAnsi="Cambria Math"/>
          </w:rPr>
          <m:t>=</m:t>
        </m:r>
        <m:r>
          <w:rPr>
            <w:rFonts w:ascii="Cambria Math" w:hAnsi="Cambria Math"/>
          </w:rPr>
          <m:t>0.05</m:t>
        </m:r>
      </m:oMath>
      <w:r>
        <w:t xml:space="preserve"> level. I report 95% confidence intervals and standard errors throughout.</w:t>
      </w:r>
    </w:p>
    <w:p w14:paraId="0924F301" w14:textId="77777777" w:rsidR="004F0894" w:rsidRDefault="00000000">
      <w:pPr>
        <w:pStyle w:val="Heading5"/>
      </w:pPr>
      <w:bookmarkStart w:id="25" w:name="deservingness-models"/>
      <w:r>
        <w:t>0.6.0.1.1 Deservingness Models</w:t>
      </w:r>
    </w:p>
    <w:p w14:paraId="698B1DD7" w14:textId="77777777" w:rsidR="004F0894" w:rsidRDefault="00000000">
      <w:r>
        <w:t xml:space="preserve">My first main hypothesis, </w:t>
      </w:r>
      <w:r>
        <w:rPr>
          <w:b/>
          <w:bCs/>
        </w:rPr>
        <w:t>H1</w:t>
      </w:r>
      <w:r>
        <w:t xml:space="preserve"> predicts that individuals with direct or proximate experiences with the criminal legal system (e.g., incarceration, knowing someone incarcerated, or victimization) will perceive incarcerated people as more deserving. I begin by regressing deservingness scores for incarcerated people on impact status, controlling for demographic and attitudinal factors. Specifically, I estimate:</w:t>
      </w:r>
    </w:p>
    <w:p w14:paraId="1904AEF4" w14:textId="77777777" w:rsidR="004F0894"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3B8850E" w14:textId="77777777" w:rsidR="004F0894" w:rsidRDefault="00000000">
      <w:r>
        <w:t xml:space="preserve">Where the key coefficient of interest is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which estimates the average difference in deservingness perception between those with and without carceral contact, holding other covariates constant. A positive and significant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would support my hypothesis (H1) that contact is associated with more generous evaluations of incarcerated people.</w:t>
      </w:r>
    </w:p>
    <w:p w14:paraId="38D54FB1" w14:textId="77777777" w:rsidR="004F0894" w:rsidRDefault="00000000">
      <w:commentRangeStart w:id="26"/>
      <w:r>
        <w:t>To assess how robust the effect of contact is to different control strategies, I use a stepwise modeling approach</w:t>
      </w:r>
      <w:commentRangeEnd w:id="26"/>
      <w:r w:rsidR="00B313F5">
        <w:rPr>
          <w:rStyle w:val="CommentReference"/>
        </w:rPr>
        <w:commentReference w:id="26"/>
      </w:r>
      <w:r>
        <w:t xml:space="preserve">.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14:paraId="6A5EF877" w14:textId="77777777" w:rsidR="004F0894" w:rsidRDefault="00B313F5">
      <w:commentRangeStart w:id="27"/>
      <w:commentRangeEnd w:id="27"/>
      <m:oMathPara>
        <m:oMathParaPr>
          <m:jc m:val="center"/>
        </m:oMathParaPr>
        <m:oMath>
          <m:r>
            <m:rPr>
              <m:sty m:val="p"/>
            </m:rPr>
            <w:rPr>
              <w:rStyle w:val="CommentReference"/>
              <w:rFonts w:ascii="Cambria Math" w:hAnsi="Cambria Math"/>
              <w:rPrChange w:id="28" w:author="Candis Watts Smith" w:date="2025-04-16T10:09:00Z" w16du:dateUtc="2025-04-16T14:09:00Z">
                <w:rPr>
                  <w:rStyle w:val="CommentReference"/>
                </w:rPr>
              </w:rPrChange>
            </w:rPr>
            <w:lastRenderedPageBreak/>
            <w:commentReference w:id="27"/>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education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party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w:commentRangeStart w:id="29"/>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race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w:commentRangeEnd w:id="29"/>
          <m:r>
            <m:rPr>
              <m:sty m:val="p"/>
            </m:rPr>
            <w:rPr>
              <w:rStyle w:val="CommentReference"/>
            </w:rPr>
            <w:commentReference w:id="29"/>
          </m:r>
        </m:oMath>
      </m:oMathPara>
    </w:p>
    <w:p w14:paraId="586ECBCA" w14:textId="77777777" w:rsidR="004F0894" w:rsidRDefault="00000000">
      <w:commentRangeStart w:id="30"/>
      <w:r>
        <w:t xml:space="preserve">If contact reduces </w:t>
      </w:r>
      <w:commentRangeEnd w:id="30"/>
      <w:r w:rsidR="00B313F5">
        <w:rPr>
          <w:rStyle w:val="CommentReference"/>
        </w:rPr>
        <w:commentReference w:id="30"/>
      </w:r>
      <w:r>
        <w:t xml:space="preserve">deservingness more strongly among liberals than conservatives, for instance, the interaction term </w:t>
      </w:r>
      <m:oMath>
        <m:sSub>
          <m:sSubPr>
            <m:ctrlPr>
              <w:rPr>
                <w:rFonts w:ascii="Cambria Math" w:hAnsi="Cambria Math"/>
              </w:rPr>
            </m:ctrlPr>
          </m:sSubPr>
          <m:e>
            <m:r>
              <w:rPr>
                <w:rFonts w:ascii="Cambria Math" w:hAnsi="Cambria Math"/>
              </w:rPr>
              <m:t>β</m:t>
            </m:r>
          </m:e>
          <m:sub>
            <m:r>
              <w:rPr>
                <w:rFonts w:ascii="Cambria Math" w:hAnsi="Cambria Math"/>
              </w:rPr>
              <m:t>11</m:t>
            </m:r>
          </m:sub>
        </m:sSub>
      </m:oMath>
      <w:r>
        <w:t xml:space="preserve">​ for impact × ideology should be positive (i.e., a stronger effect of contact for more liberal respondents). Similarly, </w:t>
      </w:r>
      <m:oMath>
        <m:sSub>
          <m:sSubPr>
            <m:ctrlPr>
              <w:rPr>
                <w:rFonts w:ascii="Cambria Math" w:hAnsi="Cambria Math"/>
              </w:rPr>
            </m:ctrlPr>
          </m:sSubPr>
          <m:e>
            <m:r>
              <w:rPr>
                <w:rFonts w:ascii="Cambria Math" w:hAnsi="Cambria Math"/>
              </w:rPr>
              <m:t>β</m:t>
            </m:r>
          </m:e>
          <m:sub>
            <m:r>
              <w:rPr>
                <w:rFonts w:ascii="Cambria Math" w:hAnsi="Cambria Math"/>
              </w:rPr>
              <m:t>12</m:t>
            </m:r>
          </m:sub>
        </m:sSub>
      </m:oMath>
      <w:r>
        <w:t>​ 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14:paraId="2D8CE711" w14:textId="77777777" w:rsidR="004F0894" w:rsidRDefault="00000000">
      <w:r>
        <w:t>To I distinguish among types of contact (</w:t>
      </w:r>
      <w:commentRangeStart w:id="31"/>
      <w:r>
        <w:t>H1A-H1D</w:t>
      </w:r>
      <w:commentRangeEnd w:id="31"/>
      <w:r w:rsidR="00B313F5">
        <w:rPr>
          <w:rStyle w:val="CommentReference"/>
        </w:rPr>
        <w:commentReference w:id="31"/>
      </w:r>
      <w:r>
        <w:t>),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14:paraId="1189331F" w14:textId="77777777" w:rsidR="004F0894" w:rsidRDefault="00000000">
      <m:oMathPara>
        <m:oMathParaPr>
          <m:jc m:val="center"/>
        </m:oMathParaPr>
        <m:oMath>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controls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77AEBBA" w14:textId="77777777" w:rsidR="004F0894" w:rsidRDefault="00000000">
      <w:r>
        <w:t>My second core hypothesis (</w:t>
      </w:r>
      <w:r>
        <w:rPr>
          <w:b/>
          <w:bCs/>
        </w:rPr>
        <w:t>H2)</w:t>
      </w:r>
      <w:r>
        <w:t xml:space="preserve"> 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14:paraId="21B212A4" w14:textId="77777777" w:rsidR="004F0894"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4781EFC6" w14:textId="77777777" w:rsidR="004F0894" w:rsidRDefault="00000000">
      <w:r>
        <w:t>and on punative policy</w:t>
      </w:r>
    </w:p>
    <w:p w14:paraId="5ED862BC" w14:textId="77777777" w:rsidR="004F0894"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E509E0A" w14:textId="77777777" w:rsidR="004F0894" w:rsidRDefault="00000000">
      <w:r>
        <w:lastRenderedPageBreak/>
        <w:t xml:space="preserve">In each model,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captures the association between having contact and support for decarceral or assistance-oriented policies, net of perceived deservingness and other controls.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remains significant after including deservingness would suggest that contact shapes policy views through additional channels.</w:t>
      </w:r>
    </w:p>
    <w:p w14:paraId="65CBB401" w14:textId="77777777" w:rsidR="004F0894" w:rsidRDefault="00000000">
      <w:r>
        <w:t>I assess mediation using the mediation package in R, estimating average indirect effects and confidence intervals via bootstrapping. I futher explore this relationship by testing for moderating effects of contact on the relationship between deservingness and policy views.</w:t>
      </w:r>
    </w:p>
    <w:p w14:paraId="52C58A6A" w14:textId="77777777" w:rsidR="004F0894" w:rsidRDefault="00000000">
      <m:oMathPara>
        <m:oMathParaPr>
          <m:jc m:val="center"/>
        </m:oMathParaPr>
        <m:oMath>
          <m:sSub>
            <m:sSubPr>
              <m:ctrlPr>
                <w:rPr>
                  <w:rFonts w:ascii="Cambria Math" w:hAnsi="Cambria Math"/>
                </w:rPr>
              </m:ctrlPr>
            </m:sSubPr>
            <m:e>
              <m:r>
                <m:rPr>
                  <m:nor/>
                </m:rPr>
                <m:t>prisonhelp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7F5BEE9A" w14:textId="77777777" w:rsidR="004F0894" w:rsidRDefault="00000000">
      <m:oMathPara>
        <m:oMathParaPr>
          <m:jc m:val="center"/>
        </m:oMathParaPr>
        <m:oMath>
          <m:sSub>
            <m:sSubPr>
              <m:ctrlPr>
                <w:rPr>
                  <w:rFonts w:ascii="Cambria Math" w:hAnsi="Cambria Math"/>
                </w:rPr>
              </m:ctrlPr>
            </m:sSubPr>
            <m:e>
              <m:r>
                <m:rPr>
                  <m:nor/>
                </m:rPr>
                <m:t>prisonpen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Deservingness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Contact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4DD91F2" w14:textId="77777777" w:rsidR="004F0894" w:rsidRDefault="00000000">
      <w:r>
        <w:t>I test this prediction by modeling the relationship between policy help and contact, after accounting for attitudinal and demographic controls using OLS:</w:t>
      </w:r>
    </w:p>
    <w:p w14:paraId="4334981A" w14:textId="77777777" w:rsidR="004F0894"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prisonhelp</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3BBF735" w14:textId="77777777" w:rsidR="004F0894"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prisonpen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6D079D51" w14:textId="77777777" w:rsidR="004F0894" w:rsidRDefault="00000000">
      <w:r>
        <w:t>I model criminal legal contact’s effect on other forms of policy help by regressing aggregated attitudes towards those policies on impact.</w:t>
      </w:r>
    </w:p>
    <w:p w14:paraId="582B304C" w14:textId="77777777" w:rsidR="004F0894" w:rsidRDefault="00000000">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polorientation</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desor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controlsvector</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0BE8C7D4" w14:textId="77777777" w:rsidR="004F0894" w:rsidRDefault="00000000">
      <w:r>
        <w:t>–</w:t>
      </w:r>
    </w:p>
    <w:p w14:paraId="7C46B8EC" w14:textId="77777777" w:rsidR="004F0894" w:rsidRDefault="00000000">
      <w:r>
        <w:lastRenderedPageBreak/>
        <w:t xml:space="preserve">To evaluate whether </w:t>
      </w:r>
      <w:r>
        <w:rPr>
          <w:b/>
          <w:bCs/>
        </w:rPr>
        <w:t>(H2)</w:t>
      </w:r>
      <w:r>
        <w:t xml:space="preserve"> more generous perceptions of carceral citizens’ deservingness also predict more consistent </w:t>
      </w:r>
      <w:r>
        <w:rPr>
          <w:i/>
          <w:iCs/>
        </w:rPr>
        <w:t>consistsent</w:t>
      </w:r>
      <w:r>
        <w:t xml:space="preserve"> 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14:paraId="40313CAE" w14:textId="77777777" w:rsidR="004F0894" w:rsidRDefault="00000000">
      <m:oMathPara>
        <m:oMathParaPr>
          <m:jc m:val="center"/>
        </m:oMathParaPr>
        <m:oMath>
          <m:sSub>
            <m:sSubPr>
              <m:ctrlPr>
                <w:rPr>
                  <w:rFonts w:ascii="Cambria Math" w:hAnsi="Cambria Math"/>
                </w:rPr>
              </m:ctrlPr>
            </m:sSubPr>
            <m:e>
              <m:r>
                <m:rPr>
                  <m:nor/>
                </m:rPr>
                <m:t>variance_help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3BF1BE4C" w14:textId="77777777" w:rsidR="004F0894" w:rsidRDefault="00000000">
      <w:commentRangeStart w:id="32"/>
      <w:r>
        <w:t xml:space="preserve">To confirm these findings </w:t>
      </w:r>
      <w:commentRangeEnd w:id="32"/>
      <w:r w:rsidR="00B313F5">
        <w:rPr>
          <w:rStyle w:val="CommentReference"/>
        </w:rPr>
        <w:commentReference w:id="32"/>
      </w:r>
      <w:r>
        <w:t>with an alternative measure of consistency, I also calculate the standard deviation of each person’s responses across the already standardized help policy items. This provides a normalized measure of response dispersion:</w:t>
      </w:r>
    </w:p>
    <w:p w14:paraId="441E3057" w14:textId="77777777" w:rsidR="004F0894" w:rsidRDefault="00000000">
      <m:oMathPara>
        <m:oMathParaPr>
          <m:jc m:val="center"/>
        </m:oMathParaPr>
        <m:oMath>
          <m:sSub>
            <m:sSubPr>
              <m:ctrlPr>
                <w:rPr>
                  <w:rFonts w:ascii="Cambria Math" w:hAnsi="Cambria Math"/>
                </w:rPr>
              </m:ctrlPr>
            </m:sSubPr>
            <m:e>
              <m:r>
                <m:rPr>
                  <m:nor/>
                </m:rPr>
                <m:t>sd_help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controls</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531656D" w14:textId="77777777" w:rsidR="004F0894" w:rsidRDefault="00000000">
      <w:r>
        <w:t xml:space="preserve">I expect that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14:paraId="630CEF0C" w14:textId="77777777" w:rsidR="004F0894" w:rsidRDefault="00000000">
      <w:r>
        <w:t>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14:paraId="023B8125" w14:textId="77777777" w:rsidR="004F0894" w:rsidRDefault="00000000">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logit</m:t>
                </m:r>
                <m:d>
                  <m:dPr>
                    <m:ctrlPr>
                      <w:rPr>
                        <w:rFonts w:ascii="Cambria Math" w:hAnsi="Cambria Math"/>
                      </w:rPr>
                    </m:ctrlPr>
                  </m:dPr>
                  <m:e>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w:rPr>
                            <w:rFonts w:ascii="Cambria Math" w:hAnsi="Cambria Math"/>
                          </w:rPr>
                          <m:t>k</m:t>
                        </m:r>
                      </m:e>
                    </m:d>
                  </m:e>
                </m:d>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prisonerdeserves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pol-or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e>
                </m:d>
              </m:e>
            </m:mr>
          </m:m>
        </m:oMath>
      </m:oMathPara>
    </w:p>
    <w:p w14:paraId="3FD61D7E" w14:textId="77777777" w:rsidR="004F0894" w:rsidRDefault="00000000">
      <w:r>
        <w:t xml:space="preserve">Here,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estimates the average effect of contact on policy preferences;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captures how much perceived deservingness of incarcerated people influences policy support;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reflects policy help attitudes. The term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β</m:t>
        </m:r>
      </m:oMath>
      <w:r>
        <w:t xml:space="preserve"> represents control covariates, while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allows for respondent-specific baseline support levels. This enables me to model individual-level responses across all policy items simultaneously, and assess both the average effect of experience on policy support </w:t>
      </w:r>
      <w:r>
        <w:lastRenderedPageBreak/>
        <w:t>(through the fixed effect coefficient) and the consistency of support across policies (through the random effects variance).</w:t>
      </w:r>
    </w:p>
    <w:p w14:paraId="14363555" w14:textId="77777777" w:rsidR="004F0894" w:rsidRDefault="00000000">
      <w:r>
        <w:t>Finally, 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14:paraId="7EA8BE17" w14:textId="77777777" w:rsidR="004F0894" w:rsidRDefault="00000000">
      <w:r>
        <w:t>Should I include the full model somewhere (tweaking):</w:t>
      </w:r>
    </w:p>
    <w:p w14:paraId="2A916BBF" w14:textId="77777777" w:rsidR="004F0894" w:rsidRDefault="00000000">
      <m:oMathPara>
        <m:oMathParaPr>
          <m:jc m:val="center"/>
        </m:oMathParaPr>
        <m:oMath>
          <m:sSub>
            <m:sSubPr>
              <m:ctrlPr>
                <w:rPr>
                  <w:rFonts w:ascii="Cambria Math" w:hAnsi="Cambria Math"/>
                </w:rPr>
              </m:ctrlPr>
            </m:sSubPr>
            <m:e>
              <m:r>
                <m:rPr>
                  <m:nor/>
                </m:rPr>
                <m:t>prisoner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KnowIncarcerated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Victim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Republican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Democrat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m:rPr>
                  <m:nor/>
                </m:rPr>
                <m:t>Ideology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m:rPr>
                  <m:nor/>
                </m:rPr>
                <m:t>Punitive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m:rPr>
                  <m:nor/>
                </m:rPr>
                <m:t>PenalPunitiveness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m:rPr>
                  <m:nor/>
                </m:rPr>
                <m:t>DeservingHelpGroups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m:rPr>
                  <m:nor/>
                </m:rPr>
                <m:t>PolicyDisposition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m:rPr>
                  <m:nor/>
                </m:rPr>
                <m:t>Black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m:rPr>
                  <m:nor/>
                </m:rPr>
                <m:t>Hispanic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m:rPr>
                  <m:nor/>
                </m:rPr>
                <m:t>OtherRace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14</m:t>
              </m:r>
            </m:sub>
          </m:sSub>
          <m:r>
            <m:rPr>
              <m:sty m:val="p"/>
            </m:rPr>
            <w:rPr>
              <w:rFonts w:ascii="Cambria Math" w:hAnsi="Cambria Math"/>
            </w:rPr>
            <m:t>⋅</m:t>
          </m:r>
          <m:sSub>
            <m:sSubPr>
              <m:ctrlPr>
                <w:rPr>
                  <w:rFonts w:ascii="Cambria Math" w:hAnsi="Cambria Math"/>
                </w:rPr>
              </m:ctrlPr>
            </m:sSubPr>
            <m:e>
              <m:r>
                <m:rPr>
                  <m:nor/>
                </m:rPr>
                <m:t>RacialResentment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15</m:t>
              </m:r>
            </m:sub>
          </m:sSub>
          <m:r>
            <m:rPr>
              <m:sty m:val="p"/>
            </m:rPr>
            <w:rPr>
              <w:rFonts w:ascii="Cambria Math" w:hAnsi="Cambria Math"/>
            </w:rPr>
            <m:t>⋅</m:t>
          </m:r>
          <m:sSub>
            <m:sSubPr>
              <m:ctrlPr>
                <w:rPr>
                  <w:rFonts w:ascii="Cambria Math" w:hAnsi="Cambria Math"/>
                </w:rPr>
              </m:ctrlPr>
            </m:sSubPr>
            <m:e>
              <m:r>
                <m:rPr>
                  <m:nor/>
                </m:rPr>
                <m:t>Gender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m:rPr>
                  <m:nor/>
                </m:rPr>
                <m:t>Urban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27DF4DBD" w14:textId="77777777" w:rsidR="004F0894" w:rsidRDefault="004745C5">
      <w:r>
        <w:rPr>
          <w:noProof/>
        </w:rPr>
        <w:pict w14:anchorId="65E83E25">
          <v:rect id="_x0000_i1025" alt="" style="width:468pt;height:.05pt;mso-width-percent:0;mso-height-percent:0;mso-width-percent:0;mso-height-percent:0" o:hralign="center" o:hrstd="t" o:hr="t"/>
        </w:pict>
      </w:r>
    </w:p>
    <w:p w14:paraId="3CB60CD9" w14:textId="77777777" w:rsidR="004F0894" w:rsidRDefault="00000000">
      <w:pPr>
        <w:pStyle w:val="Heading1"/>
      </w:pPr>
      <w:bookmarkStart w:id="33" w:name="conclusion"/>
      <w:bookmarkEnd w:id="22"/>
      <w:bookmarkEnd w:id="24"/>
      <w:bookmarkEnd w:id="25"/>
      <w:r>
        <w:t>1. Conclusion</w:t>
      </w:r>
    </w:p>
    <w:p w14:paraId="2F17BBB9" w14:textId="77777777" w:rsidR="004F0894" w:rsidRDefault="00000000">
      <w:r>
        <w:t>In this article, I study</w:t>
      </w:r>
    </w:p>
    <w:p w14:paraId="3C896859" w14:textId="77777777" w:rsidR="004F0894" w:rsidRDefault="00000000">
      <w:r>
        <w:t>. . .</w:t>
      </w:r>
    </w:p>
    <w:p w14:paraId="7E74E463" w14:textId="77777777" w:rsidR="004F0894" w:rsidRDefault="00000000">
      <w:pPr>
        <w:pStyle w:val="Heading1"/>
      </w:pPr>
      <w:bookmarkStart w:id="34" w:name="references"/>
      <w:bookmarkEnd w:id="33"/>
      <w:r>
        <w:t>2. References</w:t>
      </w:r>
    </w:p>
    <w:p w14:paraId="656AA3CC" w14:textId="77777777" w:rsidR="004F0894" w:rsidRDefault="00000000">
      <w:pPr>
        <w:pStyle w:val="Heading2"/>
      </w:pPr>
      <w:bookmarkStart w:id="35" w:name="appendix"/>
      <w:r>
        <w:t>2.1 Appendix</w:t>
      </w:r>
    </w:p>
    <w:p w14:paraId="471AB049" w14:textId="77777777" w:rsidR="004F0894" w:rsidRDefault="00000000">
      <w:pPr>
        <w:pStyle w:val="Heading4"/>
      </w:pPr>
      <w:bookmarkStart w:id="36" w:name="variable-directory"/>
      <w:r>
        <w:lastRenderedPageBreak/>
        <w:t>2.1.0.1 Variable Directory</w:t>
      </w:r>
    </w:p>
    <w:p w14:paraId="65E9BEED" w14:textId="77777777" w:rsidR="004F0894" w:rsidRDefault="00000000">
      <w:pPr>
        <w:pStyle w:val="Heading3"/>
      </w:pPr>
      <w:bookmarkStart w:id="37" w:name="variable-dictionary"/>
      <w:bookmarkEnd w:id="36"/>
      <w:r>
        <w:t>2.1.1 V</w:t>
      </w:r>
      <w:commentRangeStart w:id="38"/>
      <w:r>
        <w:t xml:space="preserve">ariable </w:t>
      </w:r>
      <w:commentRangeEnd w:id="38"/>
      <w:r w:rsidR="00D60BDD">
        <w:rPr>
          <w:rStyle w:val="CommentReference"/>
          <w:rFonts w:ascii="Times New Roman" w:eastAsia="Times New Roman" w:hAnsi="Times New Roman" w:cs="Times New Roman"/>
          <w:color w:val="auto"/>
        </w:rPr>
        <w:commentReference w:id="38"/>
      </w:r>
      <w:r>
        <w:t>Dictionary</w:t>
      </w:r>
    </w:p>
    <w:tbl>
      <w:tblPr>
        <w:tblW w:w="5000" w:type="pct"/>
        <w:tblLayout w:type="fixed"/>
        <w:tblLook w:val="0020" w:firstRow="1" w:lastRow="0" w:firstColumn="0" w:lastColumn="0" w:noHBand="0" w:noVBand="0"/>
      </w:tblPr>
      <w:tblGrid>
        <w:gridCol w:w="2403"/>
        <w:gridCol w:w="2403"/>
        <w:gridCol w:w="4554"/>
      </w:tblGrid>
      <w:tr w:rsidR="004F0894" w14:paraId="0BF3C952" w14:textId="77777777">
        <w:trPr>
          <w:tblHeader/>
        </w:trPr>
        <w:tc>
          <w:tcPr>
            <w:tcW w:w="2033" w:type="dxa"/>
          </w:tcPr>
          <w:p w14:paraId="534E8534" w14:textId="77777777" w:rsidR="004F0894" w:rsidRDefault="00000000">
            <w:r>
              <w:t>Variable Name</w:t>
            </w:r>
          </w:p>
        </w:tc>
        <w:tc>
          <w:tcPr>
            <w:tcW w:w="2033" w:type="dxa"/>
          </w:tcPr>
          <w:p w14:paraId="06590671" w14:textId="77777777" w:rsidR="004F0894" w:rsidRDefault="00000000">
            <w:r>
              <w:t>Type</w:t>
            </w:r>
          </w:p>
        </w:tc>
        <w:tc>
          <w:tcPr>
            <w:tcW w:w="3852" w:type="dxa"/>
          </w:tcPr>
          <w:p w14:paraId="2058DBC5" w14:textId="77777777" w:rsidR="004F0894" w:rsidRDefault="00000000">
            <w:r>
              <w:t>Description</w:t>
            </w:r>
          </w:p>
        </w:tc>
      </w:tr>
      <w:tr w:rsidR="004F0894" w14:paraId="77655A06" w14:textId="77777777">
        <w:tc>
          <w:tcPr>
            <w:tcW w:w="2033" w:type="dxa"/>
          </w:tcPr>
          <w:p w14:paraId="227EFD79" w14:textId="77777777" w:rsidR="004F0894" w:rsidRDefault="00000000">
            <w:r>
              <w:t>impact</w:t>
            </w:r>
          </w:p>
        </w:tc>
        <w:tc>
          <w:tcPr>
            <w:tcW w:w="2033" w:type="dxa"/>
          </w:tcPr>
          <w:p w14:paraId="7CCEC4A6" w14:textId="77777777" w:rsidR="004F0894" w:rsidRDefault="00000000">
            <w:r>
              <w:t>Binary</w:t>
            </w:r>
          </w:p>
        </w:tc>
        <w:tc>
          <w:tcPr>
            <w:tcW w:w="3852" w:type="dxa"/>
          </w:tcPr>
          <w:p w14:paraId="235B0F44" w14:textId="77777777" w:rsidR="004F0894" w:rsidRDefault="00000000">
            <w:r>
              <w:t>Any carceral or victimization contact</w:t>
            </w:r>
          </w:p>
        </w:tc>
      </w:tr>
      <w:tr w:rsidR="004F0894" w14:paraId="28C3F547" w14:textId="77777777">
        <w:tc>
          <w:tcPr>
            <w:tcW w:w="2033" w:type="dxa"/>
          </w:tcPr>
          <w:p w14:paraId="063B8C79" w14:textId="77777777" w:rsidR="004F0894" w:rsidRDefault="00000000">
            <w:r>
              <w:t>incarc</w:t>
            </w:r>
          </w:p>
        </w:tc>
        <w:tc>
          <w:tcPr>
            <w:tcW w:w="2033" w:type="dxa"/>
          </w:tcPr>
          <w:p w14:paraId="3588ADD6" w14:textId="77777777" w:rsidR="004F0894" w:rsidRDefault="00000000">
            <w:r>
              <w:t>Binary</w:t>
            </w:r>
          </w:p>
        </w:tc>
        <w:tc>
          <w:tcPr>
            <w:tcW w:w="3852" w:type="dxa"/>
          </w:tcPr>
          <w:p w14:paraId="5781C734" w14:textId="77777777" w:rsidR="004F0894" w:rsidRDefault="00000000">
            <w:r>
              <w:t>Has been incarcerated</w:t>
            </w:r>
          </w:p>
        </w:tc>
      </w:tr>
      <w:tr w:rsidR="004F0894" w14:paraId="051D9024" w14:textId="77777777">
        <w:tc>
          <w:tcPr>
            <w:tcW w:w="2033" w:type="dxa"/>
          </w:tcPr>
          <w:p w14:paraId="00A5610A" w14:textId="77777777" w:rsidR="004F0894" w:rsidRDefault="00000000">
            <w:r>
              <w:t>knowincarc</w:t>
            </w:r>
          </w:p>
        </w:tc>
        <w:tc>
          <w:tcPr>
            <w:tcW w:w="2033" w:type="dxa"/>
          </w:tcPr>
          <w:p w14:paraId="6388719B" w14:textId="77777777" w:rsidR="004F0894" w:rsidRDefault="00000000">
            <w:r>
              <w:t>Binary</w:t>
            </w:r>
          </w:p>
        </w:tc>
        <w:tc>
          <w:tcPr>
            <w:tcW w:w="3852" w:type="dxa"/>
          </w:tcPr>
          <w:p w14:paraId="047B3143" w14:textId="77777777" w:rsidR="004F0894" w:rsidRDefault="00000000">
            <w:r>
              <w:t>Knows someone incarcerated</w:t>
            </w:r>
          </w:p>
        </w:tc>
      </w:tr>
      <w:tr w:rsidR="004F0894" w14:paraId="61887586" w14:textId="77777777">
        <w:tc>
          <w:tcPr>
            <w:tcW w:w="2033" w:type="dxa"/>
          </w:tcPr>
          <w:p w14:paraId="5A2F5C6A" w14:textId="77777777" w:rsidR="004F0894" w:rsidRDefault="00000000">
            <w:r>
              <w:t>vict</w:t>
            </w:r>
          </w:p>
        </w:tc>
        <w:tc>
          <w:tcPr>
            <w:tcW w:w="2033" w:type="dxa"/>
          </w:tcPr>
          <w:p w14:paraId="65F93635" w14:textId="77777777" w:rsidR="004F0894" w:rsidRDefault="00000000">
            <w:r>
              <w:t>Binary</w:t>
            </w:r>
          </w:p>
        </w:tc>
        <w:tc>
          <w:tcPr>
            <w:tcW w:w="3852" w:type="dxa"/>
          </w:tcPr>
          <w:p w14:paraId="24A17815" w14:textId="77777777" w:rsidR="004F0894" w:rsidRDefault="00000000">
            <w:r>
              <w:t>Has been victim of violent crime</w:t>
            </w:r>
          </w:p>
        </w:tc>
      </w:tr>
      <w:tr w:rsidR="004F0894" w14:paraId="662C2596" w14:textId="77777777">
        <w:tc>
          <w:tcPr>
            <w:tcW w:w="2033" w:type="dxa"/>
          </w:tcPr>
          <w:p w14:paraId="4B1182DA" w14:textId="77777777" w:rsidR="004F0894" w:rsidRDefault="00000000">
            <w:r>
              <w:t>prisonerdeserves</w:t>
            </w:r>
          </w:p>
        </w:tc>
        <w:tc>
          <w:tcPr>
            <w:tcW w:w="2033" w:type="dxa"/>
          </w:tcPr>
          <w:p w14:paraId="79D5B19E" w14:textId="77777777" w:rsidR="004F0894" w:rsidRDefault="00000000">
            <w:r>
              <w:t>Continuous</w:t>
            </w:r>
          </w:p>
        </w:tc>
        <w:tc>
          <w:tcPr>
            <w:tcW w:w="3852" w:type="dxa"/>
          </w:tcPr>
          <w:p w14:paraId="160C0518" w14:textId="77777777" w:rsidR="004F0894" w:rsidRDefault="00000000">
            <w:r>
              <w:t>Centered deservingness of incarcerated people</w:t>
            </w:r>
          </w:p>
        </w:tc>
      </w:tr>
      <w:tr w:rsidR="004F0894" w14:paraId="1FB57BD9" w14:textId="77777777">
        <w:tc>
          <w:tcPr>
            <w:tcW w:w="2033" w:type="dxa"/>
          </w:tcPr>
          <w:p w14:paraId="46AACA5A" w14:textId="77777777" w:rsidR="004F0894" w:rsidRDefault="00000000">
            <w:r>
              <w:t>prisonhelp</w:t>
            </w:r>
          </w:p>
        </w:tc>
        <w:tc>
          <w:tcPr>
            <w:tcW w:w="2033" w:type="dxa"/>
          </w:tcPr>
          <w:p w14:paraId="2121B6E3" w14:textId="77777777" w:rsidR="004F0894" w:rsidRDefault="00000000">
            <w:r>
              <w:t>Index</w:t>
            </w:r>
          </w:p>
        </w:tc>
        <w:tc>
          <w:tcPr>
            <w:tcW w:w="3852" w:type="dxa"/>
          </w:tcPr>
          <w:p w14:paraId="2571F44A" w14:textId="77777777" w:rsidR="004F0894" w:rsidRDefault="00000000">
            <w:r>
              <w:t>Support for prison-assistance policies</w:t>
            </w:r>
          </w:p>
        </w:tc>
      </w:tr>
      <w:tr w:rsidR="004F0894" w14:paraId="4571DA3A" w14:textId="77777777">
        <w:tc>
          <w:tcPr>
            <w:tcW w:w="2033" w:type="dxa"/>
          </w:tcPr>
          <w:p w14:paraId="105CF9D1" w14:textId="77777777" w:rsidR="004F0894" w:rsidRDefault="00000000">
            <w:r>
              <w:t>prisonpen</w:t>
            </w:r>
          </w:p>
        </w:tc>
        <w:tc>
          <w:tcPr>
            <w:tcW w:w="2033" w:type="dxa"/>
          </w:tcPr>
          <w:p w14:paraId="59E8936D" w14:textId="77777777" w:rsidR="004F0894" w:rsidRDefault="00000000">
            <w:r>
              <w:t>Index</w:t>
            </w:r>
          </w:p>
        </w:tc>
        <w:tc>
          <w:tcPr>
            <w:tcW w:w="3852" w:type="dxa"/>
          </w:tcPr>
          <w:p w14:paraId="4A6CA7E5" w14:textId="77777777" w:rsidR="004F0894" w:rsidRDefault="00000000">
            <w:r>
              <w:t>Support for punitive carceral policies</w:t>
            </w:r>
          </w:p>
        </w:tc>
      </w:tr>
      <w:tr w:rsidR="004F0894" w14:paraId="17905FE5" w14:textId="77777777">
        <w:tc>
          <w:tcPr>
            <w:tcW w:w="2033" w:type="dxa"/>
          </w:tcPr>
          <w:p w14:paraId="3BCDBB56" w14:textId="77777777" w:rsidR="004F0894" w:rsidRDefault="00000000">
            <w:r>
              <w:t>variance_help</w:t>
            </w:r>
          </w:p>
        </w:tc>
        <w:tc>
          <w:tcPr>
            <w:tcW w:w="2033" w:type="dxa"/>
          </w:tcPr>
          <w:p w14:paraId="5E98AB08" w14:textId="77777777" w:rsidR="004F0894" w:rsidRDefault="00000000">
            <w:r>
              <w:t>Continuous</w:t>
            </w:r>
          </w:p>
        </w:tc>
        <w:tc>
          <w:tcPr>
            <w:tcW w:w="3852" w:type="dxa"/>
          </w:tcPr>
          <w:p w14:paraId="21E6351D" w14:textId="77777777" w:rsidR="004F0894" w:rsidRDefault="00000000">
            <w:r>
              <w:t>Variance across prison-help policy support items</w:t>
            </w:r>
          </w:p>
        </w:tc>
      </w:tr>
      <w:tr w:rsidR="004F0894" w14:paraId="5C536422" w14:textId="77777777">
        <w:tc>
          <w:tcPr>
            <w:tcW w:w="2033" w:type="dxa"/>
          </w:tcPr>
          <w:p w14:paraId="18BB9D2D" w14:textId="77777777" w:rsidR="004F0894" w:rsidRDefault="00000000">
            <w:r>
              <w:t>sd_help</w:t>
            </w:r>
          </w:p>
        </w:tc>
        <w:tc>
          <w:tcPr>
            <w:tcW w:w="2033" w:type="dxa"/>
          </w:tcPr>
          <w:p w14:paraId="708977AC" w14:textId="77777777" w:rsidR="004F0894" w:rsidRDefault="00000000">
            <w:r>
              <w:t>Continuous</w:t>
            </w:r>
          </w:p>
        </w:tc>
        <w:tc>
          <w:tcPr>
            <w:tcW w:w="3852" w:type="dxa"/>
          </w:tcPr>
          <w:p w14:paraId="64C107C1" w14:textId="77777777" w:rsidR="004F0894" w:rsidRDefault="00000000">
            <w:r>
              <w:t>Standard deviation of help-policy support items</w:t>
            </w:r>
          </w:p>
        </w:tc>
      </w:tr>
      <w:tr w:rsidR="004F0894" w14:paraId="1F42F05E" w14:textId="77777777">
        <w:tc>
          <w:tcPr>
            <w:tcW w:w="2033" w:type="dxa"/>
          </w:tcPr>
          <w:p w14:paraId="06355135" w14:textId="77777777" w:rsidR="004F0894" w:rsidRDefault="00000000">
            <w:r>
              <w:t>polorientation / pol-or</w:t>
            </w:r>
          </w:p>
        </w:tc>
        <w:tc>
          <w:tcPr>
            <w:tcW w:w="2033" w:type="dxa"/>
          </w:tcPr>
          <w:p w14:paraId="46792476" w14:textId="77777777" w:rsidR="004F0894" w:rsidRDefault="00000000">
            <w:r>
              <w:t>Index</w:t>
            </w:r>
          </w:p>
        </w:tc>
        <w:tc>
          <w:tcPr>
            <w:tcW w:w="3852" w:type="dxa"/>
          </w:tcPr>
          <w:p w14:paraId="3078A446" w14:textId="77777777" w:rsidR="004F0894" w:rsidRDefault="00000000">
            <w:r>
              <w:t>General orientation toward social policy help</w:t>
            </w:r>
          </w:p>
        </w:tc>
      </w:tr>
      <w:tr w:rsidR="004F0894" w14:paraId="58785A1F" w14:textId="77777777">
        <w:tc>
          <w:tcPr>
            <w:tcW w:w="2033" w:type="dxa"/>
          </w:tcPr>
          <w:p w14:paraId="660BFEF1" w14:textId="77777777" w:rsidR="004F0894" w:rsidRDefault="00000000">
            <w:r>
              <w:t>desor</w:t>
            </w:r>
          </w:p>
        </w:tc>
        <w:tc>
          <w:tcPr>
            <w:tcW w:w="2033" w:type="dxa"/>
          </w:tcPr>
          <w:p w14:paraId="7540579D" w14:textId="77777777" w:rsidR="004F0894" w:rsidRDefault="00000000">
            <w:r>
              <w:t>Continuous</w:t>
            </w:r>
          </w:p>
        </w:tc>
        <w:tc>
          <w:tcPr>
            <w:tcW w:w="3852" w:type="dxa"/>
          </w:tcPr>
          <w:p w14:paraId="406E09BC" w14:textId="77777777" w:rsidR="004F0894" w:rsidRDefault="00000000">
            <w:r>
              <w:t>Centered deservingness of help-receiving groups</w:t>
            </w:r>
          </w:p>
        </w:tc>
      </w:tr>
      <w:tr w:rsidR="004F0894" w14:paraId="2C4CFD13" w14:textId="77777777">
        <w:tc>
          <w:tcPr>
            <w:tcW w:w="2033" w:type="dxa"/>
          </w:tcPr>
          <w:p w14:paraId="1C263586" w14:textId="77777777" w:rsidR="004F0894" w:rsidRDefault="00000000">
            <w:r>
              <w:t>Republican</w:t>
            </w:r>
          </w:p>
        </w:tc>
        <w:tc>
          <w:tcPr>
            <w:tcW w:w="2033" w:type="dxa"/>
          </w:tcPr>
          <w:p w14:paraId="00E01C7E" w14:textId="77777777" w:rsidR="004F0894" w:rsidRDefault="00000000">
            <w:r>
              <w:t>Dummy</w:t>
            </w:r>
          </w:p>
        </w:tc>
        <w:tc>
          <w:tcPr>
            <w:tcW w:w="3852" w:type="dxa"/>
          </w:tcPr>
          <w:p w14:paraId="30B1B3D7" w14:textId="77777777" w:rsidR="004F0894" w:rsidRDefault="00000000">
            <w:r>
              <w:t>Identifies as Republican</w:t>
            </w:r>
          </w:p>
        </w:tc>
      </w:tr>
      <w:tr w:rsidR="004F0894" w14:paraId="30182C21" w14:textId="77777777">
        <w:tc>
          <w:tcPr>
            <w:tcW w:w="2033" w:type="dxa"/>
          </w:tcPr>
          <w:p w14:paraId="20958933" w14:textId="77777777" w:rsidR="004F0894" w:rsidRDefault="00000000">
            <w:r>
              <w:t>Democrat</w:t>
            </w:r>
          </w:p>
        </w:tc>
        <w:tc>
          <w:tcPr>
            <w:tcW w:w="2033" w:type="dxa"/>
          </w:tcPr>
          <w:p w14:paraId="23BD29B5" w14:textId="77777777" w:rsidR="004F0894" w:rsidRDefault="00000000">
            <w:r>
              <w:t>Dummy</w:t>
            </w:r>
          </w:p>
        </w:tc>
        <w:tc>
          <w:tcPr>
            <w:tcW w:w="3852" w:type="dxa"/>
          </w:tcPr>
          <w:p w14:paraId="2AF5BB1E" w14:textId="77777777" w:rsidR="004F0894" w:rsidRDefault="00000000">
            <w:r>
              <w:t>Identifies as Democrat</w:t>
            </w:r>
          </w:p>
        </w:tc>
      </w:tr>
      <w:tr w:rsidR="004F0894" w14:paraId="2C9DE787" w14:textId="77777777">
        <w:tc>
          <w:tcPr>
            <w:tcW w:w="2033" w:type="dxa"/>
          </w:tcPr>
          <w:p w14:paraId="2A61AEFD" w14:textId="77777777" w:rsidR="004F0894" w:rsidRDefault="00000000">
            <w:r>
              <w:lastRenderedPageBreak/>
              <w:t>ideology</w:t>
            </w:r>
          </w:p>
        </w:tc>
        <w:tc>
          <w:tcPr>
            <w:tcW w:w="2033" w:type="dxa"/>
          </w:tcPr>
          <w:p w14:paraId="0082FC90" w14:textId="77777777" w:rsidR="004F0894" w:rsidRDefault="00000000">
            <w:r>
              <w:t>Index</w:t>
            </w:r>
          </w:p>
        </w:tc>
        <w:tc>
          <w:tcPr>
            <w:tcW w:w="3852" w:type="dxa"/>
          </w:tcPr>
          <w:p w14:paraId="3C1FD793" w14:textId="77777777" w:rsidR="004F0894" w:rsidRDefault="00000000">
            <w:r>
              <w:t>Political ideology (0 = liberal, 1 = conservative)</w:t>
            </w:r>
          </w:p>
        </w:tc>
      </w:tr>
      <w:tr w:rsidR="004F0894" w14:paraId="2615A8EA" w14:textId="77777777">
        <w:tc>
          <w:tcPr>
            <w:tcW w:w="2033" w:type="dxa"/>
          </w:tcPr>
          <w:p w14:paraId="40C7E775" w14:textId="77777777" w:rsidR="004F0894" w:rsidRDefault="00000000">
            <w:r>
              <w:t>Punitive</w:t>
            </w:r>
          </w:p>
        </w:tc>
        <w:tc>
          <w:tcPr>
            <w:tcW w:w="2033" w:type="dxa"/>
          </w:tcPr>
          <w:p w14:paraId="50073CEF" w14:textId="77777777" w:rsidR="004F0894" w:rsidRDefault="00000000">
            <w:r>
              <w:t>Index</w:t>
            </w:r>
          </w:p>
        </w:tc>
        <w:tc>
          <w:tcPr>
            <w:tcW w:w="3852" w:type="dxa"/>
          </w:tcPr>
          <w:p w14:paraId="40B976F7" w14:textId="77777777" w:rsidR="004F0894" w:rsidRDefault="00000000">
            <w:r>
              <w:t>General punitive orientation</w:t>
            </w:r>
          </w:p>
        </w:tc>
      </w:tr>
      <w:tr w:rsidR="004F0894" w14:paraId="6F58B403" w14:textId="77777777">
        <w:tc>
          <w:tcPr>
            <w:tcW w:w="2033" w:type="dxa"/>
          </w:tcPr>
          <w:p w14:paraId="27FDE1EA" w14:textId="77777777" w:rsidR="004F0894" w:rsidRDefault="00000000">
            <w:r>
              <w:t>PenalPunitiveness</w:t>
            </w:r>
          </w:p>
        </w:tc>
        <w:tc>
          <w:tcPr>
            <w:tcW w:w="2033" w:type="dxa"/>
          </w:tcPr>
          <w:p w14:paraId="51D09DBB" w14:textId="77777777" w:rsidR="004F0894" w:rsidRDefault="00000000">
            <w:r>
              <w:t>Ordinal / Rescaled</w:t>
            </w:r>
          </w:p>
        </w:tc>
        <w:tc>
          <w:tcPr>
            <w:tcW w:w="3852" w:type="dxa"/>
          </w:tcPr>
          <w:p w14:paraId="4B3FF2F6" w14:textId="77777777" w:rsidR="004F0894" w:rsidRDefault="00000000">
            <w:r>
              <w:t>Beliefs about punishment vs rehabilitation</w:t>
            </w:r>
          </w:p>
        </w:tc>
      </w:tr>
      <w:tr w:rsidR="004F0894" w14:paraId="57A5D17A" w14:textId="77777777">
        <w:tc>
          <w:tcPr>
            <w:tcW w:w="2033" w:type="dxa"/>
          </w:tcPr>
          <w:p w14:paraId="38FEBF77" w14:textId="77777777" w:rsidR="004F0894" w:rsidRDefault="00000000">
            <w:r>
              <w:t>PolicyDisposition</w:t>
            </w:r>
          </w:p>
        </w:tc>
        <w:tc>
          <w:tcPr>
            <w:tcW w:w="2033" w:type="dxa"/>
          </w:tcPr>
          <w:p w14:paraId="2004131F" w14:textId="77777777" w:rsidR="004F0894" w:rsidRDefault="00000000">
            <w:r>
              <w:t>Index</w:t>
            </w:r>
          </w:p>
        </w:tc>
        <w:tc>
          <w:tcPr>
            <w:tcW w:w="3852" w:type="dxa"/>
          </w:tcPr>
          <w:p w14:paraId="575E4C66" w14:textId="77777777" w:rsidR="004F0894" w:rsidRDefault="00000000">
            <w:r>
              <w:t>Support for redistributive and social help policies</w:t>
            </w:r>
          </w:p>
        </w:tc>
      </w:tr>
      <w:tr w:rsidR="004F0894" w14:paraId="1163EE2B" w14:textId="77777777">
        <w:tc>
          <w:tcPr>
            <w:tcW w:w="2033" w:type="dxa"/>
          </w:tcPr>
          <w:p w14:paraId="0F6208CB" w14:textId="77777777" w:rsidR="004F0894" w:rsidRDefault="00000000">
            <w:r>
              <w:t>racialresentment</w:t>
            </w:r>
          </w:p>
        </w:tc>
        <w:tc>
          <w:tcPr>
            <w:tcW w:w="2033" w:type="dxa"/>
          </w:tcPr>
          <w:p w14:paraId="3EF8148F" w14:textId="77777777" w:rsidR="004F0894" w:rsidRDefault="00000000">
            <w:r>
              <w:t>Index</w:t>
            </w:r>
          </w:p>
        </w:tc>
        <w:tc>
          <w:tcPr>
            <w:tcW w:w="3852" w:type="dxa"/>
          </w:tcPr>
          <w:p w14:paraId="4E39905C" w14:textId="77777777" w:rsidR="004F0894" w:rsidRDefault="00000000">
            <w:r>
              <w:t>Racial resentment scale (FIRE + Kinder items)</w:t>
            </w:r>
          </w:p>
        </w:tc>
      </w:tr>
      <w:tr w:rsidR="004F0894" w14:paraId="18F4A84F" w14:textId="77777777">
        <w:tc>
          <w:tcPr>
            <w:tcW w:w="2033" w:type="dxa"/>
          </w:tcPr>
          <w:p w14:paraId="41B4ABCE" w14:textId="77777777" w:rsidR="004F0894" w:rsidRDefault="00000000">
            <w:r>
              <w:t>gender</w:t>
            </w:r>
          </w:p>
        </w:tc>
        <w:tc>
          <w:tcPr>
            <w:tcW w:w="2033" w:type="dxa"/>
          </w:tcPr>
          <w:p w14:paraId="4B2FE2EA" w14:textId="77777777" w:rsidR="004F0894" w:rsidRDefault="00000000">
            <w:r>
              <w:t>Dummy</w:t>
            </w:r>
          </w:p>
        </w:tc>
        <w:tc>
          <w:tcPr>
            <w:tcW w:w="3852" w:type="dxa"/>
          </w:tcPr>
          <w:p w14:paraId="07210620" w14:textId="77777777" w:rsidR="004F0894" w:rsidRDefault="00000000">
            <w:r>
              <w:t>0 = woman/other, 1 = man</w:t>
            </w:r>
          </w:p>
        </w:tc>
      </w:tr>
      <w:tr w:rsidR="004F0894" w14:paraId="69C81F2D" w14:textId="77777777">
        <w:tc>
          <w:tcPr>
            <w:tcW w:w="2033" w:type="dxa"/>
          </w:tcPr>
          <w:p w14:paraId="7CE99864" w14:textId="77777777" w:rsidR="004F0894" w:rsidRDefault="00000000">
            <w:r>
              <w:t>education</w:t>
            </w:r>
          </w:p>
        </w:tc>
        <w:tc>
          <w:tcPr>
            <w:tcW w:w="2033" w:type="dxa"/>
          </w:tcPr>
          <w:p w14:paraId="28882F4A" w14:textId="77777777" w:rsidR="004F0894" w:rsidRDefault="00000000">
            <w:r>
              <w:t>Ordinal</w:t>
            </w:r>
          </w:p>
        </w:tc>
        <w:tc>
          <w:tcPr>
            <w:tcW w:w="3852" w:type="dxa"/>
          </w:tcPr>
          <w:p w14:paraId="0B8AE036" w14:textId="77777777" w:rsidR="004F0894" w:rsidRDefault="00000000">
            <w:r>
              <w:t>Educational attainment level</w:t>
            </w:r>
          </w:p>
        </w:tc>
      </w:tr>
      <w:tr w:rsidR="004F0894" w14:paraId="173061A0" w14:textId="77777777">
        <w:tc>
          <w:tcPr>
            <w:tcW w:w="2033" w:type="dxa"/>
          </w:tcPr>
          <w:p w14:paraId="3D60FDF4" w14:textId="77777777" w:rsidR="004F0894" w:rsidRDefault="00000000">
            <w:r>
              <w:t>urban</w:t>
            </w:r>
          </w:p>
        </w:tc>
        <w:tc>
          <w:tcPr>
            <w:tcW w:w="2033" w:type="dxa"/>
          </w:tcPr>
          <w:p w14:paraId="4CFB561A" w14:textId="77777777" w:rsidR="004F0894" w:rsidRDefault="00000000">
            <w:r>
              <w:t>Dummy</w:t>
            </w:r>
          </w:p>
        </w:tc>
        <w:tc>
          <w:tcPr>
            <w:tcW w:w="3852" w:type="dxa"/>
          </w:tcPr>
          <w:p w14:paraId="612302D4" w14:textId="77777777" w:rsidR="004F0894" w:rsidRDefault="00000000">
            <w:r>
              <w:t>0 = urban, 1 = non-urban</w:t>
            </w:r>
          </w:p>
        </w:tc>
      </w:tr>
      <w:tr w:rsidR="004F0894" w14:paraId="1AEF64AA" w14:textId="77777777">
        <w:tc>
          <w:tcPr>
            <w:tcW w:w="2033" w:type="dxa"/>
          </w:tcPr>
          <w:p w14:paraId="361DEC1A" w14:textId="77777777" w:rsidR="004F0894" w:rsidRDefault="00000000">
            <w:r>
              <w:t>Black, Hispanic, OtherRace</w:t>
            </w:r>
          </w:p>
        </w:tc>
        <w:tc>
          <w:tcPr>
            <w:tcW w:w="2033" w:type="dxa"/>
          </w:tcPr>
          <w:p w14:paraId="34F76508" w14:textId="77777777" w:rsidR="004F0894" w:rsidRDefault="00000000">
            <w:r>
              <w:t>Dummy</w:t>
            </w:r>
          </w:p>
        </w:tc>
        <w:tc>
          <w:tcPr>
            <w:tcW w:w="3852" w:type="dxa"/>
          </w:tcPr>
          <w:p w14:paraId="11EBB79B" w14:textId="77777777" w:rsidR="004F0894" w:rsidRDefault="00000000">
            <w:r>
              <w:t>Racial group identifiers</w:t>
            </w:r>
          </w:p>
        </w:tc>
      </w:tr>
      <w:tr w:rsidR="004F0894" w14:paraId="5A037480" w14:textId="77777777">
        <w:tc>
          <w:tcPr>
            <w:tcW w:w="2033" w:type="dxa"/>
          </w:tcPr>
          <w:p w14:paraId="6CF59FCD" w14:textId="77777777" w:rsidR="004F0894" w:rsidRDefault="00000000">
            <w:r>
              <w:t>impact × ideology</w:t>
            </w:r>
          </w:p>
        </w:tc>
        <w:tc>
          <w:tcPr>
            <w:tcW w:w="2033" w:type="dxa"/>
          </w:tcPr>
          <w:p w14:paraId="260077B5" w14:textId="77777777" w:rsidR="004F0894" w:rsidRDefault="00000000">
            <w:r>
              <w:t>Interaction</w:t>
            </w:r>
          </w:p>
        </w:tc>
        <w:tc>
          <w:tcPr>
            <w:tcW w:w="3852" w:type="dxa"/>
          </w:tcPr>
          <w:p w14:paraId="7AFD145F" w14:textId="77777777" w:rsidR="004F0894" w:rsidRDefault="00000000">
            <w:r>
              <w:t>Tests moderation by ideology</w:t>
            </w:r>
          </w:p>
        </w:tc>
      </w:tr>
      <w:tr w:rsidR="004F0894" w14:paraId="67F0E407" w14:textId="77777777">
        <w:tc>
          <w:tcPr>
            <w:tcW w:w="2033" w:type="dxa"/>
          </w:tcPr>
          <w:p w14:paraId="5199333B" w14:textId="77777777" w:rsidR="004F0894" w:rsidRDefault="00000000">
            <w:r>
              <w:t>impact × race</w:t>
            </w:r>
          </w:p>
        </w:tc>
        <w:tc>
          <w:tcPr>
            <w:tcW w:w="2033" w:type="dxa"/>
          </w:tcPr>
          <w:p w14:paraId="7D4F4B60" w14:textId="77777777" w:rsidR="004F0894" w:rsidRDefault="00000000">
            <w:r>
              <w:t>Interaction</w:t>
            </w:r>
          </w:p>
        </w:tc>
        <w:tc>
          <w:tcPr>
            <w:tcW w:w="3852" w:type="dxa"/>
          </w:tcPr>
          <w:p w14:paraId="660BA61F" w14:textId="77777777" w:rsidR="004F0894" w:rsidRDefault="00000000">
            <w:r>
              <w:t>Tests moderation by race</w:t>
            </w:r>
          </w:p>
        </w:tc>
      </w:tr>
      <w:tr w:rsidR="004F0894" w14:paraId="6AF2A5D6" w14:textId="77777777">
        <w:tc>
          <w:tcPr>
            <w:tcW w:w="2033" w:type="dxa"/>
          </w:tcPr>
          <w:p w14:paraId="1F68C88C" w14:textId="77777777" w:rsidR="004F0894" w:rsidRDefault="00000000">
            <w:r>
              <w:t>Deservingness × Contact</w:t>
            </w:r>
          </w:p>
        </w:tc>
        <w:tc>
          <w:tcPr>
            <w:tcW w:w="2033" w:type="dxa"/>
          </w:tcPr>
          <w:p w14:paraId="11E25AD5" w14:textId="77777777" w:rsidR="004F0894" w:rsidRDefault="00000000">
            <w:r>
              <w:t>Interaction</w:t>
            </w:r>
          </w:p>
        </w:tc>
        <w:tc>
          <w:tcPr>
            <w:tcW w:w="3852" w:type="dxa"/>
          </w:tcPr>
          <w:p w14:paraId="33C36B28" w14:textId="77777777" w:rsidR="004F0894" w:rsidRDefault="00000000">
            <w:r>
              <w:t>Moderation of deservingness effect</w:t>
            </w:r>
          </w:p>
        </w:tc>
      </w:tr>
      <w:tr w:rsidR="004F0894" w14:paraId="0CA13FC9" w14:textId="77777777">
        <w:tc>
          <w:tcPr>
            <w:tcW w:w="2033" w:type="dxa"/>
          </w:tcPr>
          <w:p w14:paraId="79D0E771" w14:textId="77777777" w:rsidR="004F0894" w:rsidRDefault="00000000">
            <w:r>
              <w:t>X_i' ⋅ controls</w:t>
            </w:r>
          </w:p>
        </w:tc>
        <w:tc>
          <w:tcPr>
            <w:tcW w:w="2033" w:type="dxa"/>
          </w:tcPr>
          <w:p w14:paraId="5E4BDF0C" w14:textId="77777777" w:rsidR="004F0894" w:rsidRDefault="00000000">
            <w:r>
              <w:t>Vector</w:t>
            </w:r>
          </w:p>
        </w:tc>
        <w:tc>
          <w:tcPr>
            <w:tcW w:w="3852" w:type="dxa"/>
          </w:tcPr>
          <w:p w14:paraId="1FB8B916" w14:textId="77777777" w:rsidR="004F0894" w:rsidRDefault="00000000">
            <w:r>
              <w:t>Full vector of demographic and attitudinal controls</w:t>
            </w:r>
          </w:p>
        </w:tc>
      </w:tr>
      <w:bookmarkEnd w:id="34"/>
      <w:bookmarkEnd w:id="35"/>
      <w:bookmarkEnd w:id="37"/>
    </w:tbl>
    <w:p w14:paraId="2118BDBD" w14:textId="77777777" w:rsidR="00FF03AD" w:rsidRDefault="00FF03AD"/>
    <w:sectPr w:rsidR="00FF03AD" w:rsidSect="00B30532">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andis Watts Smith" w:date="2025-04-16T09:48:00Z" w:initials="CS">
    <w:p w14:paraId="6091F49B" w14:textId="77777777" w:rsidR="001E0FE0" w:rsidRDefault="001E0FE0" w:rsidP="001E0FE0">
      <w:r>
        <w:rPr>
          <w:rStyle w:val="CommentReference"/>
        </w:rPr>
        <w:annotationRef/>
      </w:r>
      <w:r>
        <w:rPr>
          <w:color w:val="000000"/>
          <w:sz w:val="20"/>
          <w:szCs w:val="20"/>
        </w:rPr>
        <w:t>Not everything you write needs to be shared with readers. What function does this paragraph serve? If it is not helpful, then delete it.</w:t>
      </w:r>
    </w:p>
  </w:comment>
  <w:comment w:id="11" w:author="Candis Watts Smith" w:date="2025-04-16T09:50:00Z" w:initials="CS">
    <w:p w14:paraId="51E00BD8" w14:textId="77777777" w:rsidR="001E0FE0" w:rsidRDefault="001E0FE0" w:rsidP="001E0FE0">
      <w:r>
        <w:rPr>
          <w:rStyle w:val="CommentReference"/>
        </w:rPr>
        <w:annotationRef/>
      </w:r>
      <w:r>
        <w:rPr>
          <w:color w:val="000000"/>
          <w:sz w:val="20"/>
          <w:szCs w:val="20"/>
        </w:rPr>
        <w:t>You often write it’s for a possessive rather than a contraction. You should probably go look to see that you’re using it’s and its correctly.</w:t>
      </w:r>
    </w:p>
  </w:comment>
  <w:comment w:id="12" w:author="Candis Watts Smith" w:date="2025-04-16T09:51:00Z" w:initials="CS">
    <w:p w14:paraId="467FD3E9" w14:textId="77777777" w:rsidR="001E0FE0" w:rsidRDefault="001E0FE0" w:rsidP="001E0FE0">
      <w:r>
        <w:rPr>
          <w:rStyle w:val="CommentReference"/>
        </w:rPr>
        <w:annotationRef/>
      </w:r>
      <w:r>
        <w:rPr>
          <w:color w:val="000000"/>
          <w:sz w:val="20"/>
          <w:szCs w:val="20"/>
        </w:rPr>
        <w:t>Is there an H1B? Or does A and C stand for something?</w:t>
      </w:r>
    </w:p>
  </w:comment>
  <w:comment w:id="13" w:author="Candis Watts Smith" w:date="2025-04-16T09:52:00Z" w:initials="CS">
    <w:p w14:paraId="282D4CD9" w14:textId="77777777" w:rsidR="00D60BDD" w:rsidRDefault="00D60BDD" w:rsidP="00D60BDD">
      <w:r>
        <w:rPr>
          <w:rStyle w:val="CommentReference"/>
        </w:rPr>
        <w:annotationRef/>
      </w:r>
      <w:r>
        <w:rPr>
          <w:color w:val="000000"/>
          <w:sz w:val="20"/>
          <w:szCs w:val="20"/>
        </w:rPr>
        <w:t xml:space="preserve">I mentioned this before: The literature you offer above does not help me to make sense of this last component of your hypothesis. </w:t>
      </w:r>
    </w:p>
  </w:comment>
  <w:comment w:id="18" w:author="Candis Watts Smith" w:date="2025-04-16T09:55:00Z" w:initials="CS">
    <w:p w14:paraId="7D614688" w14:textId="77777777" w:rsidR="00D60BDD" w:rsidRDefault="00D60BDD" w:rsidP="00D60BDD">
      <w:r>
        <w:rPr>
          <w:rStyle w:val="CommentReference"/>
        </w:rPr>
        <w:annotationRef/>
      </w:r>
      <w:r>
        <w:rPr>
          <w:color w:val="000000"/>
          <w:sz w:val="20"/>
          <w:szCs w:val="20"/>
        </w:rPr>
        <w:t>This combination doesn’t make sense. There is a stand alone ideology question that just goes from liberal to conservative.</w:t>
      </w:r>
    </w:p>
  </w:comment>
  <w:comment w:id="19" w:author="Candis Watts Smith" w:date="2025-04-16T09:57:00Z" w:initials="CS">
    <w:p w14:paraId="3B8F9E33" w14:textId="77777777" w:rsidR="00D60BDD" w:rsidRDefault="00D60BDD" w:rsidP="00D60BDD">
      <w:r>
        <w:rPr>
          <w:rStyle w:val="CommentReference"/>
        </w:rPr>
        <w:annotationRef/>
      </w:r>
      <w:r>
        <w:rPr>
          <w:color w:val="000000"/>
          <w:sz w:val="20"/>
          <w:szCs w:val="20"/>
        </w:rPr>
        <w:t>I still don’t understand why you do this given the way that you should construct the deservingness score in the first place.</w:t>
      </w:r>
    </w:p>
  </w:comment>
  <w:comment w:id="20" w:author="Candis Watts Smith" w:date="2025-04-16T09:58:00Z" w:initials="CS">
    <w:p w14:paraId="666D8FD1" w14:textId="77777777" w:rsidR="00D60BDD" w:rsidRDefault="00D60BDD" w:rsidP="00D60BDD">
      <w:r>
        <w:rPr>
          <w:rStyle w:val="CommentReference"/>
        </w:rPr>
        <w:annotationRef/>
      </w:r>
      <w:r>
        <w:rPr>
          <w:color w:val="000000"/>
          <w:sz w:val="20"/>
          <w:szCs w:val="20"/>
        </w:rPr>
        <w:t xml:space="preserve">Besides, you can over-control in your model, and you won’t find anything. </w:t>
      </w:r>
    </w:p>
    <w:p w14:paraId="14332F1A" w14:textId="77777777" w:rsidR="00D60BDD" w:rsidRDefault="00D60BDD" w:rsidP="00D60BDD"/>
    <w:p w14:paraId="236E1E8C" w14:textId="77777777" w:rsidR="00D60BDD" w:rsidRDefault="00D60BDD" w:rsidP="00D60BDD">
      <w:r>
        <w:rPr>
          <w:color w:val="000000"/>
          <w:sz w:val="20"/>
          <w:szCs w:val="20"/>
        </w:rPr>
        <w:t xml:space="preserve">You usually don’t want to put similar kinds of variables on the left and right hand of your equation. </w:t>
      </w:r>
    </w:p>
  </w:comment>
  <w:comment w:id="21" w:author="Candis Watts Smith" w:date="2025-04-16T09:59:00Z" w:initials="CS">
    <w:p w14:paraId="16DAE6C5" w14:textId="77777777" w:rsidR="00D60BDD" w:rsidRDefault="00D60BDD" w:rsidP="00D60BDD">
      <w:r>
        <w:rPr>
          <w:rStyle w:val="CommentReference"/>
        </w:rPr>
        <w:annotationRef/>
      </w:r>
      <w:r>
        <w:rPr>
          <w:sz w:val="20"/>
          <w:szCs w:val="20"/>
        </w:rPr>
        <w:t>I wrote a paper about why you shouldn’t do this. I’ve mentioned this before.</w:t>
      </w:r>
    </w:p>
  </w:comment>
  <w:comment w:id="23" w:author="Candis Watts Smith" w:date="2025-04-16T10:00:00Z" w:initials="CS">
    <w:p w14:paraId="31C28D8F" w14:textId="77777777" w:rsidR="00D60BDD" w:rsidRDefault="00D60BDD" w:rsidP="00D60BDD">
      <w:r>
        <w:rPr>
          <w:rStyle w:val="CommentReference"/>
        </w:rPr>
        <w:annotationRef/>
      </w:r>
      <w:r>
        <w:rPr>
          <w:color w:val="000000"/>
          <w:sz w:val="20"/>
          <w:szCs w:val="20"/>
        </w:rPr>
        <w:t>Aren’t all of the people who answer the questions of concern in the same block? Why do you need to do this?</w:t>
      </w:r>
    </w:p>
  </w:comment>
  <w:comment w:id="26" w:author="Candis Watts Smith" w:date="2025-04-16T10:08:00Z" w:initials="CS">
    <w:p w14:paraId="73AA3382" w14:textId="77777777" w:rsidR="00B313F5" w:rsidRDefault="00B313F5" w:rsidP="00B313F5">
      <w:r>
        <w:rPr>
          <w:rStyle w:val="CommentReference"/>
        </w:rPr>
        <w:annotationRef/>
      </w:r>
      <w:r>
        <w:rPr>
          <w:sz w:val="20"/>
          <w:szCs w:val="20"/>
        </w:rPr>
        <w:t xml:space="preserve">You don’t have a hypothesis for this. You only need tests for your hypotheses. </w:t>
      </w:r>
    </w:p>
    <w:p w14:paraId="6386E5CE" w14:textId="77777777" w:rsidR="00B313F5" w:rsidRDefault="00B313F5" w:rsidP="00B313F5">
      <w:r>
        <w:rPr>
          <w:sz w:val="20"/>
          <w:szCs w:val="20"/>
        </w:rPr>
        <w:cr/>
        <w:t xml:space="preserve">Each equation/model below should exactly correspond to one of your hypotheses. </w:t>
      </w:r>
    </w:p>
    <w:p w14:paraId="492AF91C" w14:textId="77777777" w:rsidR="00B313F5" w:rsidRDefault="00B313F5" w:rsidP="00B313F5"/>
    <w:p w14:paraId="75FE7BAB" w14:textId="77777777" w:rsidR="00B313F5" w:rsidRDefault="00B313F5" w:rsidP="00B313F5">
      <w:r>
        <w:rPr>
          <w:sz w:val="20"/>
          <w:szCs w:val="20"/>
        </w:rPr>
        <w:t>Focus.</w:t>
      </w:r>
    </w:p>
  </w:comment>
  <w:comment w:id="27" w:author="Candis Watts Smith" w:date="2025-04-16T10:09:00Z" w:initials="CS">
    <w:p w14:paraId="4FC24075" w14:textId="77777777" w:rsidR="00B313F5" w:rsidRDefault="00B313F5" w:rsidP="00B313F5">
      <w:r>
        <w:rPr>
          <w:rStyle w:val="CommentReference"/>
        </w:rPr>
        <w:annotationRef/>
      </w:r>
      <w:r>
        <w:rPr>
          <w:color w:val="000000"/>
          <w:sz w:val="20"/>
          <w:szCs w:val="20"/>
        </w:rPr>
        <w:t>List your independent variables, then control variables.</w:t>
      </w:r>
    </w:p>
  </w:comment>
  <w:comment w:id="29" w:author="Candis Watts Smith" w:date="2025-04-16T10:05:00Z" w:initials="CS">
    <w:p w14:paraId="5811970C" w14:textId="1EAEAF0A" w:rsidR="00B313F5" w:rsidRDefault="00B313F5" w:rsidP="00B313F5">
      <w:r>
        <w:rPr>
          <w:rStyle w:val="CommentReference"/>
        </w:rPr>
        <w:annotationRef/>
      </w:r>
      <w:r>
        <w:rPr>
          <w:color w:val="000000"/>
          <w:sz w:val="20"/>
          <w:szCs w:val="20"/>
        </w:rPr>
        <w:t>You usually only do interactions for variables of concern, not control variables. You don’t have a hypothesis for this interaction. You can either nix it, or set it to the side. But it’s not central to the question at hand.</w:t>
      </w:r>
    </w:p>
  </w:comment>
  <w:comment w:id="30" w:author="Candis Watts Smith" w:date="2025-04-16T10:06:00Z" w:initials="CS">
    <w:p w14:paraId="39FDC5F2" w14:textId="77777777" w:rsidR="00B313F5" w:rsidRDefault="00B313F5" w:rsidP="00B313F5">
      <w:r>
        <w:rPr>
          <w:rStyle w:val="CommentReference"/>
        </w:rPr>
        <w:annotationRef/>
      </w:r>
      <w:r>
        <w:rPr>
          <w:color w:val="000000"/>
          <w:sz w:val="20"/>
          <w:szCs w:val="20"/>
        </w:rPr>
        <w:t>This is outside the scope of this project, on a basic level. The interaction is only key if you have previously discussed it. You did not.</w:t>
      </w:r>
    </w:p>
  </w:comment>
  <w:comment w:id="31" w:author="Candis Watts Smith" w:date="2025-04-16T10:07:00Z" w:initials="CS">
    <w:p w14:paraId="1CBE10F5" w14:textId="77777777" w:rsidR="00B313F5" w:rsidRDefault="00B313F5" w:rsidP="00B313F5">
      <w:r>
        <w:rPr>
          <w:rStyle w:val="CommentReference"/>
        </w:rPr>
        <w:annotationRef/>
      </w:r>
      <w:r>
        <w:rPr>
          <w:color w:val="000000"/>
          <w:sz w:val="20"/>
          <w:szCs w:val="20"/>
        </w:rPr>
        <w:t>You have H1, H1A, H1C, and H2</w:t>
      </w:r>
    </w:p>
  </w:comment>
  <w:comment w:id="32" w:author="Candis Watts Smith" w:date="2025-04-16T10:10:00Z" w:initials="CS">
    <w:p w14:paraId="56313AB2" w14:textId="77777777" w:rsidR="00B313F5" w:rsidRDefault="00B313F5" w:rsidP="00B313F5">
      <w:r>
        <w:rPr>
          <w:rStyle w:val="CommentReference"/>
        </w:rPr>
        <w:annotationRef/>
      </w:r>
      <w:r>
        <w:rPr>
          <w:color w:val="000000"/>
          <w:sz w:val="20"/>
          <w:szCs w:val="20"/>
        </w:rPr>
        <w:t>Not sure why this is here.</w:t>
      </w:r>
    </w:p>
  </w:comment>
  <w:comment w:id="38" w:author="Candis Watts Smith" w:date="2025-04-16T10:02:00Z" w:initials="CS">
    <w:p w14:paraId="008F89D7" w14:textId="7EE8C8AD" w:rsidR="00D60BDD" w:rsidRDefault="00D60BDD" w:rsidP="00D60BDD">
      <w:r>
        <w:rPr>
          <w:rStyle w:val="CommentReference"/>
        </w:rPr>
        <w:annotationRef/>
      </w:r>
      <w:r>
        <w:rPr>
          <w:color w:val="000000"/>
          <w:sz w:val="20"/>
          <w:szCs w:val="20"/>
        </w:rPr>
        <w:t xml:space="preserve">You should give your variables real names. I don’t care what your code looks like.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91F49B" w15:done="0"/>
  <w15:commentEx w15:paraId="51E00BD8" w15:done="0"/>
  <w15:commentEx w15:paraId="467FD3E9" w15:done="0"/>
  <w15:commentEx w15:paraId="282D4CD9" w15:done="0"/>
  <w15:commentEx w15:paraId="7D614688" w15:done="0"/>
  <w15:commentEx w15:paraId="3B8F9E33" w15:done="0"/>
  <w15:commentEx w15:paraId="236E1E8C" w15:paraIdParent="3B8F9E33" w15:done="0"/>
  <w15:commentEx w15:paraId="16DAE6C5" w15:done="0"/>
  <w15:commentEx w15:paraId="31C28D8F" w15:done="0"/>
  <w15:commentEx w15:paraId="75FE7BAB" w15:done="0"/>
  <w15:commentEx w15:paraId="4FC24075" w15:done="0"/>
  <w15:commentEx w15:paraId="5811970C" w15:done="0"/>
  <w15:commentEx w15:paraId="39FDC5F2" w15:done="0"/>
  <w15:commentEx w15:paraId="1CBE10F5" w15:done="0"/>
  <w15:commentEx w15:paraId="56313AB2" w15:done="0"/>
  <w15:commentEx w15:paraId="008F89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350E4C" w16cex:dateUtc="2025-04-16T13:48:00Z"/>
  <w16cex:commentExtensible w16cex:durableId="5DD4F27F" w16cex:dateUtc="2025-04-16T13:50:00Z"/>
  <w16cex:commentExtensible w16cex:durableId="4155E369" w16cex:dateUtc="2025-04-16T13:51:00Z"/>
  <w16cex:commentExtensible w16cex:durableId="025BD51B" w16cex:dateUtc="2025-04-16T13:52:00Z"/>
  <w16cex:commentExtensible w16cex:durableId="6740C96E" w16cex:dateUtc="2025-04-16T13:55:00Z"/>
  <w16cex:commentExtensible w16cex:durableId="1C47BA18" w16cex:dateUtc="2025-04-16T13:57:00Z"/>
  <w16cex:commentExtensible w16cex:durableId="7B778A7F" w16cex:dateUtc="2025-04-16T13:58:00Z"/>
  <w16cex:commentExtensible w16cex:durableId="22B45177" w16cex:dateUtc="2025-04-16T13:59:00Z"/>
  <w16cex:commentExtensible w16cex:durableId="6576391D" w16cex:dateUtc="2025-04-16T14:00:00Z"/>
  <w16cex:commentExtensible w16cex:durableId="3DC02D2D" w16cex:dateUtc="2025-04-16T14:08:00Z"/>
  <w16cex:commentExtensible w16cex:durableId="5CA2F04B" w16cex:dateUtc="2025-04-16T14:09:00Z"/>
  <w16cex:commentExtensible w16cex:durableId="4EEB69CC" w16cex:dateUtc="2025-04-16T14:05:00Z"/>
  <w16cex:commentExtensible w16cex:durableId="4C063A0B" w16cex:dateUtc="2025-04-16T14:06:00Z"/>
  <w16cex:commentExtensible w16cex:durableId="3F42A3D0" w16cex:dateUtc="2025-04-16T14:07:00Z"/>
  <w16cex:commentExtensible w16cex:durableId="65A2BA6F" w16cex:dateUtc="2025-04-16T14:10:00Z"/>
  <w16cex:commentExtensible w16cex:durableId="58A45FEF" w16cex:dateUtc="2025-04-16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91F49B" w16cid:durableId="65350E4C"/>
  <w16cid:commentId w16cid:paraId="51E00BD8" w16cid:durableId="5DD4F27F"/>
  <w16cid:commentId w16cid:paraId="467FD3E9" w16cid:durableId="4155E369"/>
  <w16cid:commentId w16cid:paraId="282D4CD9" w16cid:durableId="025BD51B"/>
  <w16cid:commentId w16cid:paraId="7D614688" w16cid:durableId="6740C96E"/>
  <w16cid:commentId w16cid:paraId="3B8F9E33" w16cid:durableId="1C47BA18"/>
  <w16cid:commentId w16cid:paraId="236E1E8C" w16cid:durableId="7B778A7F"/>
  <w16cid:commentId w16cid:paraId="16DAE6C5" w16cid:durableId="22B45177"/>
  <w16cid:commentId w16cid:paraId="31C28D8F" w16cid:durableId="6576391D"/>
  <w16cid:commentId w16cid:paraId="75FE7BAB" w16cid:durableId="3DC02D2D"/>
  <w16cid:commentId w16cid:paraId="4FC24075" w16cid:durableId="5CA2F04B"/>
  <w16cid:commentId w16cid:paraId="5811970C" w16cid:durableId="4EEB69CC"/>
  <w16cid:commentId w16cid:paraId="39FDC5F2" w16cid:durableId="4C063A0B"/>
  <w16cid:commentId w16cid:paraId="1CBE10F5" w16cid:durableId="3F42A3D0"/>
  <w16cid:commentId w16cid:paraId="56313AB2" w16cid:durableId="65A2BA6F"/>
  <w16cid:commentId w16cid:paraId="008F89D7" w16cid:durableId="58A45F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2F3F" w14:textId="77777777" w:rsidR="004745C5" w:rsidRDefault="004745C5">
      <w:pPr>
        <w:spacing w:before="0" w:after="0" w:line="240" w:lineRule="auto"/>
      </w:pPr>
      <w:r>
        <w:separator/>
      </w:r>
    </w:p>
  </w:endnote>
  <w:endnote w:type="continuationSeparator" w:id="0">
    <w:p w14:paraId="5979F48D" w14:textId="77777777" w:rsidR="004745C5" w:rsidRDefault="004745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panose1 w:val="00000500000000000000"/>
    <w:charset w:val="4D"/>
    <w:family w:val="auto"/>
    <w:pitch w:val="variable"/>
    <w:sig w:usb0="20000007" w:usb1="00000001"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0B7AA219" w14:textId="77777777" w:rsidR="00556035"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A9601C" w14:textId="77777777" w:rsidR="00556035" w:rsidRDefault="00556035"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79C231B0" w14:textId="77777777" w:rsidR="00556035" w:rsidRDefault="00000000"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F91730" w14:textId="77777777" w:rsidR="00556035" w:rsidRDefault="00556035" w:rsidP="00B305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FC0F4" w14:textId="77777777" w:rsidR="004745C5" w:rsidRDefault="004745C5">
      <w:r>
        <w:separator/>
      </w:r>
    </w:p>
  </w:footnote>
  <w:footnote w:type="continuationSeparator" w:id="0">
    <w:p w14:paraId="40FABC5A" w14:textId="77777777" w:rsidR="004745C5" w:rsidRDefault="00474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0AC6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D2079B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4A36D6D"/>
    <w:multiLevelType w:val="hybridMultilevel"/>
    <w:tmpl w:val="6C3486C6"/>
    <w:lvl w:ilvl="0" w:tplc="8084A7BE">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638216208">
    <w:abstractNumId w:val="2"/>
  </w:num>
  <w:num w:numId="2" w16cid:durableId="359673956">
    <w:abstractNumId w:val="1"/>
  </w:num>
  <w:num w:numId="3" w16cid:durableId="9539489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894"/>
    <w:rsid w:val="001E0FE0"/>
    <w:rsid w:val="004745C5"/>
    <w:rsid w:val="004F0894"/>
    <w:rsid w:val="00556035"/>
    <w:rsid w:val="006B4171"/>
    <w:rsid w:val="00B313F5"/>
    <w:rsid w:val="00D60BDD"/>
    <w:rsid w:val="00E1182F"/>
    <w:rsid w:val="00EA61BC"/>
    <w:rsid w:val="00FF0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5260D"/>
  <w15:docId w15:val="{D2464FF8-A2CD-DE45-B058-E8F425CD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200"/>
    <w:pPr>
      <w:adjustRightInd w:val="0"/>
      <w:spacing w:before="240" w:after="100" w:afterAutospacing="1" w:line="360" w:lineRule="auto"/>
    </w:pPr>
    <w:rPr>
      <w:rFonts w:ascii="Times New Roman" w:hAnsi="Times New Roman" w:cs="Times New Roman"/>
    </w:rPr>
  </w:style>
  <w:style w:type="paragraph" w:styleId="Heading1">
    <w:name w:val="heading 1"/>
    <w:basedOn w:val="Normal"/>
    <w:next w:val="Normal"/>
    <w:link w:val="Heading1Char"/>
    <w:uiPriority w:val="9"/>
    <w:qFormat/>
    <w:rsid w:val="00A13878"/>
    <w:pPr>
      <w:keepNext/>
      <w:keepLines/>
      <w:spacing w:before="360" w:after="80"/>
      <w:outlineLvl w:val="0"/>
    </w:pPr>
    <w:rPr>
      <w:rFonts w:ascii="Arial" w:eastAsiaTheme="majorEastAsia" w:hAnsi="Arial" w:cstheme="majorBidi"/>
      <w:color w:val="000000" w:themeColor="text1"/>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D1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1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17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7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7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7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pPr>
  </w:style>
  <w:style w:type="character" w:customStyle="1" w:styleId="Heading1Char">
    <w:name w:val="Heading 1 Char"/>
    <w:basedOn w:val="DefaultParagraphFont"/>
    <w:link w:val="Heading1"/>
    <w:uiPriority w:val="9"/>
    <w:rsid w:val="00A13878"/>
    <w:rPr>
      <w:rFonts w:ascii="Arial" w:eastAsiaTheme="majorEastAsia" w:hAnsi="Arial" w:cstheme="majorBidi"/>
      <w:color w:val="000000" w:themeColor="text1"/>
      <w:sz w:val="40"/>
      <w:szCs w:val="40"/>
    </w:rPr>
  </w:style>
  <w:style w:type="character" w:customStyle="1" w:styleId="Heading3Char">
    <w:name w:val="Heading 3 Char"/>
    <w:basedOn w:val="DefaultParagraphFont"/>
    <w:link w:val="Heading3"/>
    <w:uiPriority w:val="9"/>
    <w:semiHidden/>
    <w:rsid w:val="003D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71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D171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D171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D17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D171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D171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D17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7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7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171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D1712"/>
    <w:rPr>
      <w:i/>
      <w:iCs/>
      <w:color w:val="0F4761" w:themeColor="accent1" w:themeShade="BF"/>
    </w:rPr>
  </w:style>
  <w:style w:type="paragraph" w:styleId="IntenseQuote">
    <w:name w:val="Intense Quote"/>
    <w:basedOn w:val="Normal"/>
    <w:next w:val="Normal"/>
    <w:link w:val="IntenseQuoteChar"/>
    <w:uiPriority w:val="30"/>
    <w:qFormat/>
    <w:rsid w:val="003D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71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D1712"/>
    <w:rPr>
      <w:b/>
      <w:bCs/>
      <w:smallCaps/>
      <w:color w:val="0F4761" w:themeColor="accent1" w:themeShade="BF"/>
      <w:spacing w:val="5"/>
    </w:rPr>
  </w:style>
  <w:style w:type="paragraph" w:styleId="Footer">
    <w:name w:val="footer"/>
    <w:basedOn w:val="Normal"/>
    <w:link w:val="FooterChar"/>
    <w:uiPriority w:val="99"/>
    <w:unhideWhenUsed/>
    <w:rsid w:val="00B30532"/>
    <w:pPr>
      <w:tabs>
        <w:tab w:val="center" w:pos="4680"/>
        <w:tab w:val="right" w:pos="9360"/>
      </w:tabs>
    </w:pPr>
  </w:style>
  <w:style w:type="character" w:customStyle="1" w:styleId="FooterChar">
    <w:name w:val="Footer Char"/>
    <w:basedOn w:val="DefaultParagraphFont"/>
    <w:link w:val="Footer"/>
    <w:uiPriority w:val="99"/>
    <w:rsid w:val="00B30532"/>
    <w:rPr>
      <w:rFonts w:ascii="Open Sans" w:hAnsi="Open Sans" w:cs="Times New Roman"/>
      <w:sz w:val="22"/>
    </w:rPr>
  </w:style>
  <w:style w:type="character" w:styleId="PageNumber">
    <w:name w:val="page number"/>
    <w:basedOn w:val="DefaultParagraphFont"/>
    <w:uiPriority w:val="99"/>
    <w:semiHidden/>
    <w:unhideWhenUsed/>
    <w:rsid w:val="00B30532"/>
  </w:style>
  <w:style w:type="paragraph" w:styleId="Caption">
    <w:name w:val="caption"/>
    <w:basedOn w:val="Normal"/>
    <w:next w:val="Normal"/>
    <w:uiPriority w:val="35"/>
    <w:unhideWhenUsed/>
    <w:qFormat/>
    <w:rsid w:val="00A13878"/>
    <w:pPr>
      <w:spacing w:before="0" w:after="200" w:line="240" w:lineRule="auto"/>
    </w:pPr>
    <w:rPr>
      <w:i/>
      <w:iCs/>
      <w:color w:val="0E2841" w:themeColor="text2"/>
      <w:sz w:val="18"/>
      <w:szCs w:val="18"/>
    </w:rPr>
  </w:style>
  <w:style w:type="numbering" w:customStyle="1" w:styleId="CurrentList1">
    <w:name w:val="Current List1"/>
    <w:uiPriority w:val="99"/>
    <w:rsid w:val="00A62200"/>
    <w:pPr>
      <w:numPr>
        <w:numId w:val="2"/>
      </w:numPr>
    </w:pPr>
  </w:style>
  <w:style w:type="paragraph" w:customStyle="1" w:styleId="SourceCode">
    <w:name w:val="Source Code"/>
    <w:basedOn w:val="Normal"/>
    <w:pPr>
      <w:shd w:val="clear" w:color="auto" w:fill="F1F3F5"/>
      <w:wordWrap w:val="0"/>
    </w:pPr>
  </w:style>
  <w:style w:type="character" w:customStyle="1" w:styleId="KeywordTok">
    <w:name w:val="KeywordTok"/>
    <w:rPr>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Revision">
    <w:name w:val="Revision"/>
    <w:hidden/>
    <w:uiPriority w:val="99"/>
    <w:semiHidden/>
    <w:rsid w:val="001E0FE0"/>
    <w:rPr>
      <w:rFonts w:ascii="Times New Roman" w:hAnsi="Times New Roman" w:cs="Times New Roman"/>
    </w:rPr>
  </w:style>
  <w:style w:type="character" w:styleId="CommentReference">
    <w:name w:val="annotation reference"/>
    <w:basedOn w:val="DefaultParagraphFont"/>
    <w:uiPriority w:val="99"/>
    <w:semiHidden/>
    <w:unhideWhenUsed/>
    <w:rsid w:val="001E0FE0"/>
    <w:rPr>
      <w:sz w:val="16"/>
      <w:szCs w:val="16"/>
    </w:rPr>
  </w:style>
  <w:style w:type="paragraph" w:styleId="CommentText">
    <w:name w:val="annotation text"/>
    <w:basedOn w:val="Normal"/>
    <w:link w:val="CommentTextChar"/>
    <w:uiPriority w:val="99"/>
    <w:semiHidden/>
    <w:unhideWhenUsed/>
    <w:rsid w:val="001E0FE0"/>
    <w:pPr>
      <w:spacing w:line="240" w:lineRule="auto"/>
    </w:pPr>
    <w:rPr>
      <w:sz w:val="20"/>
      <w:szCs w:val="20"/>
    </w:rPr>
  </w:style>
  <w:style w:type="character" w:customStyle="1" w:styleId="CommentTextChar">
    <w:name w:val="Comment Text Char"/>
    <w:basedOn w:val="DefaultParagraphFont"/>
    <w:link w:val="CommentText"/>
    <w:uiPriority w:val="99"/>
    <w:semiHidden/>
    <w:rsid w:val="001E0FE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E0FE0"/>
    <w:rPr>
      <w:b/>
      <w:bCs/>
    </w:rPr>
  </w:style>
  <w:style w:type="character" w:customStyle="1" w:styleId="CommentSubjectChar">
    <w:name w:val="Comment Subject Char"/>
    <w:basedOn w:val="CommentTextChar"/>
    <w:link w:val="CommentSubject"/>
    <w:uiPriority w:val="99"/>
    <w:semiHidden/>
    <w:rsid w:val="001E0FE0"/>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7430</Words>
  <Characters>42351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Politics of Proximity: Attitudinal Feedback Effects of the Carceral State</vt:lpstr>
    </vt:vector>
  </TitlesOfParts>
  <Company/>
  <LinksUpToDate>false</LinksUpToDate>
  <CharactersWithSpaces>49682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Politics of Proximity: Attitudinal Feedback Effects of the Carceral State</dc:title>
  <dc:creator>Kristina Mensik</dc:creator>
  <cp:keywords/>
  <cp:lastModifiedBy>Kristina Mensik</cp:lastModifiedBy>
  <cp:revision>2</cp:revision>
  <dcterms:created xsi:type="dcterms:W3CDTF">2025-04-16T15:47:00Z</dcterms:created>
  <dcterms:modified xsi:type="dcterms:W3CDTF">2025-04-16T15:47:00Z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resources">
    <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