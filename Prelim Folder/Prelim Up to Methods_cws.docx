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CF97" w14:textId="77777777" w:rsidR="003E1D99" w:rsidRPr="00786A24" w:rsidRDefault="003E1D99" w:rsidP="003E1D99">
      <w:pPr>
        <w:spacing w:line="360" w:lineRule="auto"/>
        <w:jc w:val="center"/>
        <w:rPr>
          <w:rFonts w:ascii="Arial" w:hAnsi="Arial" w:cs="Arial"/>
          <w:b/>
          <w:bCs/>
          <w:sz w:val="23"/>
          <w:szCs w:val="23"/>
        </w:rPr>
      </w:pPr>
      <w:r>
        <w:rPr>
          <w:rFonts w:ascii="Arial" w:hAnsi="Arial" w:cs="Arial"/>
          <w:b/>
          <w:bCs/>
          <w:sz w:val="23"/>
          <w:szCs w:val="23"/>
        </w:rPr>
        <w:t xml:space="preserve"> </w:t>
      </w:r>
      <w:r w:rsidRPr="00786A24">
        <w:rPr>
          <w:rFonts w:ascii="Arial" w:hAnsi="Arial" w:cs="Arial"/>
          <w:b/>
          <w:bCs/>
          <w:sz w:val="23"/>
          <w:szCs w:val="23"/>
        </w:rPr>
        <w:t xml:space="preserve"> Social Constructions of Incarcerated Subsets – Prelim Paper Draft</w:t>
      </w:r>
    </w:p>
    <w:p w14:paraId="14DCB3EB" w14:textId="77777777" w:rsidR="003E1D99" w:rsidRDefault="003E1D99" w:rsidP="003E1D99">
      <w:pPr>
        <w:spacing w:line="360" w:lineRule="auto"/>
        <w:rPr>
          <w:b/>
          <w:bCs/>
          <w:sz w:val="23"/>
          <w:szCs w:val="23"/>
        </w:rPr>
      </w:pPr>
    </w:p>
    <w:p w14:paraId="71EEEC99" w14:textId="77777777" w:rsidR="003E1D99" w:rsidRPr="008010B8" w:rsidRDefault="003E1D99" w:rsidP="003E1D99">
      <w:pPr>
        <w:spacing w:line="360" w:lineRule="auto"/>
        <w:rPr>
          <w:sz w:val="23"/>
          <w:szCs w:val="23"/>
        </w:rPr>
      </w:pPr>
      <w:bookmarkStart w:id="0" w:name="OLE_LINK3"/>
      <w:r w:rsidRPr="008010B8">
        <w:rPr>
          <w:color w:val="000000"/>
          <w:sz w:val="23"/>
          <w:szCs w:val="23"/>
        </w:rPr>
        <w:t xml:space="preserve">In September 2024, California's Democratic governor vetoed legislation that sought to end the </w:t>
      </w:r>
      <w:r w:rsidRPr="008010B8">
        <w:rPr>
          <w:i/>
          <w:iCs/>
          <w:color w:val="000000"/>
          <w:sz w:val="23"/>
          <w:szCs w:val="23"/>
        </w:rPr>
        <w:t>de-facto</w:t>
      </w:r>
      <w:r w:rsidRPr="008010B8">
        <w:rPr>
          <w:color w:val="000000"/>
          <w:sz w:val="23"/>
          <w:szCs w:val="23"/>
        </w:rPr>
        <w:t xml:space="preserve"> disenfranchisement of eligible incarcerated voters. In the subsequent elections</w:t>
      </w:r>
      <w:r>
        <w:rPr>
          <w:color w:val="000000"/>
          <w:sz w:val="23"/>
          <w:szCs w:val="23"/>
        </w:rPr>
        <w:t xml:space="preserve">, a </w:t>
      </w:r>
      <w:r w:rsidRPr="008010B8">
        <w:rPr>
          <w:color w:val="000000"/>
          <w:sz w:val="23"/>
          <w:szCs w:val="23"/>
        </w:rPr>
        <w:t>majority of California voters chose to maintain “involuntary servitude” – slavery – in prisons</w:t>
      </w:r>
      <w:r>
        <w:rPr>
          <w:color w:val="000000"/>
          <w:sz w:val="23"/>
          <w:szCs w:val="23"/>
        </w:rPr>
        <w:t>. I</w:t>
      </w:r>
      <w:r w:rsidRPr="008010B8">
        <w:rPr>
          <w:color w:val="000000"/>
          <w:sz w:val="23"/>
          <w:szCs w:val="23"/>
        </w:rPr>
        <w:t xml:space="preserve">ncarcerated Californians made up the largest share of an estimated 500,000 incarcerated eligible voters nationally who are </w:t>
      </w:r>
      <w:r>
        <w:rPr>
          <w:color w:val="000000"/>
          <w:sz w:val="23"/>
          <w:szCs w:val="23"/>
        </w:rPr>
        <w:t>were</w:t>
      </w:r>
      <w:r w:rsidRPr="008010B8">
        <w:rPr>
          <w:color w:val="000000"/>
          <w:sz w:val="23"/>
          <w:szCs w:val="23"/>
        </w:rPr>
        <w:t xml:space="preserve"> </w:t>
      </w:r>
      <w:r>
        <w:rPr>
          <w:color w:val="000000"/>
          <w:sz w:val="23"/>
          <w:szCs w:val="23"/>
        </w:rPr>
        <w:t>disenfranchised</w:t>
      </w:r>
      <w:r w:rsidRPr="008010B8">
        <w:rPr>
          <w:color w:val="000000"/>
          <w:sz w:val="23"/>
          <w:szCs w:val="23"/>
        </w:rPr>
        <w:t xml:space="preserve"> by the absence of such policies</w:t>
      </w:r>
      <w:r>
        <w:rPr>
          <w:color w:val="000000"/>
          <w:sz w:val="23"/>
          <w:szCs w:val="23"/>
        </w:rPr>
        <w:t xml:space="preserve"> </w:t>
      </w:r>
      <w:commentRangeStart w:id="1"/>
      <w:r>
        <w:rPr>
          <w:color w:val="000000"/>
          <w:sz w:val="23"/>
          <w:szCs w:val="23"/>
        </w:rPr>
        <w:t xml:space="preserve">as that which </w:t>
      </w:r>
      <w:commentRangeEnd w:id="1"/>
      <w:r w:rsidR="001C3B60">
        <w:rPr>
          <w:rStyle w:val="CommentReference"/>
        </w:rPr>
        <w:commentReference w:id="1"/>
      </w:r>
      <w:r>
        <w:rPr>
          <w:color w:val="000000"/>
          <w:sz w:val="23"/>
          <w:szCs w:val="23"/>
        </w:rPr>
        <w:t>Newson vetoed</w:t>
      </w:r>
      <w:r w:rsidRPr="008010B8">
        <w:rPr>
          <w:color w:val="000000"/>
          <w:sz w:val="23"/>
          <w:szCs w:val="23"/>
        </w:rPr>
        <w:t xml:space="preserve"> (Wang 2024). In </w:t>
      </w:r>
      <w:r>
        <w:rPr>
          <w:color w:val="000000"/>
          <w:sz w:val="23"/>
          <w:szCs w:val="23"/>
        </w:rPr>
        <w:t>another</w:t>
      </w:r>
      <w:r w:rsidRPr="008010B8">
        <w:rPr>
          <w:color w:val="000000"/>
          <w:sz w:val="23"/>
          <w:szCs w:val="23"/>
        </w:rPr>
        <w:t xml:space="preserve"> ostensibly progressive </w:t>
      </w:r>
      <w:r>
        <w:rPr>
          <w:color w:val="000000"/>
          <w:sz w:val="23"/>
          <w:szCs w:val="23"/>
        </w:rPr>
        <w:t xml:space="preserve">state – </w:t>
      </w:r>
      <w:r w:rsidRPr="008010B8">
        <w:rPr>
          <w:color w:val="000000"/>
          <w:sz w:val="23"/>
          <w:szCs w:val="23"/>
        </w:rPr>
        <w:t>Massachusetts</w:t>
      </w:r>
      <w:r>
        <w:rPr>
          <w:color w:val="000000"/>
          <w:sz w:val="23"/>
          <w:szCs w:val="23"/>
        </w:rPr>
        <w:t xml:space="preserve"> – </w:t>
      </w:r>
      <w:r w:rsidRPr="008010B8">
        <w:rPr>
          <w:color w:val="000000"/>
          <w:sz w:val="23"/>
          <w:szCs w:val="23"/>
        </w:rPr>
        <w:t xml:space="preserve">prison and elections officials appeared unwilling to implement a new voting access law. And an estimated 4 million more people were excluded from the elections </w:t>
      </w:r>
      <w:r>
        <w:rPr>
          <w:color w:val="000000"/>
          <w:sz w:val="23"/>
          <w:szCs w:val="23"/>
        </w:rPr>
        <w:t>through</w:t>
      </w:r>
      <w:r w:rsidRPr="008010B8">
        <w:rPr>
          <w:color w:val="000000"/>
          <w:sz w:val="23"/>
          <w:szCs w:val="23"/>
        </w:rPr>
        <w:t xml:space="preserve"> </w:t>
      </w:r>
      <w:r w:rsidRPr="008010B8">
        <w:rPr>
          <w:i/>
          <w:iCs/>
          <w:color w:val="000000"/>
          <w:sz w:val="23"/>
          <w:szCs w:val="23"/>
        </w:rPr>
        <w:t xml:space="preserve">de jure </w:t>
      </w:r>
      <w:r w:rsidRPr="008010B8">
        <w:rPr>
          <w:sz w:val="23"/>
          <w:szCs w:val="23"/>
        </w:rPr>
        <w:t>disenfranchise</w:t>
      </w:r>
      <w:r>
        <w:rPr>
          <w:sz w:val="23"/>
          <w:szCs w:val="23"/>
        </w:rPr>
        <w:t xml:space="preserve">ment </w:t>
      </w:r>
      <w:r w:rsidRPr="008010B8">
        <w:rPr>
          <w:sz w:val="23"/>
          <w:szCs w:val="23"/>
        </w:rPr>
        <w:t xml:space="preserve">while incarcerated on felony convictions, or while on probation or parole (Uggen, Willen, and Larson 2024). Scholars have shown these disenfranchisement policies target Black political power (Hinton and Cook 2021) and </w:t>
      </w:r>
      <w:r>
        <w:rPr>
          <w:sz w:val="23"/>
          <w:szCs w:val="23"/>
        </w:rPr>
        <w:t xml:space="preserve">serve as </w:t>
      </w:r>
      <w:r w:rsidRPr="008010B8">
        <w:rPr>
          <w:sz w:val="23"/>
          <w:szCs w:val="23"/>
        </w:rPr>
        <w:t>a critical component of mass incarceration’s broader augmentation of American democracy and racialized social control (Beckett and Western 2001, Simon 2007, 2020, Wacquant 2010, Weaver and Lerman 2010).</w:t>
      </w:r>
    </w:p>
    <w:p w14:paraId="75F7AC8E" w14:textId="77777777" w:rsidR="003E1D99" w:rsidRPr="008010B8" w:rsidRDefault="003E1D99" w:rsidP="003E1D99">
      <w:pPr>
        <w:spacing w:line="360" w:lineRule="auto"/>
        <w:rPr>
          <w:sz w:val="23"/>
          <w:szCs w:val="23"/>
        </w:rPr>
      </w:pPr>
    </w:p>
    <w:p w14:paraId="6E7245BF" w14:textId="6F2441C6" w:rsidR="001C3B60" w:rsidRDefault="003E1D99" w:rsidP="003E1D99">
      <w:pPr>
        <w:spacing w:line="360" w:lineRule="auto"/>
        <w:rPr>
          <w:ins w:id="2" w:author="Candis Watts Smith" w:date="2025-01-12T11:04:00Z" w16du:dateUtc="2025-01-12T16:04:00Z"/>
          <w:sz w:val="23"/>
          <w:szCs w:val="23"/>
        </w:rPr>
      </w:pPr>
      <w:del w:id="3" w:author="Candis Watts Smith" w:date="2025-01-12T11:04:00Z" w16du:dateUtc="2025-01-12T16:04:00Z">
        <w:r w:rsidRPr="008010B8" w:rsidDel="001C3B60">
          <w:rPr>
            <w:sz w:val="23"/>
            <w:szCs w:val="23"/>
          </w:rPr>
          <w:delText xml:space="preserve">Coupled </w:delText>
        </w:r>
      </w:del>
      <w:ins w:id="4" w:author="Candis Watts Smith" w:date="2025-01-12T11:04:00Z" w16du:dateUtc="2025-01-12T16:04:00Z">
        <w:r w:rsidR="001C3B60">
          <w:rPr>
            <w:sz w:val="23"/>
            <w:szCs w:val="23"/>
          </w:rPr>
          <w:t>In contrast</w:t>
        </w:r>
      </w:ins>
      <w:del w:id="5" w:author="Candis Watts Smith" w:date="2025-01-12T11:04:00Z" w16du:dateUtc="2025-01-12T16:04:00Z">
        <w:r w:rsidRPr="008010B8" w:rsidDel="001C3B60">
          <w:rPr>
            <w:sz w:val="23"/>
            <w:szCs w:val="23"/>
          </w:rPr>
          <w:delText>with the implementation of jail voting programs in</w:delText>
        </w:r>
      </w:del>
      <w:ins w:id="6" w:author="Candis Watts Smith" w:date="2025-01-12T11:04:00Z" w16du:dateUtc="2025-01-12T16:04:00Z">
        <w:r w:rsidR="001C3B60">
          <w:rPr>
            <w:sz w:val="23"/>
            <w:szCs w:val="23"/>
          </w:rPr>
          <w:t>, some</w:t>
        </w:r>
      </w:ins>
      <w:r w:rsidRPr="008010B8">
        <w:rPr>
          <w:sz w:val="23"/>
          <w:szCs w:val="23"/>
        </w:rPr>
        <w:t xml:space="preserve"> particularly punitive, conservative states like Tennessee and Texas, </w:t>
      </w:r>
      <w:ins w:id="7" w:author="Candis Watts Smith" w:date="2025-01-12T11:04:00Z" w16du:dateUtc="2025-01-12T16:04:00Z">
        <w:r w:rsidR="001C3B60">
          <w:rPr>
            <w:sz w:val="23"/>
            <w:szCs w:val="23"/>
          </w:rPr>
          <w:t xml:space="preserve">are leading the </w:t>
        </w:r>
        <w:r w:rsidR="001C3B60" w:rsidRPr="008010B8">
          <w:rPr>
            <w:sz w:val="23"/>
            <w:szCs w:val="23"/>
          </w:rPr>
          <w:t>implementation of jail voting programs</w:t>
        </w:r>
        <w:r w:rsidR="001C3B60">
          <w:rPr>
            <w:sz w:val="23"/>
            <w:szCs w:val="23"/>
          </w:rPr>
          <w:t xml:space="preserve">, which allow XYZ. </w:t>
        </w:r>
      </w:ins>
    </w:p>
    <w:p w14:paraId="0DAD0C97" w14:textId="77777777" w:rsidR="001C3B60" w:rsidRDefault="001C3B60" w:rsidP="003E1D99">
      <w:pPr>
        <w:spacing w:line="360" w:lineRule="auto"/>
        <w:rPr>
          <w:ins w:id="8" w:author="Candis Watts Smith" w:date="2025-01-12T11:04:00Z" w16du:dateUtc="2025-01-12T16:04:00Z"/>
          <w:sz w:val="23"/>
          <w:szCs w:val="23"/>
        </w:rPr>
      </w:pPr>
    </w:p>
    <w:p w14:paraId="39A3B0E8" w14:textId="4EC243BA" w:rsidR="003E1D99" w:rsidRDefault="001C3B60" w:rsidP="003E1D99">
      <w:pPr>
        <w:spacing w:line="360" w:lineRule="auto"/>
        <w:rPr>
          <w:sz w:val="23"/>
          <w:szCs w:val="23"/>
        </w:rPr>
      </w:pPr>
      <w:ins w:id="9" w:author="Candis Watts Smith" w:date="2025-01-12T11:04:00Z" w16du:dateUtc="2025-01-12T16:04:00Z">
        <w:r>
          <w:rPr>
            <w:sz w:val="23"/>
            <w:szCs w:val="23"/>
          </w:rPr>
          <w:t>T</w:t>
        </w:r>
      </w:ins>
      <w:del w:id="10" w:author="Candis Watts Smith" w:date="2025-01-12T11:04:00Z" w16du:dateUtc="2025-01-12T16:04:00Z">
        <w:r w:rsidR="003E1D99" w:rsidRPr="008010B8" w:rsidDel="001C3B60">
          <w:rPr>
            <w:sz w:val="23"/>
            <w:szCs w:val="23"/>
          </w:rPr>
          <w:delText>t</w:delText>
        </w:r>
      </w:del>
      <w:r w:rsidR="003E1D99" w:rsidRPr="008010B8">
        <w:rPr>
          <w:sz w:val="23"/>
          <w:szCs w:val="23"/>
        </w:rPr>
        <w:t xml:space="preserve">his policy landscape suggests beliefs about what incarcerated people </w:t>
      </w:r>
      <w:r w:rsidR="003E1D99">
        <w:rPr>
          <w:sz w:val="23"/>
          <w:szCs w:val="23"/>
        </w:rPr>
        <w:t>deserve are</w:t>
      </w:r>
      <w:r w:rsidR="003E1D99" w:rsidRPr="008010B8">
        <w:rPr>
          <w:sz w:val="23"/>
          <w:szCs w:val="23"/>
        </w:rPr>
        <w:t xml:space="preserve"> more than an issue of partisan politics. Understanding what drives these divergent policy paths requires examining how different communities and policymakers conceptualize whether incarcerated people deserve inclusion in democracy. At its core, it highlights a fundamental epistemic problem in criminal legal policy</w:t>
      </w:r>
      <w:r w:rsidR="003E1D99">
        <w:rPr>
          <w:sz w:val="23"/>
          <w:szCs w:val="23"/>
        </w:rPr>
        <w:t>, that troubles core claims of representative democracy</w:t>
      </w:r>
      <w:r w:rsidR="003E1D99"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003E1D99" w:rsidRPr="00300942">
        <w:rPr>
          <w:sz w:val="23"/>
          <w:szCs w:val="23"/>
        </w:rPr>
        <w:t xml:space="preserve"> (Hinton and Cook 2021, Pew 2023, Clark and Hansen 2020)</w:t>
      </w:r>
      <w:r w:rsidR="003E1D99" w:rsidRPr="00300942">
        <w:rPr>
          <w:rStyle w:val="FootnoteReference"/>
          <w:sz w:val="23"/>
          <w:szCs w:val="23"/>
        </w:rPr>
        <w:footnoteReference w:id="1"/>
      </w:r>
      <w:r w:rsidR="003E1D99" w:rsidRPr="00300942">
        <w:rPr>
          <w:sz w:val="23"/>
          <w:szCs w:val="23"/>
        </w:rPr>
        <w:t>.</w:t>
      </w:r>
    </w:p>
    <w:p w14:paraId="57C68EB8" w14:textId="77777777" w:rsidR="003E1D99" w:rsidRPr="00300942" w:rsidRDefault="003E1D99" w:rsidP="003E1D99">
      <w:pPr>
        <w:spacing w:line="360" w:lineRule="auto"/>
        <w:rPr>
          <w:sz w:val="23"/>
          <w:szCs w:val="23"/>
        </w:rPr>
      </w:pPr>
    </w:p>
    <w:p w14:paraId="775E0BE5" w14:textId="77777777" w:rsidR="003E1D99" w:rsidRDefault="003E1D99" w:rsidP="003E1D99">
      <w:pPr>
        <w:spacing w:line="360" w:lineRule="auto"/>
        <w:rPr>
          <w:sz w:val="23"/>
          <w:szCs w:val="23"/>
        </w:rPr>
      </w:pPr>
      <w:r w:rsidRPr="00300942">
        <w:rPr>
          <w:sz w:val="23"/>
          <w:szCs w:val="23"/>
        </w:rPr>
        <w:t xml:space="preserve">In stark contrast, while introducing federal legislation to end </w:t>
      </w:r>
      <w:r w:rsidRPr="00300942">
        <w:rPr>
          <w:i/>
          <w:iCs/>
          <w:sz w:val="23"/>
          <w:szCs w:val="23"/>
        </w:rPr>
        <w:t>de facto</w:t>
      </w:r>
      <w:r w:rsidRPr="00300942">
        <w:rPr>
          <w:sz w:val="23"/>
          <w:szCs w:val="23"/>
        </w:rPr>
        <w:t xml:space="preserve"> and </w:t>
      </w:r>
      <w:r w:rsidRPr="00300942">
        <w:rPr>
          <w:i/>
          <w:iCs/>
          <w:sz w:val="23"/>
          <w:szCs w:val="23"/>
        </w:rPr>
        <w:t>de jure</w:t>
      </w:r>
      <w:r w:rsidRPr="00300942">
        <w:rPr>
          <w:sz w:val="23"/>
          <w:szCs w:val="23"/>
        </w:rPr>
        <w:t xml:space="preserve"> disenfranchisement in January 2023, Congresswoman Ayanna Pressley deliberately centered the voices of incarcerated activists, grounding her support not only in democratic principles and racial equity but in her personal experience with mass incarceration.</w:t>
      </w:r>
      <w:r w:rsidRPr="00A44806">
        <w:rPr>
          <w:rStyle w:val="FootnoteReference"/>
          <w:sz w:val="23"/>
          <w:szCs w:val="23"/>
        </w:rPr>
        <w:t xml:space="preserve"> </w:t>
      </w:r>
      <w:r w:rsidRPr="00300942">
        <w:rPr>
          <w:rStyle w:val="FootnoteReference"/>
          <w:sz w:val="23"/>
          <w:szCs w:val="23"/>
        </w:rPr>
        <w:footnoteReference w:id="2"/>
      </w:r>
      <w:r w:rsidRPr="00300942">
        <w:rPr>
          <w:sz w:val="23"/>
          <w:szCs w:val="23"/>
        </w:rPr>
        <w:t xml:space="preserve"> Her motto that "the people closest to the pain should be closest to the power" directly invokes this epistemic gap between policymakers and affected communities. </w:t>
      </w:r>
      <w:r>
        <w:rPr>
          <w:sz w:val="23"/>
          <w:szCs w:val="23"/>
        </w:rPr>
        <w:t>It also</w:t>
      </w:r>
      <w:r w:rsidRPr="00300942">
        <w:rPr>
          <w:sz w:val="23"/>
          <w:szCs w:val="23"/>
        </w:rPr>
        <w:t xml:space="preserve">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w:t>
      </w:r>
      <w:commentRangeStart w:id="11"/>
      <w:r w:rsidRPr="00300942">
        <w:rPr>
          <w:sz w:val="23"/>
          <w:szCs w:val="23"/>
        </w:rPr>
        <w:t xml:space="preserve">2019). </w:t>
      </w:r>
      <w:commentRangeEnd w:id="11"/>
      <w:r w:rsidR="001C3B60">
        <w:rPr>
          <w:rStyle w:val="CommentReference"/>
        </w:rPr>
        <w:commentReference w:id="11"/>
      </w:r>
    </w:p>
    <w:p w14:paraId="6DFB5556" w14:textId="77777777" w:rsidR="003E1D99" w:rsidRPr="004B6AF3" w:rsidRDefault="003E1D99" w:rsidP="003E1D99">
      <w:pPr>
        <w:pStyle w:val="whitespace-pre-wrap"/>
        <w:spacing w:line="360" w:lineRule="auto"/>
        <w:rPr>
          <w:sz w:val="23"/>
          <w:szCs w:val="23"/>
        </w:rPr>
      </w:pPr>
      <w:r w:rsidRPr="004B6AF3">
        <w:rPr>
          <w:sz w:val="23"/>
          <w:szCs w:val="23"/>
        </w:rPr>
        <w:t xml:space="preserve">This paper examines how perceptions of deservingness and related policy preferences differ between those directly impacted by incarceration and those who are not. </w:t>
      </w:r>
      <w:commentRangeStart w:id="12"/>
      <w:r w:rsidRPr="00300942">
        <w:rPr>
          <w:sz w:val="23"/>
          <w:szCs w:val="23"/>
        </w:rPr>
        <w:t>Scholars have</w:t>
      </w:r>
      <w:commentRangeEnd w:id="12"/>
      <w:r w:rsidR="001C3B60">
        <w:rPr>
          <w:rStyle w:val="CommentReference"/>
        </w:rPr>
        <w:commentReference w:id="12"/>
      </w:r>
      <w:r w:rsidRPr="00300942">
        <w:rPr>
          <w:sz w:val="23"/>
          <w:szCs w:val="23"/>
        </w:rPr>
        <w:t xml:space="preserve"> shown that what groups in society are perceived to deserve are institutional and discursive constructions, and others that these constructions may be undergirded by evolutionarily-derived mechanisms. These constructions matter,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 and on issues of democratic rights. </w:t>
      </w:r>
      <w:r w:rsidRPr="004B6AF3">
        <w:rPr>
          <w:sz w:val="23"/>
          <w:szCs w:val="23"/>
        </w:rPr>
        <w:t xml:space="preserve">Drawing on </w:t>
      </w:r>
      <w:r>
        <w:rPr>
          <w:sz w:val="23"/>
          <w:szCs w:val="23"/>
        </w:rPr>
        <w:t>these literatures</w:t>
      </w:r>
      <w:r w:rsidRPr="004B6AF3">
        <w:rPr>
          <w:sz w:val="23"/>
          <w:szCs w:val="23"/>
        </w:rPr>
        <w:t xml:space="preserve">, I develop and test hypotheses about how affect and identity fundamentally shape perceptions of carceral deservingness in ways distinct from other policy domains. I argue that direct experience with the carceral system transforms these mechanisms by disrupting dehumanization and providing concrete rather than abstract understanding. This research addresses </w:t>
      </w:r>
      <w:commentRangeStart w:id="13"/>
      <w:r w:rsidRPr="004B6AF3">
        <w:rPr>
          <w:sz w:val="23"/>
          <w:szCs w:val="23"/>
        </w:rPr>
        <w:t xml:space="preserve">four </w:t>
      </w:r>
      <w:commentRangeEnd w:id="13"/>
      <w:r w:rsidR="001C3B60">
        <w:rPr>
          <w:rStyle w:val="CommentReference"/>
        </w:rPr>
        <w:commentReference w:id="13"/>
      </w:r>
      <w:r w:rsidRPr="004B6AF3">
        <w:rPr>
          <w:sz w:val="23"/>
          <w:szCs w:val="23"/>
        </w:rPr>
        <w:t>interrelated questions:</w:t>
      </w:r>
    </w:p>
    <w:p w14:paraId="5E05BBE7" w14:textId="77777777" w:rsidR="003E1D99" w:rsidRPr="0016031C" w:rsidRDefault="003E1D99" w:rsidP="003E1D99">
      <w:pPr>
        <w:pStyle w:val="whitespace-normal"/>
        <w:numPr>
          <w:ilvl w:val="0"/>
          <w:numId w:val="1"/>
        </w:numPr>
        <w:spacing w:line="360" w:lineRule="auto"/>
        <w:rPr>
          <w:sz w:val="23"/>
          <w:szCs w:val="23"/>
        </w:rPr>
      </w:pPr>
      <w:r w:rsidRPr="008010B8">
        <w:rPr>
          <w:sz w:val="23"/>
          <w:szCs w:val="23"/>
        </w:rPr>
        <w:t>How does direct experience with the criminal legal system shape perceptions of what incarcerated people deserve?</w:t>
      </w:r>
      <w:r>
        <w:rPr>
          <w:sz w:val="23"/>
          <w:szCs w:val="23"/>
        </w:rPr>
        <w:t xml:space="preserve"> In other words, h</w:t>
      </w:r>
      <w:r w:rsidRPr="0016031C">
        <w:rPr>
          <w:sz w:val="23"/>
          <w:szCs w:val="23"/>
        </w:rPr>
        <w:t>ow does the relationship between perceptions of deservingness and policy preferences differ between those with and without direct experience?</w:t>
      </w:r>
    </w:p>
    <w:p w14:paraId="1D0669E8" w14:textId="7804A1D6" w:rsidR="003E1D99" w:rsidRPr="008010B8" w:rsidRDefault="003E1D99" w:rsidP="003E1D99">
      <w:pPr>
        <w:pStyle w:val="whitespace-normal"/>
        <w:numPr>
          <w:ilvl w:val="0"/>
          <w:numId w:val="1"/>
        </w:numPr>
        <w:spacing w:line="360" w:lineRule="auto"/>
        <w:rPr>
          <w:sz w:val="23"/>
          <w:szCs w:val="23"/>
        </w:rPr>
      </w:pPr>
      <w:r w:rsidRPr="008010B8">
        <w:rPr>
          <w:sz w:val="23"/>
          <w:szCs w:val="23"/>
        </w:rPr>
        <w:t xml:space="preserve">How do perceptions of deservingness operate in carceral contexts compared to </w:t>
      </w:r>
      <w:commentRangeStart w:id="14"/>
      <w:r w:rsidRPr="008010B8">
        <w:rPr>
          <w:sz w:val="23"/>
          <w:szCs w:val="23"/>
        </w:rPr>
        <w:t xml:space="preserve">other domains </w:t>
      </w:r>
      <w:commentRangeEnd w:id="14"/>
      <w:r w:rsidR="001C3B60">
        <w:rPr>
          <w:rStyle w:val="CommentReference"/>
        </w:rPr>
        <w:commentReference w:id="14"/>
      </w:r>
      <w:r w:rsidRPr="008010B8">
        <w:rPr>
          <w:sz w:val="23"/>
          <w:szCs w:val="23"/>
        </w:rPr>
        <w:t xml:space="preserve">- specifically how do affect (moral disgust/dehumanization) and identity shape deservingness </w:t>
      </w:r>
      <w:r w:rsidRPr="008010B8">
        <w:rPr>
          <w:sz w:val="23"/>
          <w:szCs w:val="23"/>
        </w:rPr>
        <w:lastRenderedPageBreak/>
        <w:t xml:space="preserve">perceptions differently in </w:t>
      </w:r>
      <w:r>
        <w:rPr>
          <w:sz w:val="23"/>
          <w:szCs w:val="23"/>
        </w:rPr>
        <w:t>matters of deserving punishment versus deserving help</w:t>
      </w:r>
      <w:ins w:id="15" w:author="Candis Watts Smith" w:date="2025-01-12T11:07:00Z" w16du:dateUtc="2025-01-12T16:07:00Z">
        <w:r w:rsidR="001C3B60">
          <w:rPr>
            <w:sz w:val="23"/>
            <w:szCs w:val="23"/>
          </w:rPr>
          <w:t xml:space="preserve"> (e.g. welfare?)</w:t>
        </w:r>
      </w:ins>
      <w:r>
        <w:rPr>
          <w:sz w:val="23"/>
          <w:szCs w:val="23"/>
        </w:rPr>
        <w:t xml:space="preserve">? </w:t>
      </w:r>
    </w:p>
    <w:p w14:paraId="1A19ACB8" w14:textId="77777777" w:rsidR="003E1D99" w:rsidRPr="008010B8" w:rsidRDefault="003E1D99" w:rsidP="003E1D99">
      <w:pPr>
        <w:pStyle w:val="whitespace-normal"/>
        <w:numPr>
          <w:ilvl w:val="0"/>
          <w:numId w:val="1"/>
        </w:numPr>
        <w:spacing w:line="360" w:lineRule="auto"/>
        <w:rPr>
          <w:sz w:val="23"/>
          <w:szCs w:val="23"/>
        </w:rPr>
      </w:pPr>
      <w:r w:rsidRPr="008010B8">
        <w:rPr>
          <w:sz w:val="23"/>
          <w:szCs w:val="23"/>
        </w:rPr>
        <w:t xml:space="preserve">What distinguishes perceptions that groups are </w:t>
      </w:r>
      <w:r w:rsidRPr="008010B8">
        <w:rPr>
          <w:rStyle w:val="Emphasis"/>
          <w:rFonts w:eastAsiaTheme="majorEastAsia"/>
          <w:sz w:val="23"/>
          <w:szCs w:val="23"/>
        </w:rPr>
        <w:t>undeserving</w:t>
      </w:r>
      <w:r w:rsidRPr="008010B8">
        <w:rPr>
          <w:sz w:val="23"/>
          <w:szCs w:val="23"/>
        </w:rPr>
        <w:t xml:space="preserve"> of help from perceptions that they are </w:t>
      </w:r>
      <w:r w:rsidRPr="008010B8">
        <w:rPr>
          <w:rStyle w:val="Emphasis"/>
          <w:rFonts w:eastAsiaTheme="majorEastAsia"/>
          <w:sz w:val="23"/>
          <w:szCs w:val="23"/>
        </w:rPr>
        <w:t>deserving</w:t>
      </w:r>
      <w:r w:rsidRPr="008010B8">
        <w:rPr>
          <w:sz w:val="23"/>
          <w:szCs w:val="23"/>
        </w:rPr>
        <w:t xml:space="preserve"> of punishment?</w:t>
      </w:r>
    </w:p>
    <w:p w14:paraId="6603D49A" w14:textId="77777777" w:rsidR="003E1D99" w:rsidRPr="007F39A8" w:rsidRDefault="003E1D99" w:rsidP="003E1D99">
      <w:pPr>
        <w:spacing w:line="360" w:lineRule="auto"/>
        <w:rPr>
          <w:sz w:val="23"/>
          <w:szCs w:val="23"/>
        </w:rPr>
      </w:pPr>
      <w:r w:rsidRPr="007F39A8">
        <w:rPr>
          <w:sz w:val="23"/>
          <w:szCs w:val="23"/>
        </w:rPr>
        <w:t xml:space="preserve">In this paper, </w:t>
      </w:r>
      <w:r>
        <w:rPr>
          <w:sz w:val="23"/>
          <w:szCs w:val="23"/>
        </w:rPr>
        <w:t xml:space="preserve">I </w:t>
      </w:r>
      <w:r w:rsidRPr="007F39A8">
        <w:rPr>
          <w:sz w:val="23"/>
          <w:szCs w:val="23"/>
        </w:rPr>
        <w:t>draw on social construction, deservingness, and punitiveness literatures, to develop an and test hypotheses using novel survey data that perceptions of deservingness in carceral contexts operate differently than in other domains. While existing literature demonstrates how CARIN criteria (control, attitude, reciprocity, identity, need) shape deservingness perceptions for target groups – primarily welfare recipients, I expect in carceral contexts, affect (</w:t>
      </w:r>
      <w:commentRangeStart w:id="16"/>
      <w:r w:rsidRPr="007F39A8">
        <w:rPr>
          <w:sz w:val="23"/>
          <w:szCs w:val="23"/>
        </w:rPr>
        <w:t>namely moral disgust</w:t>
      </w:r>
      <w:commentRangeEnd w:id="16"/>
      <w:r w:rsidR="001C3B60">
        <w:rPr>
          <w:rStyle w:val="CommentReference"/>
        </w:rPr>
        <w:commentReference w:id="16"/>
      </w:r>
      <w:r w:rsidRPr="007F39A8">
        <w:rPr>
          <w:sz w:val="23"/>
          <w:szCs w:val="23"/>
        </w:rPr>
        <w:t>) and identity primarily shape perceptions of deservingness. Direct experience with the carceral system, I suggest, transforms these mechanisms by disrupting dehumanization and providing concrete rather than abstract understanding.</w:t>
      </w:r>
    </w:p>
    <w:p w14:paraId="3BFFF5E8" w14:textId="77777777" w:rsidR="003E1D99" w:rsidRDefault="003E1D99" w:rsidP="003E1D99">
      <w:pPr>
        <w:spacing w:line="360" w:lineRule="auto"/>
        <w:rPr>
          <w:sz w:val="23"/>
          <w:szCs w:val="23"/>
        </w:rPr>
      </w:pPr>
    </w:p>
    <w:p w14:paraId="65899694" w14:textId="77777777" w:rsidR="003E1D99" w:rsidRPr="00F2333F" w:rsidRDefault="003E1D99" w:rsidP="003E1D99">
      <w:pPr>
        <w:spacing w:line="360" w:lineRule="auto"/>
        <w:rPr>
          <w:b/>
          <w:bCs/>
          <w:sz w:val="23"/>
          <w:szCs w:val="23"/>
        </w:rPr>
      </w:pPr>
      <w:r w:rsidRPr="00F2333F">
        <w:rPr>
          <w:rFonts w:ascii="Arial" w:hAnsi="Arial" w:cs="Arial"/>
          <w:b/>
          <w:bCs/>
          <w:sz w:val="23"/>
          <w:szCs w:val="23"/>
        </w:rPr>
        <w:t>II. Literature Review and Theoretical Framework</w:t>
      </w:r>
    </w:p>
    <w:p w14:paraId="6A6288AD" w14:textId="77777777" w:rsidR="003E1D99" w:rsidRPr="008010B8" w:rsidRDefault="003E1D99" w:rsidP="003E1D99">
      <w:pPr>
        <w:spacing w:line="360" w:lineRule="auto"/>
        <w:rPr>
          <w:sz w:val="23"/>
          <w:szCs w:val="23"/>
        </w:rPr>
      </w:pPr>
      <w:r w:rsidRPr="008010B8">
        <w:rPr>
          <w:sz w:val="23"/>
          <w:szCs w:val="23"/>
        </w:rPr>
        <w:t xml:space="preserve">Two converging research streams in political science examine how perceptions of group deservingness shape public policy preferences and outcomes. First, social constructionists examine how institutional power and discourse shape which groups in society are perceived to deserve help, and inequality is maintained and tolerated (Smith and Kreitzer, Schneider and Ingram). Schneider and Ingram’s (1993) foundational typology shows that policymakers respond to and reinforce social constructions by crafting policy that helps “advantaged” and “contender” groups while offering burdensome policy to “dependents” and punishing “deviants.” This is also driven by “anticipatory” feedback, whereby policymakers respond to both their perception of groups political power and social constructions in terms of electoral consequences – for example, by providing “hidden” benefits to contenders, who </w:t>
      </w:r>
      <w:r>
        <w:rPr>
          <w:sz w:val="23"/>
          <w:szCs w:val="23"/>
        </w:rPr>
        <w:t xml:space="preserve">are </w:t>
      </w:r>
      <w:r w:rsidRPr="008010B8">
        <w:rPr>
          <w:sz w:val="23"/>
          <w:szCs w:val="23"/>
        </w:rPr>
        <w:t xml:space="preserve">constructed as undeserving but powerful (Schneider and Ingram 2019, Ellis and Faricy 2020). The result for ‘deviant’ groups like carceral citizens is a self-reinforcing feedback in which punitive policies are expected to be politically advantageous, as they are publicly-sanctioned and the impacted group – carceral citizens – lacks political power </w:t>
      </w:r>
      <w:commentRangeStart w:id="17"/>
      <w:r w:rsidRPr="008010B8">
        <w:rPr>
          <w:sz w:val="23"/>
          <w:szCs w:val="23"/>
        </w:rPr>
        <w:t xml:space="preserve">to respond.  </w:t>
      </w:r>
      <w:commentRangeEnd w:id="17"/>
      <w:r w:rsidR="001C3B60">
        <w:rPr>
          <w:rStyle w:val="CommentReference"/>
        </w:rPr>
        <w:commentReference w:id="17"/>
      </w:r>
    </w:p>
    <w:p w14:paraId="612237AD" w14:textId="77777777" w:rsidR="003E1D99" w:rsidRPr="008010B8" w:rsidRDefault="003E1D99" w:rsidP="003E1D99">
      <w:pPr>
        <w:spacing w:line="360" w:lineRule="auto"/>
        <w:rPr>
          <w:sz w:val="23"/>
          <w:szCs w:val="23"/>
        </w:rPr>
      </w:pPr>
    </w:p>
    <w:p w14:paraId="78BED816" w14:textId="77777777" w:rsidR="003E1D99" w:rsidRPr="008010B8" w:rsidRDefault="003E1D99" w:rsidP="003E1D99">
      <w:pPr>
        <w:spacing w:line="360" w:lineRule="auto"/>
        <w:rPr>
          <w:sz w:val="23"/>
          <w:szCs w:val="23"/>
        </w:rPr>
      </w:pPr>
    </w:p>
    <w:p w14:paraId="4C74C7F1" w14:textId="77777777" w:rsidR="003E1D99" w:rsidRPr="008010B8" w:rsidRDefault="003E1D99" w:rsidP="003E1D99">
      <w:pPr>
        <w:spacing w:line="360" w:lineRule="auto"/>
        <w:rPr>
          <w:sz w:val="23"/>
          <w:szCs w:val="23"/>
        </w:rPr>
      </w:pPr>
      <w:r w:rsidRPr="008010B8">
        <w:rPr>
          <w:sz w:val="23"/>
          <w:szCs w:val="23"/>
        </w:rPr>
        <w:t xml:space="preserve">These group social constructions are produced by “value-laden components, including stereotypes, dominant ideologies, and assumptions” about groups. They operate in dialectic with existing policy – these components both inform how or whether policy tackles problems faced by different target </w:t>
      </w:r>
      <w:r w:rsidRPr="008010B8">
        <w:rPr>
          <w:sz w:val="23"/>
          <w:szCs w:val="23"/>
        </w:rPr>
        <w:lastRenderedPageBreak/>
        <w:t xml:space="preserve">groups and are themselves informed by “the messages that policy telegraphs to the public about how target groups should be treated” (Smith and Kreitzer, 2024). As consequence, they appear contingent – for example, on local, state, and political and cultural contexts and also the identity and ideology held by the ‘perceiver’ (Smith and Kreitzer 2018). Further, recent work demonstrates policymakers strategically differentiate </w:t>
      </w:r>
      <w:r w:rsidRPr="008010B8">
        <w:rPr>
          <w:i/>
          <w:iCs/>
          <w:sz w:val="23"/>
          <w:szCs w:val="23"/>
        </w:rPr>
        <w:t xml:space="preserve">within </w:t>
      </w:r>
      <w:r w:rsidRPr="008010B8">
        <w:rPr>
          <w:sz w:val="23"/>
          <w:szCs w:val="23"/>
        </w:rPr>
        <w:t xml:space="preserve">target populations, recognizing political expediency in providing benefits to some subsets and not to others. For example, Smith and Kreitzer (2018) show that DREAMers are constructed as more deserving than their parents, mirroring the DREAM Act’s protections of immigrant children, but not their parents. Criminal legal reform’s prioritization of drug offenses may reflect similar </w:t>
      </w:r>
      <w:commentRangeStart w:id="18"/>
      <w:r>
        <w:rPr>
          <w:sz w:val="23"/>
          <w:szCs w:val="23"/>
        </w:rPr>
        <w:t>differentiation</w:t>
      </w:r>
      <w:commentRangeEnd w:id="18"/>
      <w:r w:rsidR="001C3B60">
        <w:rPr>
          <w:rStyle w:val="CommentReference"/>
        </w:rPr>
        <w:commentReference w:id="18"/>
      </w:r>
      <w:r w:rsidRPr="008010B8">
        <w:rPr>
          <w:sz w:val="23"/>
          <w:szCs w:val="23"/>
        </w:rPr>
        <w:t xml:space="preserve">. </w:t>
      </w:r>
    </w:p>
    <w:p w14:paraId="37273D72" w14:textId="77777777" w:rsidR="003E1D99" w:rsidRPr="008010B8" w:rsidRDefault="003E1D99" w:rsidP="003E1D99">
      <w:pPr>
        <w:pStyle w:val="ListParagraph"/>
        <w:ind w:left="1339" w:firstLine="0"/>
        <w:rPr>
          <w:sz w:val="23"/>
          <w:szCs w:val="23"/>
        </w:rPr>
      </w:pPr>
    </w:p>
    <w:p w14:paraId="776D1088" w14:textId="77777777" w:rsidR="003E1D99" w:rsidRPr="008010B8" w:rsidDel="001C3B60" w:rsidRDefault="003E1D99" w:rsidP="003E1D99">
      <w:pPr>
        <w:spacing w:line="360" w:lineRule="auto"/>
        <w:rPr>
          <w:del w:id="19" w:author="Candis Watts Smith" w:date="2025-01-12T11:10:00Z" w16du:dateUtc="2025-01-12T16:10:00Z"/>
          <w:sz w:val="23"/>
          <w:szCs w:val="23"/>
        </w:rPr>
      </w:pPr>
      <w:del w:id="20" w:author="Candis Watts Smith" w:date="2025-01-12T11:10:00Z" w16du:dateUtc="2025-01-12T16:10:00Z">
        <w:r w:rsidRPr="008010B8" w:rsidDel="001C3B60">
          <w:rPr>
            <w:sz w:val="23"/>
            <w:szCs w:val="23"/>
          </w:rPr>
          <w:delText xml:space="preserve">To what degree are social constructions contingent, particularly those of carceral citizens where questions of deservingness may operate less around deservingness of help than they do deservingness of punishment? </w:delText>
        </w:r>
      </w:del>
    </w:p>
    <w:p w14:paraId="2E20349B" w14:textId="77777777" w:rsidR="003E1D99" w:rsidRPr="008010B8" w:rsidRDefault="003E1D99" w:rsidP="003E1D99">
      <w:pPr>
        <w:spacing w:line="360" w:lineRule="auto"/>
        <w:rPr>
          <w:sz w:val="23"/>
          <w:szCs w:val="23"/>
        </w:rPr>
      </w:pPr>
    </w:p>
    <w:p w14:paraId="248EFA3F" w14:textId="39A5504C" w:rsidR="003E1D99" w:rsidRPr="008010B8" w:rsidRDefault="003E1D99" w:rsidP="003E1D99">
      <w:pPr>
        <w:spacing w:line="360" w:lineRule="auto"/>
        <w:rPr>
          <w:sz w:val="23"/>
          <w:szCs w:val="23"/>
        </w:rPr>
      </w:pPr>
      <w:r w:rsidRPr="008010B8">
        <w:rPr>
          <w:sz w:val="23"/>
          <w:szCs w:val="23"/>
        </w:rPr>
        <w:t xml:space="preserve">The second deservingness stream examines the contingency and construction of deservingness perceptions through an approach rooted in evolutionary and cognitive psychology. It offers a framework -- ‘CARIN’ – that builds on a conception of deservingness perceptions as quick, heuristic judgements. These judgements stem from the evolutionary advantage of helping “reciprocators” but not “free-riders,” and was thus aimed at distinguishing between the two by quickly “pay[ing] attention to whether welfare recipients are lazy or making an effort.” (Petersen 2012, Aaroe and Petersen 2014). Five ‘CARIN’ </w:t>
      </w:r>
      <w:del w:id="21" w:author="Candis Watts Smith" w:date="2025-01-12T11:11:00Z" w16du:dateUtc="2025-01-12T16:11:00Z">
        <w:r w:rsidRPr="008010B8" w:rsidDel="001C3B60">
          <w:rPr>
            <w:sz w:val="23"/>
            <w:szCs w:val="23"/>
          </w:rPr>
          <w:delText>mechanisms shape</w:delText>
        </w:r>
      </w:del>
      <w:ins w:id="22" w:author="Candis Watts Smith" w:date="2025-01-12T11:11:00Z" w16du:dateUtc="2025-01-12T16:11:00Z">
        <w:r w:rsidR="001C3B60">
          <w:rPr>
            <w:sz w:val="23"/>
            <w:szCs w:val="23"/>
          </w:rPr>
          <w:t>dimensions compose</w:t>
        </w:r>
      </w:ins>
      <w:r w:rsidRPr="008010B8">
        <w:rPr>
          <w:sz w:val="23"/>
          <w:szCs w:val="23"/>
        </w:rPr>
        <w:t xml:space="preserve"> these evaluations: </w:t>
      </w:r>
      <w:r w:rsidRPr="008010B8">
        <w:rPr>
          <w:i/>
          <w:iCs/>
          <w:sz w:val="23"/>
          <w:szCs w:val="23"/>
        </w:rPr>
        <w:t>control</w:t>
      </w:r>
      <w:r w:rsidRPr="008010B8">
        <w:rPr>
          <w:sz w:val="23"/>
          <w:szCs w:val="23"/>
        </w:rPr>
        <w:t xml:space="preserve"> in its original conception is closely related with </w:t>
      </w:r>
      <w:r w:rsidRPr="008010B8">
        <w:rPr>
          <w:i/>
          <w:iCs/>
          <w:sz w:val="23"/>
          <w:szCs w:val="23"/>
        </w:rPr>
        <w:t>need</w:t>
      </w:r>
      <w:r w:rsidRPr="008010B8">
        <w:rPr>
          <w:sz w:val="23"/>
          <w:szCs w:val="23"/>
        </w:rPr>
        <w:t xml:space="preserve">, referring to whether someone is perceived as lazy or unlucky – a consideration Oorschot (2006) argues can override all others. More recently, perception of a group or individual’s </w:t>
      </w:r>
      <w:r w:rsidRPr="008010B8">
        <w:rPr>
          <w:i/>
          <w:iCs/>
          <w:sz w:val="23"/>
          <w:szCs w:val="23"/>
        </w:rPr>
        <w:t>need</w:t>
      </w:r>
      <w:r w:rsidRPr="008010B8">
        <w:rPr>
          <w:sz w:val="23"/>
          <w:szCs w:val="23"/>
        </w:rPr>
        <w:t xml:space="preserve"> for assistance has been considered the </w:t>
      </w:r>
      <w:r>
        <w:rPr>
          <w:sz w:val="23"/>
          <w:szCs w:val="23"/>
        </w:rPr>
        <w:t>severity</w:t>
      </w:r>
      <w:r w:rsidRPr="008010B8">
        <w:rPr>
          <w:sz w:val="23"/>
          <w:szCs w:val="23"/>
        </w:rPr>
        <w:t xml:space="preserve"> of their neediness and </w:t>
      </w:r>
      <w:r w:rsidRPr="008010B8">
        <w:rPr>
          <w:i/>
          <w:iCs/>
          <w:sz w:val="23"/>
          <w:szCs w:val="23"/>
        </w:rPr>
        <w:t xml:space="preserve">control </w:t>
      </w:r>
      <w:r w:rsidRPr="008010B8">
        <w:rPr>
          <w:sz w:val="23"/>
          <w:szCs w:val="23"/>
        </w:rPr>
        <w:t xml:space="preserve">the degree to which they are responsible (SoRelle and Laws 2024). Perceptions of the group’s </w:t>
      </w:r>
      <w:r w:rsidRPr="008010B8">
        <w:rPr>
          <w:i/>
          <w:iCs/>
          <w:sz w:val="23"/>
          <w:szCs w:val="23"/>
        </w:rPr>
        <w:t>attitude</w:t>
      </w:r>
      <w:r w:rsidRPr="008010B8">
        <w:rPr>
          <w:sz w:val="23"/>
          <w:szCs w:val="23"/>
        </w:rPr>
        <w:t xml:space="preserve"> refer to whether the beneficiary is grateful and likeable, and closely related perceptions of the group’s </w:t>
      </w:r>
      <w:r w:rsidRPr="008010B8">
        <w:rPr>
          <w:i/>
          <w:iCs/>
          <w:sz w:val="23"/>
          <w:szCs w:val="23"/>
        </w:rPr>
        <w:t>reciprocity</w:t>
      </w:r>
      <w:r w:rsidRPr="008010B8">
        <w:rPr>
          <w:sz w:val="23"/>
          <w:szCs w:val="23"/>
        </w:rPr>
        <w:t xml:space="preserve"> connote their history or apparent willingness to contribute to society. Last, the </w:t>
      </w:r>
      <w:r w:rsidRPr="008010B8">
        <w:rPr>
          <w:i/>
          <w:iCs/>
          <w:sz w:val="23"/>
          <w:szCs w:val="23"/>
        </w:rPr>
        <w:t>identity</w:t>
      </w:r>
      <w:r w:rsidRPr="008010B8">
        <w:rPr>
          <w:sz w:val="23"/>
          <w:szCs w:val="23"/>
        </w:rPr>
        <w:t xml:space="preserve"> characteristic holds that people will evaluate more generously the deservingness of people whose identity is aligned with their own (Oorschot 2000, 2006). </w:t>
      </w:r>
    </w:p>
    <w:p w14:paraId="1C2317DC" w14:textId="77777777" w:rsidR="003E1D99" w:rsidRPr="008010B8" w:rsidRDefault="003E1D99" w:rsidP="003E1D99">
      <w:pPr>
        <w:spacing w:line="360" w:lineRule="auto"/>
        <w:rPr>
          <w:sz w:val="23"/>
          <w:szCs w:val="23"/>
        </w:rPr>
      </w:pPr>
    </w:p>
    <w:p w14:paraId="095705A7" w14:textId="0FC4C560" w:rsidR="003E1D99" w:rsidRDefault="003E1D99" w:rsidP="003E1D99">
      <w:pPr>
        <w:spacing w:line="360" w:lineRule="auto"/>
        <w:rPr>
          <w:ins w:id="23" w:author="Candis Watts Smith" w:date="2025-01-12T11:46:00Z" w16du:dateUtc="2025-01-12T16:46:00Z"/>
          <w:sz w:val="23"/>
          <w:szCs w:val="23"/>
        </w:rPr>
      </w:pPr>
      <w:r w:rsidRPr="008010B8">
        <w:rPr>
          <w:sz w:val="23"/>
          <w:szCs w:val="23"/>
        </w:rPr>
        <w:t>There is some debate around the extent to which perceptions of deservingness vary across contexts, but it is understood these characteristics have varying degrees of salience in -- and thus should not be presumed to operate identically across -- different applications.</w:t>
      </w:r>
      <w:r w:rsidRPr="008010B8">
        <w:rPr>
          <w:rStyle w:val="FootnoteReference"/>
          <w:sz w:val="23"/>
          <w:szCs w:val="23"/>
        </w:rPr>
        <w:footnoteReference w:id="3"/>
      </w:r>
      <w:r w:rsidRPr="008010B8">
        <w:rPr>
          <w:sz w:val="23"/>
          <w:szCs w:val="23"/>
        </w:rPr>
        <w:t xml:space="preserve"> And while studies of deservingness </w:t>
      </w:r>
      <w:r w:rsidRPr="008010B8">
        <w:rPr>
          <w:sz w:val="23"/>
          <w:szCs w:val="23"/>
        </w:rPr>
        <w:lastRenderedPageBreak/>
        <w:t xml:space="preserve">have found CARIN mechanisms are well supported in the context of healthcare, immigration, and student loan relief (Meuleman, Roosma, and Abts 2020), these settings still are akin to perceptions of welfare desert where the primary question invoked is whether to </w:t>
      </w:r>
      <w:r w:rsidRPr="008010B8">
        <w:rPr>
          <w:i/>
          <w:iCs/>
          <w:sz w:val="23"/>
          <w:szCs w:val="23"/>
        </w:rPr>
        <w:t>help</w:t>
      </w:r>
      <w:r w:rsidRPr="008010B8">
        <w:rPr>
          <w:sz w:val="23"/>
          <w:szCs w:val="23"/>
        </w:rPr>
        <w:t xml:space="preserve"> and offer economic resources to a target group. To my knowledge no/few recent studies apply this framework to “deviant” groups and matters of democratic rights. Recent work also suggests that perceptions of policy beneficiary deservingness may not linearly translate into support for policy overall (SoRelle and Laws 2023) and of a more complicated ‘deviant’ power and feedback dynamics (Schneider and Ingram 2019). I take these findings and the ‘peculiarity’ of the carceral system within US democracy to suggest that, applied to carceral context, perceptions of deservingness and implications for policy may be fundamentally distinct.</w:t>
      </w:r>
      <w:del w:id="24" w:author="Candis Watts Smith" w:date="2025-01-12T11:48:00Z" w16du:dateUtc="2025-01-12T16:48:00Z">
        <w:r w:rsidRPr="008010B8" w:rsidDel="00381330">
          <w:rPr>
            <w:sz w:val="23"/>
            <w:szCs w:val="23"/>
          </w:rPr>
          <w:delText xml:space="preserve"> In the next section, I incorporate literature on punitiveness, stereotypes, and dehumanization </w:delText>
        </w:r>
      </w:del>
      <w:del w:id="25" w:author="Candis Watts Smith" w:date="2025-01-12T11:38:00Z" w16du:dateUtc="2025-01-12T16:38:00Z">
        <w:r w:rsidRPr="008010B8" w:rsidDel="00434BFB">
          <w:rPr>
            <w:sz w:val="23"/>
            <w:szCs w:val="23"/>
          </w:rPr>
          <w:delText xml:space="preserve">to suggest how these perceptions may form </w:delText>
        </w:r>
      </w:del>
      <w:del w:id="26" w:author="Candis Watts Smith" w:date="2025-01-12T11:48:00Z" w16du:dateUtc="2025-01-12T16:48:00Z">
        <w:r w:rsidRPr="008010B8" w:rsidDel="00381330">
          <w:rPr>
            <w:sz w:val="23"/>
            <w:szCs w:val="23"/>
          </w:rPr>
          <w:delText>in the context of incarcerated people</w:delText>
        </w:r>
      </w:del>
      <w:del w:id="27" w:author="Candis Watts Smith" w:date="2025-01-12T11:38:00Z" w16du:dateUtc="2025-01-12T16:38:00Z">
        <w:r w:rsidRPr="008010B8" w:rsidDel="00434BFB">
          <w:rPr>
            <w:sz w:val="23"/>
            <w:szCs w:val="23"/>
          </w:rPr>
          <w:delText>, and differently with policy questions that diverge beyond punitiveness.</w:delText>
        </w:r>
      </w:del>
    </w:p>
    <w:p w14:paraId="49BF3AD2" w14:textId="77777777" w:rsidR="00381330" w:rsidRDefault="00381330" w:rsidP="003E1D99">
      <w:pPr>
        <w:spacing w:line="360" w:lineRule="auto"/>
        <w:rPr>
          <w:ins w:id="28" w:author="Candis Watts Smith" w:date="2025-01-12T11:48:00Z" w16du:dateUtc="2025-01-12T16:48:00Z"/>
          <w:sz w:val="23"/>
          <w:szCs w:val="23"/>
        </w:rPr>
      </w:pPr>
    </w:p>
    <w:p w14:paraId="3DD20E33" w14:textId="24650A00" w:rsidR="00381330" w:rsidRDefault="00381330" w:rsidP="00381330">
      <w:pPr>
        <w:spacing w:line="360" w:lineRule="auto"/>
        <w:rPr>
          <w:ins w:id="29" w:author="Candis Watts Smith" w:date="2025-01-12T11:52:00Z" w16du:dateUtc="2025-01-12T16:52:00Z"/>
          <w:sz w:val="23"/>
          <w:szCs w:val="23"/>
        </w:rPr>
      </w:pPr>
      <w:ins w:id="30" w:author="Candis Watts Smith" w:date="2025-01-12T11:46:00Z" w16du:dateUtc="2025-01-12T16:46:00Z">
        <w:r>
          <w:rPr>
            <w:sz w:val="23"/>
            <w:szCs w:val="23"/>
          </w:rPr>
          <w:t>In the</w:t>
        </w:r>
      </w:ins>
      <w:ins w:id="31" w:author="Candis Watts Smith" w:date="2025-01-12T11:47:00Z" w16du:dateUtc="2025-01-12T16:47:00Z">
        <w:r>
          <w:rPr>
            <w:sz w:val="23"/>
            <w:szCs w:val="23"/>
          </w:rPr>
          <w:t xml:space="preserve"> next sections, I zoom out from the CARIN literature to examine key elements that may complicate the deservingness literature, but that also serve to inform my own expectations. </w:t>
        </w:r>
      </w:ins>
      <w:ins w:id="32" w:author="Candis Watts Smith" w:date="2025-01-12T11:48:00Z" w16du:dateUtc="2025-01-12T16:48:00Z">
        <w:r>
          <w:rPr>
            <w:sz w:val="23"/>
            <w:szCs w:val="23"/>
          </w:rPr>
          <w:t xml:space="preserve">First, </w:t>
        </w:r>
      </w:ins>
      <w:ins w:id="33" w:author="Candis Watts Smith" w:date="2025-01-12T11:49:00Z" w16du:dateUtc="2025-01-12T16:49:00Z">
        <w:r>
          <w:rPr>
            <w:sz w:val="23"/>
            <w:szCs w:val="23"/>
          </w:rPr>
          <w:t xml:space="preserve">the literature on </w:t>
        </w:r>
      </w:ins>
      <w:ins w:id="34" w:author="Candis Watts Smith" w:date="2025-01-12T11:48:00Z" w16du:dateUtc="2025-01-12T16:48:00Z">
        <w:r>
          <w:rPr>
            <w:sz w:val="23"/>
            <w:szCs w:val="23"/>
          </w:rPr>
          <w:t xml:space="preserve">affect, particularly as it relates to dehumanization and disgust, adds </w:t>
        </w:r>
      </w:ins>
      <w:ins w:id="35" w:author="Candis Watts Smith" w:date="2025-01-12T11:49:00Z" w16du:dateUtc="2025-01-12T16:49:00Z">
        <w:r>
          <w:rPr>
            <w:sz w:val="23"/>
            <w:szCs w:val="23"/>
          </w:rPr>
          <w:t xml:space="preserve">a needed dimension or layer to the five components understood to compose </w:t>
        </w:r>
      </w:ins>
      <w:ins w:id="36" w:author="Candis Watts Smith" w:date="2025-01-12T11:53:00Z" w16du:dateUtc="2025-01-12T16:53:00Z">
        <w:r>
          <w:rPr>
            <w:sz w:val="23"/>
            <w:szCs w:val="23"/>
          </w:rPr>
          <w:t>deservingness</w:t>
        </w:r>
      </w:ins>
      <w:ins w:id="37" w:author="Candis Watts Smith" w:date="2025-01-12T11:49:00Z" w16du:dateUtc="2025-01-12T16:49:00Z">
        <w:r>
          <w:rPr>
            <w:sz w:val="23"/>
            <w:szCs w:val="23"/>
          </w:rPr>
          <w:t xml:space="preserve"> </w:t>
        </w:r>
      </w:ins>
      <w:ins w:id="38" w:author="Candis Watts Smith" w:date="2025-01-12T11:53:00Z" w16du:dateUtc="2025-01-12T16:53:00Z">
        <w:r>
          <w:rPr>
            <w:sz w:val="23"/>
            <w:szCs w:val="23"/>
          </w:rPr>
          <w:t>assessments</w:t>
        </w:r>
      </w:ins>
      <w:ins w:id="39" w:author="Candis Watts Smith" w:date="2025-01-12T11:49:00Z" w16du:dateUtc="2025-01-12T16:49:00Z">
        <w:r>
          <w:rPr>
            <w:sz w:val="23"/>
            <w:szCs w:val="23"/>
          </w:rPr>
          <w:t xml:space="preserve">. Additionally, as previously noted, </w:t>
        </w:r>
      </w:ins>
      <w:ins w:id="40" w:author="Candis Watts Smith" w:date="2025-01-12T11:50:00Z" w16du:dateUtc="2025-01-12T16:50:00Z">
        <w:r>
          <w:rPr>
            <w:sz w:val="23"/>
            <w:szCs w:val="23"/>
          </w:rPr>
          <w:t>i</w:t>
        </w:r>
      </w:ins>
      <w:ins w:id="41" w:author="Candis Watts Smith" w:date="2025-01-12T11:48:00Z" w16du:dateUtc="2025-01-12T16:48:00Z">
        <w:r w:rsidRPr="000E7B35">
          <w:rPr>
            <w:sz w:val="23"/>
            <w:szCs w:val="23"/>
          </w:rPr>
          <w:t xml:space="preserve">dentity refers to X, but there are </w:t>
        </w:r>
      </w:ins>
      <w:ins w:id="42" w:author="Candis Watts Smith" w:date="2025-01-12T11:50:00Z" w16du:dateUtc="2025-01-12T16:50:00Z">
        <w:r>
          <w:rPr>
            <w:sz w:val="23"/>
            <w:szCs w:val="23"/>
          </w:rPr>
          <w:t>at least</w:t>
        </w:r>
      </w:ins>
      <w:ins w:id="43" w:author="Candis Watts Smith" w:date="2025-01-12T11:48:00Z" w16du:dateUtc="2025-01-12T16:48:00Z">
        <w:r w:rsidRPr="000E7B35">
          <w:rPr>
            <w:sz w:val="23"/>
            <w:szCs w:val="23"/>
          </w:rPr>
          <w:t xml:space="preserve"> complicating factors with regards to identity. First, is that no group is homogenous. Consequently, even as people evaluate groups, there are subsets of a group, which may be more aligned with one’s on than other subsets of the group. Second, within the context of the United States, race is not only an identity but an organizing mechanism of society; as such, the dynamics of race and racism, has to be called to special attention. </w:t>
        </w:r>
        <w:r>
          <w:rPr>
            <w:sz w:val="23"/>
            <w:szCs w:val="23"/>
          </w:rPr>
          <w:t xml:space="preserve">Finally, CARIN </w:t>
        </w:r>
      </w:ins>
      <w:ins w:id="44" w:author="Candis Watts Smith" w:date="2025-01-12T11:50:00Z" w16du:dateUtc="2025-01-12T16:50:00Z">
        <w:r>
          <w:rPr>
            <w:sz w:val="23"/>
            <w:szCs w:val="23"/>
          </w:rPr>
          <w:t xml:space="preserve">is assessed in a rather abstract way; the policy context that people are making assessments are likely to influence the way people </w:t>
        </w:r>
      </w:ins>
      <w:ins w:id="45" w:author="Candis Watts Smith" w:date="2025-01-12T11:51:00Z" w16du:dateUtc="2025-01-12T16:51:00Z">
        <w:r>
          <w:rPr>
            <w:sz w:val="23"/>
            <w:szCs w:val="23"/>
          </w:rPr>
          <w:t xml:space="preserve">evaluate CARIN. I address insights from a wider array of literatures, which enrich the theory and </w:t>
        </w:r>
      </w:ins>
      <w:ins w:id="46" w:author="Candis Watts Smith" w:date="2025-01-12T11:52:00Z" w16du:dateUtc="2025-01-12T16:52:00Z">
        <w:r>
          <w:rPr>
            <w:sz w:val="23"/>
            <w:szCs w:val="23"/>
          </w:rPr>
          <w:t>hypothesis I offer here.</w:t>
        </w:r>
      </w:ins>
    </w:p>
    <w:p w14:paraId="7A6BD495" w14:textId="77777777" w:rsidR="00381330" w:rsidRDefault="00381330" w:rsidP="00381330">
      <w:pPr>
        <w:spacing w:line="360" w:lineRule="auto"/>
        <w:rPr>
          <w:ins w:id="47" w:author="Candis Watts Smith" w:date="2025-01-12T11:52:00Z" w16du:dateUtc="2025-01-12T16:52:00Z"/>
          <w:sz w:val="23"/>
          <w:szCs w:val="23"/>
        </w:rPr>
      </w:pPr>
    </w:p>
    <w:p w14:paraId="1D730305" w14:textId="318AB328" w:rsidR="00381330" w:rsidRDefault="00381330" w:rsidP="00381330">
      <w:pPr>
        <w:spacing w:line="360" w:lineRule="auto"/>
        <w:rPr>
          <w:ins w:id="48" w:author="Candis Watts Smith" w:date="2025-01-12T11:48:00Z" w16du:dateUtc="2025-01-12T16:48:00Z"/>
          <w:sz w:val="23"/>
          <w:szCs w:val="23"/>
        </w:rPr>
      </w:pPr>
      <w:ins w:id="49" w:author="Candis Watts Smith" w:date="2025-01-12T11:52:00Z" w16du:dateUtc="2025-01-12T16:52:00Z">
        <w:r>
          <w:rPr>
            <w:sz w:val="23"/>
            <w:szCs w:val="23"/>
          </w:rPr>
          <w:t>Affect &amp; Dehumanization</w:t>
        </w:r>
      </w:ins>
    </w:p>
    <w:p w14:paraId="3E778F7F" w14:textId="77777777" w:rsidR="00381330" w:rsidRDefault="00381330" w:rsidP="00381330">
      <w:pPr>
        <w:spacing w:line="360" w:lineRule="auto"/>
        <w:rPr>
          <w:ins w:id="50" w:author="Candis Watts Smith" w:date="2025-01-12T11:48:00Z" w16du:dateUtc="2025-01-12T16:48:00Z"/>
          <w:sz w:val="23"/>
          <w:szCs w:val="23"/>
        </w:rPr>
      </w:pPr>
    </w:p>
    <w:p w14:paraId="0BC8D43B" w14:textId="77777777" w:rsidR="00381330" w:rsidRDefault="00381330" w:rsidP="00381330">
      <w:pPr>
        <w:spacing w:line="360" w:lineRule="auto"/>
        <w:rPr>
          <w:ins w:id="51" w:author="Candis Watts Smith" w:date="2025-01-12T11:48:00Z" w16du:dateUtc="2025-01-12T16:48:00Z"/>
          <w:sz w:val="23"/>
          <w:szCs w:val="23"/>
        </w:rPr>
      </w:pPr>
      <w:ins w:id="52" w:author="Candis Watts Smith" w:date="2025-01-12T11:48:00Z" w16du:dateUtc="2025-01-12T16:48:00Z">
        <w:r>
          <w:rPr>
            <w:sz w:val="23"/>
            <w:szCs w:val="23"/>
          </w:rPr>
          <w:t>Subsetting Identities</w:t>
        </w:r>
      </w:ins>
    </w:p>
    <w:p w14:paraId="32828DC9" w14:textId="77777777" w:rsidR="00381330" w:rsidRDefault="00381330" w:rsidP="00381330">
      <w:pPr>
        <w:spacing w:line="360" w:lineRule="auto"/>
        <w:rPr>
          <w:ins w:id="53" w:author="Candis Watts Smith" w:date="2025-01-12T11:48:00Z" w16du:dateUtc="2025-01-12T16:48:00Z"/>
          <w:sz w:val="23"/>
          <w:szCs w:val="23"/>
        </w:rPr>
      </w:pPr>
    </w:p>
    <w:p w14:paraId="55863441" w14:textId="77777777" w:rsidR="00381330" w:rsidRPr="000E7B35" w:rsidRDefault="00381330" w:rsidP="00381330">
      <w:pPr>
        <w:spacing w:line="360" w:lineRule="auto"/>
        <w:rPr>
          <w:ins w:id="54" w:author="Candis Watts Smith" w:date="2025-01-12T11:48:00Z" w16du:dateUtc="2025-01-12T16:48:00Z"/>
          <w:sz w:val="23"/>
          <w:szCs w:val="23"/>
        </w:rPr>
      </w:pPr>
      <w:ins w:id="55" w:author="Candis Watts Smith" w:date="2025-01-12T11:48:00Z" w16du:dateUtc="2025-01-12T16:48:00Z">
        <w:r>
          <w:rPr>
            <w:sz w:val="23"/>
            <w:szCs w:val="23"/>
          </w:rPr>
          <w:t>Race as Central Identity in American Politics</w:t>
        </w:r>
      </w:ins>
    </w:p>
    <w:p w14:paraId="6E9714F9" w14:textId="1AA8A98F" w:rsidR="00381330" w:rsidRDefault="00381330" w:rsidP="003E1D99">
      <w:pPr>
        <w:spacing w:line="360" w:lineRule="auto"/>
        <w:rPr>
          <w:ins w:id="56" w:author="Candis Watts Smith" w:date="2025-01-12T11:47:00Z" w16du:dateUtc="2025-01-12T16:47:00Z"/>
          <w:sz w:val="23"/>
          <w:szCs w:val="23"/>
        </w:rPr>
      </w:pPr>
    </w:p>
    <w:p w14:paraId="7ADE19B7" w14:textId="1C0CE481" w:rsidR="00381330" w:rsidRPr="008010B8" w:rsidRDefault="00381330" w:rsidP="003E1D99">
      <w:pPr>
        <w:spacing w:line="360" w:lineRule="auto"/>
        <w:rPr>
          <w:sz w:val="23"/>
          <w:szCs w:val="23"/>
        </w:rPr>
      </w:pPr>
    </w:p>
    <w:p w14:paraId="6A808A04" w14:textId="77777777" w:rsidR="003E1D99" w:rsidRDefault="003E1D99" w:rsidP="003E1D99">
      <w:pPr>
        <w:spacing w:line="360" w:lineRule="auto"/>
        <w:rPr>
          <w:rFonts w:ascii="Arial" w:hAnsi="Arial" w:cs="Arial"/>
          <w:i/>
          <w:iCs/>
          <w:sz w:val="23"/>
          <w:szCs w:val="23"/>
        </w:rPr>
      </w:pPr>
    </w:p>
    <w:p w14:paraId="603BBE0D" w14:textId="77777777" w:rsidR="003E1D99" w:rsidRDefault="003E1D99" w:rsidP="003E1D99">
      <w:pPr>
        <w:spacing w:line="360" w:lineRule="auto"/>
        <w:rPr>
          <w:rFonts w:ascii="Arial" w:hAnsi="Arial" w:cs="Arial"/>
          <w:i/>
          <w:iCs/>
          <w:sz w:val="23"/>
          <w:szCs w:val="23"/>
        </w:rPr>
      </w:pPr>
      <w:r>
        <w:rPr>
          <w:rFonts w:ascii="Arial" w:hAnsi="Arial" w:cs="Arial"/>
          <w:i/>
          <w:iCs/>
          <w:sz w:val="23"/>
          <w:szCs w:val="23"/>
        </w:rPr>
        <w:t>Deservingness as Perception, Judgement, Via Identity and Affect.</w:t>
      </w:r>
      <w:r w:rsidRPr="00C15F73">
        <w:rPr>
          <w:rFonts w:ascii="Arial" w:hAnsi="Arial" w:cs="Arial"/>
          <w:i/>
          <w:iCs/>
          <w:sz w:val="23"/>
          <w:szCs w:val="23"/>
        </w:rPr>
        <w:t xml:space="preserve"> </w:t>
      </w:r>
      <w:del w:id="57" w:author="Candis Watts Smith" w:date="2025-01-12T11:39:00Z" w16du:dateUtc="2025-01-12T16:39:00Z">
        <w:r w:rsidRPr="00786A24" w:rsidDel="00434BFB">
          <w:rPr>
            <w:rFonts w:ascii="Arial" w:hAnsi="Arial" w:cs="Arial"/>
            <w:i/>
            <w:iCs/>
            <w:sz w:val="23"/>
            <w:szCs w:val="23"/>
          </w:rPr>
          <w:delText>Perceptions of “Criminal” Deservingness</w:delText>
        </w:r>
      </w:del>
    </w:p>
    <w:p w14:paraId="6EF6E990" w14:textId="77777777" w:rsidR="003E1D99" w:rsidRPr="00436D48" w:rsidRDefault="003E1D99" w:rsidP="003E1D99">
      <w:pPr>
        <w:spacing w:line="360" w:lineRule="auto"/>
        <w:rPr>
          <w:i/>
          <w:iCs/>
          <w:sz w:val="23"/>
          <w:szCs w:val="23"/>
        </w:rPr>
      </w:pPr>
      <w:r>
        <w:rPr>
          <w:i/>
          <w:iCs/>
          <w:sz w:val="23"/>
          <w:szCs w:val="23"/>
        </w:rPr>
        <w:t xml:space="preserve">Distinction from Previous Deservingness Applications -- </w:t>
      </w:r>
      <w:commentRangeStart w:id="58"/>
      <w:r>
        <w:rPr>
          <w:i/>
          <w:iCs/>
          <w:sz w:val="23"/>
          <w:szCs w:val="23"/>
        </w:rPr>
        <w:t>Affect</w:t>
      </w:r>
      <w:commentRangeEnd w:id="58"/>
      <w:r w:rsidR="00381330">
        <w:rPr>
          <w:rStyle w:val="CommentReference"/>
        </w:rPr>
        <w:commentReference w:id="58"/>
      </w:r>
    </w:p>
    <w:p w14:paraId="116B2849" w14:textId="77777777" w:rsidR="003E1D99" w:rsidRPr="008010B8" w:rsidRDefault="003E1D99" w:rsidP="003E1D99">
      <w:pPr>
        <w:spacing w:line="360" w:lineRule="auto"/>
        <w:rPr>
          <w:sz w:val="23"/>
          <w:szCs w:val="23"/>
        </w:rPr>
      </w:pPr>
      <w:r w:rsidRPr="008010B8">
        <w:rPr>
          <w:sz w:val="23"/>
          <w:szCs w:val="23"/>
        </w:rPr>
        <w:t xml:space="preserve">Perceptions of welfare beneficiary deservingness, the CARIN literature argues, start with the evolutionary impulse to help reciprocators and avoid cheaters – or differentiate between the two. Carceral contexts are foundationally different. Whether termed “criminals,” “prisoners,” “felons,” or “inmates,” language most-commonly used to refer to incarcerated people is information rich. It communicates a pre-determined rule/norm-violator status – the very definition of “deviance.” This labeling alone may override traditional CARIN considerations through near-automatic disgust responses produced by stereotypes about aggression, (Rozin et al 2008), incompetence, and coldness (Fiske, Cuddy, Glix and Xu 2002). However, disgust and dehumanizing stereotypes may keep carceral citizens as being perceived in such dimensions at all (Harris and Fiske 2006). </w:t>
      </w:r>
    </w:p>
    <w:p w14:paraId="56F52C72" w14:textId="77777777" w:rsidR="003E1D99" w:rsidRPr="008010B8" w:rsidRDefault="003E1D99" w:rsidP="003E1D99">
      <w:pPr>
        <w:pStyle w:val="whitespace-pre-wrap"/>
        <w:spacing w:line="360" w:lineRule="auto"/>
        <w:rPr>
          <w:sz w:val="23"/>
          <w:szCs w:val="23"/>
        </w:rPr>
      </w:pPr>
      <w:r w:rsidRPr="008010B8">
        <w:rPr>
          <w:sz w:val="23"/>
          <w:szCs w:val="23"/>
        </w:rPr>
        <w:t xml:space="preserve">The evolutionary roots of this process help explain its salience, and distinction from that undergirding deservingness perceptions in help/cheater contexts. Disgust is thought to have originated as a defense against poison and disease (Rozin, Haidt &amp; McCauley 2008, Petersen 2017). Through “exaptation,” disgust took on the functional role of identifying and eschewing moral 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 But information-scarcity in perceptions of carceral citizens, as established, still carries cues and stereotypes about moral character – triggering a reinforcing between disgust, which “appears to have the unique capacity to foster the social-cognitive dehumanization of outgroup members (Buckels and Trapnell 2013) and dehumanization, which intensifies disgust (Fincher and Tetlock 2016). </w:t>
      </w:r>
    </w:p>
    <w:p w14:paraId="16B6E689" w14:textId="77777777" w:rsidR="003E1D99" w:rsidRPr="008010B8" w:rsidRDefault="003E1D99" w:rsidP="003E1D99">
      <w:pPr>
        <w:pStyle w:val="whitespace-pre-wrap"/>
        <w:spacing w:line="360" w:lineRule="auto"/>
        <w:rPr>
          <w:sz w:val="23"/>
          <w:szCs w:val="23"/>
        </w:rPr>
      </w:pPr>
      <w:r w:rsidRPr="008010B8">
        <w:rPr>
          <w:sz w:val="23"/>
          <w:szCs w:val="23"/>
        </w:rPr>
        <w:t xml:space="preserve">The consequences of this cycle for carceral deservingness are twofold. This affect might determine how ‘control’ is understood, as it translates to assumptions about culpability. Coupled with cultural conditioning, disgust motivates people to attribute blame to moral character akin to Kant’s (1790) “internal wickedness” (Nisbett and Ross 1980). This is well-established; overassessment of individual culpability and purposeful harm, or </w:t>
      </w:r>
      <w:r w:rsidRPr="008010B8">
        <w:rPr>
          <w:i/>
          <w:iCs/>
          <w:sz w:val="23"/>
          <w:szCs w:val="23"/>
        </w:rPr>
        <w:t>mens rea</w:t>
      </w:r>
      <w:r w:rsidRPr="008010B8">
        <w:rPr>
          <w:sz w:val="23"/>
          <w:szCs w:val="23"/>
        </w:rPr>
        <w:t xml:space="preserve"> in court contexts, appears not just among survey participants (Shen et al 2011) but also among jurists (Severance and Loftus 1982), and trial </w:t>
      </w:r>
      <w:r w:rsidRPr="008010B8">
        <w:rPr>
          <w:sz w:val="23"/>
          <w:szCs w:val="23"/>
        </w:rPr>
        <w:lastRenderedPageBreak/>
        <w:t xml:space="preserve">judges (Fondacaro and O’Toole 2015). Similarly, it may explain any conception of need, attitude, and reciprocity. Further, the extent to which punitiveness is pro-social is highly context depending – </w:t>
      </w:r>
      <w:commentRangeStart w:id="59"/>
      <w:r w:rsidRPr="008010B8">
        <w:rPr>
          <w:sz w:val="23"/>
          <w:szCs w:val="23"/>
        </w:rPr>
        <w:t xml:space="preserve">as a result I expect </w:t>
      </w:r>
      <w:commentRangeEnd w:id="59"/>
      <w:r w:rsidR="001C3B60">
        <w:rPr>
          <w:rStyle w:val="CommentReference"/>
        </w:rPr>
        <w:commentReference w:id="59"/>
      </w:r>
      <w:r w:rsidRPr="008010B8">
        <w:rPr>
          <w:sz w:val="23"/>
          <w:szCs w:val="23"/>
        </w:rPr>
        <w:t xml:space="preserve">that some people experience shame or reflexivity in response to negative affect (Heffner and Feldman Hall 2019). But (second) affect can </w:t>
      </w:r>
      <w:r>
        <w:rPr>
          <w:i/>
          <w:iCs/>
          <w:sz w:val="23"/>
          <w:szCs w:val="23"/>
        </w:rPr>
        <w:t xml:space="preserve">also </w:t>
      </w:r>
      <w:r w:rsidRPr="008010B8">
        <w:rPr>
          <w:sz w:val="23"/>
          <w:szCs w:val="23"/>
        </w:rPr>
        <w:t xml:space="preserve">constrain such reflexivity and can dominate perceptions of carceral deservingness: moral disgust inhibits or constraining subsequent deliberative processes (Petersen 2014) and make people uninterested in or override mitigating information (Fincher and Tetlock 2016, Nisbett and Ross 1980), particularly that challenges already held beliefs (Bishops 2009). Last, disgust and dehumanization can prompt feelings of moral superiority (Pizarro Detweiler-Bedell and Bloom 2006), and the punitive impulse has psychological rewards (Ellemers 2017, Tajfel and Turner 1979). </w:t>
      </w:r>
    </w:p>
    <w:p w14:paraId="01B6D670" w14:textId="5DEE0DC8" w:rsidR="003E1D99" w:rsidRPr="008010B8" w:rsidRDefault="003E1D99" w:rsidP="003E1D99">
      <w:pPr>
        <w:pStyle w:val="whitespace-pre-wrap"/>
        <w:spacing w:line="360" w:lineRule="auto"/>
        <w:rPr>
          <w:sz w:val="23"/>
          <w:szCs w:val="23"/>
        </w:rPr>
      </w:pPr>
      <w:r w:rsidRPr="008010B8">
        <w:rPr>
          <w:sz w:val="23"/>
          <w:szCs w:val="23"/>
        </w:rPr>
        <w:t xml:space="preserve">Dehumanization may strengthen or validate prejudicial views against </w:t>
      </w:r>
      <w:commentRangeStart w:id="60"/>
      <w:r w:rsidRPr="008010B8">
        <w:rPr>
          <w:sz w:val="23"/>
          <w:szCs w:val="23"/>
        </w:rPr>
        <w:t xml:space="preserve">carceral citizens </w:t>
      </w:r>
      <w:commentRangeEnd w:id="60"/>
      <w:r w:rsidR="001C3B60">
        <w:rPr>
          <w:rStyle w:val="CommentReference"/>
        </w:rPr>
        <w:commentReference w:id="60"/>
      </w:r>
      <w:r w:rsidRPr="008010B8">
        <w:rPr>
          <w:sz w:val="23"/>
          <w:szCs w:val="23"/>
        </w:rPr>
        <w:t xml:space="preserve">(Harris and Fiske 2006) and implicit bias (Dasgupta, DeSteno, Williams and Hunsinger 2009), and enable people to tolerate treatment of carceral citizens they would not for a humanized target (Bain, Vaes, and Phil 2024, Ellemers 2017). While people hold stereotypes about other target groups – particularly welfare recipients and immigrants -- stereotypes about "deviants" are particularly salient. That ‘deviants’ invoke an implicitly dehumanized construction (Vasiljevic and Viki 2014) suggests that affect may determine perceptions of carceral citizens’ “control,” “need,” and overall deservingness – at least in certain identity contexts and in the absence of countervailing information and symbols (Carlsmith and Darley 2008). Even then, it may be nearly pre-determined by affect and assumptions it produces. </w:t>
      </w:r>
    </w:p>
    <w:p w14:paraId="07939960" w14:textId="2CDC8385" w:rsidR="00381330" w:rsidRDefault="003E1D99" w:rsidP="003E1D99">
      <w:pPr>
        <w:spacing w:line="360" w:lineRule="auto"/>
        <w:rPr>
          <w:i/>
          <w:iCs/>
          <w:sz w:val="23"/>
          <w:szCs w:val="23"/>
        </w:rPr>
      </w:pPr>
      <w:bookmarkStart w:id="61" w:name="OLE_LINK1"/>
      <w:del w:id="62" w:author="Candis Watts Smith" w:date="2025-01-12T11:40:00Z" w16du:dateUtc="2025-01-12T16:40:00Z">
        <w:r w:rsidRPr="00381330" w:rsidDel="00434BFB">
          <w:rPr>
            <w:sz w:val="23"/>
            <w:szCs w:val="23"/>
            <w:rPrChange w:id="63" w:author="Candis Watts Smith" w:date="2025-01-12T11:44:00Z" w16du:dateUtc="2025-01-12T16:44:00Z">
              <w:rPr>
                <w:i/>
                <w:iCs/>
                <w:sz w:val="23"/>
                <w:szCs w:val="23"/>
              </w:rPr>
            </w:rPrChange>
          </w:rPr>
          <w:delText>Distinction from Previous Deservingness Applications --  Identity</w:delText>
        </w:r>
      </w:del>
    </w:p>
    <w:p w14:paraId="5255DF19" w14:textId="77777777" w:rsidR="003E1D99" w:rsidRPr="00572486" w:rsidRDefault="003E1D99" w:rsidP="003E1D99">
      <w:pPr>
        <w:spacing w:line="360" w:lineRule="auto"/>
        <w:rPr>
          <w:sz w:val="23"/>
          <w:szCs w:val="23"/>
        </w:rPr>
      </w:pPr>
      <w:commentRangeStart w:id="64"/>
      <w:r>
        <w:rPr>
          <w:sz w:val="23"/>
          <w:szCs w:val="23"/>
        </w:rPr>
        <w:t xml:space="preserve">However, affect </w:t>
      </w:r>
      <w:commentRangeEnd w:id="64"/>
      <w:r w:rsidR="00F0734C">
        <w:rPr>
          <w:rStyle w:val="CommentReference"/>
        </w:rPr>
        <w:commentReference w:id="64"/>
      </w:r>
      <w:r>
        <w:rPr>
          <w:sz w:val="23"/>
          <w:szCs w:val="23"/>
        </w:rPr>
        <w:t>and dehumanization alone do not explain the complex and sometimes contradictory patterns in public support for criminal justice policies (</w:t>
      </w:r>
      <w:r w:rsidRPr="00CB058D">
        <w:rPr>
          <w:sz w:val="23"/>
          <w:szCs w:val="23"/>
        </w:rPr>
        <w:t>Schwaeble and Sundt 2020</w:t>
      </w:r>
      <w:r>
        <w:rPr>
          <w:sz w:val="23"/>
          <w:szCs w:val="23"/>
        </w:rPr>
        <w:t xml:space="preserve">), including </w:t>
      </w:r>
      <w:r w:rsidRPr="00CB058D">
        <w:rPr>
          <w:sz w:val="23"/>
          <w:szCs w:val="23"/>
        </w:rPr>
        <w:t>support for rehabilitative policies (Thielo</w:t>
      </w:r>
      <w:r>
        <w:rPr>
          <w:sz w:val="23"/>
          <w:szCs w:val="23"/>
        </w:rPr>
        <w:t xml:space="preserve"> et al</w:t>
      </w:r>
      <w:r w:rsidRPr="00CB058D">
        <w:rPr>
          <w:sz w:val="23"/>
          <w:szCs w:val="23"/>
        </w:rPr>
        <w:t xml:space="preserve"> 2016</w:t>
      </w:r>
      <w:r>
        <w:rPr>
          <w:sz w:val="23"/>
          <w:szCs w:val="23"/>
        </w:rPr>
        <w:t xml:space="preserve">, </w:t>
      </w:r>
      <w:r w:rsidRPr="00CB058D">
        <w:rPr>
          <w:sz w:val="23"/>
          <w:szCs w:val="23"/>
        </w:rPr>
        <w:t>Sundt</w:t>
      </w:r>
      <w:r>
        <w:rPr>
          <w:sz w:val="23"/>
          <w:szCs w:val="23"/>
        </w:rPr>
        <w:t xml:space="preserve"> et al </w:t>
      </w:r>
      <w:r w:rsidRPr="00CB058D">
        <w:rPr>
          <w:sz w:val="23"/>
          <w:szCs w:val="23"/>
        </w:rPr>
        <w:t xml:space="preserve">2019). I suggest </w:t>
      </w:r>
      <w:r>
        <w:rPr>
          <w:sz w:val="23"/>
          <w:szCs w:val="23"/>
        </w:rPr>
        <w:t xml:space="preserve">that a broader conception of identity – one that includes a relational dynamic between perceiver, target group, and policy context – operates as a mediating mechanism that can reinforce or disrupt affective perceptions of carceral deserts. </w:t>
      </w:r>
      <w:r w:rsidRPr="00CB058D">
        <w:rPr>
          <w:sz w:val="23"/>
          <w:szCs w:val="23"/>
        </w:rPr>
        <w:t xml:space="preserve">As in CARIN literature, </w:t>
      </w:r>
      <w:r>
        <w:rPr>
          <w:sz w:val="23"/>
          <w:szCs w:val="23"/>
        </w:rPr>
        <w:t xml:space="preserve">identity </w:t>
      </w:r>
      <w:commentRangeStart w:id="65"/>
      <w:r>
        <w:rPr>
          <w:sz w:val="23"/>
          <w:szCs w:val="23"/>
        </w:rPr>
        <w:t>also r</w:t>
      </w:r>
      <w:commentRangeEnd w:id="65"/>
      <w:r w:rsidR="00F0734C">
        <w:rPr>
          <w:rStyle w:val="CommentReference"/>
        </w:rPr>
        <w:commentReference w:id="65"/>
      </w:r>
      <w:r>
        <w:rPr>
          <w:sz w:val="23"/>
          <w:szCs w:val="23"/>
        </w:rPr>
        <w:t xml:space="preserve">efers to </w:t>
      </w:r>
      <w:r w:rsidRPr="00CB058D">
        <w:rPr>
          <w:sz w:val="23"/>
          <w:szCs w:val="23"/>
        </w:rPr>
        <w:t xml:space="preserve">the </w:t>
      </w:r>
      <w:r>
        <w:rPr>
          <w:sz w:val="23"/>
          <w:szCs w:val="23"/>
        </w:rPr>
        <w:t>extent</w:t>
      </w:r>
      <w:r w:rsidRPr="00CB058D">
        <w:rPr>
          <w:sz w:val="23"/>
          <w:szCs w:val="23"/>
        </w:rPr>
        <w:t xml:space="preserve"> to which a target group is perceived as part of one’s in-group</w:t>
      </w:r>
      <w:r>
        <w:rPr>
          <w:sz w:val="23"/>
          <w:szCs w:val="23"/>
        </w:rPr>
        <w:t xml:space="preserve">, </w:t>
      </w:r>
      <w:commentRangeStart w:id="66"/>
      <w:r>
        <w:rPr>
          <w:sz w:val="23"/>
          <w:szCs w:val="23"/>
        </w:rPr>
        <w:t>and that of</w:t>
      </w:r>
      <w:r w:rsidRPr="00CB058D">
        <w:rPr>
          <w:sz w:val="23"/>
          <w:szCs w:val="23"/>
        </w:rPr>
        <w:t xml:space="preserve"> the perceiver and </w:t>
      </w:r>
      <w:r>
        <w:rPr>
          <w:sz w:val="23"/>
          <w:szCs w:val="23"/>
        </w:rPr>
        <w:t xml:space="preserve">of </w:t>
      </w:r>
      <w:r w:rsidRPr="00CB058D">
        <w:rPr>
          <w:sz w:val="23"/>
          <w:szCs w:val="23"/>
        </w:rPr>
        <w:t>the target group</w:t>
      </w:r>
      <w:r>
        <w:rPr>
          <w:sz w:val="23"/>
          <w:szCs w:val="23"/>
        </w:rPr>
        <w:t xml:space="preserve">, for reasons beyond in-group consideration. </w:t>
      </w:r>
      <w:commentRangeEnd w:id="66"/>
      <w:r w:rsidR="00F0734C">
        <w:rPr>
          <w:rStyle w:val="CommentReference"/>
        </w:rPr>
        <w:commentReference w:id="66"/>
      </w:r>
    </w:p>
    <w:p w14:paraId="435C9C85" w14:textId="77777777" w:rsidR="003E1D99" w:rsidRDefault="003E1D99" w:rsidP="003E1D99">
      <w:pPr>
        <w:pStyle w:val="whitespace-pre-wrap"/>
        <w:spacing w:line="360" w:lineRule="auto"/>
        <w:rPr>
          <w:i/>
          <w:iCs/>
          <w:sz w:val="23"/>
          <w:szCs w:val="23"/>
        </w:rPr>
      </w:pPr>
      <w:r>
        <w:rPr>
          <w:i/>
          <w:iCs/>
          <w:sz w:val="23"/>
          <w:szCs w:val="23"/>
        </w:rPr>
        <w:t>Identity – Carceral Citizen</w:t>
      </w:r>
    </w:p>
    <w:p w14:paraId="52ED7D5F" w14:textId="77777777" w:rsidR="003E1D99" w:rsidRPr="008010B8" w:rsidRDefault="003E1D99" w:rsidP="003E1D99">
      <w:pPr>
        <w:pStyle w:val="whitespace-pre-wrap"/>
        <w:spacing w:line="360" w:lineRule="auto"/>
        <w:rPr>
          <w:i/>
          <w:iCs/>
          <w:sz w:val="23"/>
          <w:szCs w:val="23"/>
        </w:rPr>
      </w:pPr>
      <w:r w:rsidRPr="008010B8">
        <w:rPr>
          <w:sz w:val="23"/>
          <w:szCs w:val="23"/>
        </w:rPr>
        <w:lastRenderedPageBreak/>
        <w:t xml:space="preserve">Support for incarcerated political rights idiosyncratically decreases with specificity of sentence and then seriousness of offense type – meaning support voting rights for incarcerated citizens declines by </w:t>
      </w:r>
      <w:commentRangeStart w:id="67"/>
      <w:r w:rsidRPr="008010B8">
        <w:rPr>
          <w:sz w:val="23"/>
          <w:szCs w:val="23"/>
        </w:rPr>
        <w:t>subset,</w:t>
      </w:r>
      <w:commentRangeEnd w:id="67"/>
      <w:r w:rsidR="00F0734C">
        <w:rPr>
          <w:rStyle w:val="CommentReference"/>
        </w:rPr>
        <w:commentReference w:id="67"/>
      </w:r>
      <w:r w:rsidRPr="008010B8">
        <w:rPr>
          <w:sz w:val="23"/>
          <w:szCs w:val="23"/>
        </w:rPr>
        <w:t xml:space="preserve"> even among respondents who say they support voting rights for “all” incarcerated (Uggen and Manza 2008, MassInc 2020, 2022, Uggen 2023). This, coupled with the quasi-reformist recent policy landscape,</w:t>
      </w:r>
      <w:r w:rsidRPr="002C2A14">
        <w:rPr>
          <w:rStyle w:val="FootnoteReference"/>
          <w:sz w:val="23"/>
          <w:szCs w:val="23"/>
        </w:rPr>
        <w:t xml:space="preserve"> </w:t>
      </w:r>
      <w:r w:rsidRPr="008010B8">
        <w:rPr>
          <w:sz w:val="23"/>
          <w:szCs w:val="23"/>
        </w:rPr>
        <w:t>suggest perceptions of deservingness are contingent on at least some components of carceral citizens’ identities, as in other contexts (Schneider and Ingram 1993, Abrajano and Hajnal 2015).</w:t>
      </w:r>
      <w:r w:rsidRPr="002C2A14">
        <w:rPr>
          <w:rStyle w:val="FootnoteReference"/>
          <w:sz w:val="23"/>
          <w:szCs w:val="23"/>
        </w:rPr>
        <w:t xml:space="preserve"> </w:t>
      </w:r>
      <w:r w:rsidRPr="008010B8">
        <w:rPr>
          <w:rStyle w:val="FootnoteReference"/>
          <w:sz w:val="23"/>
          <w:szCs w:val="23"/>
        </w:rPr>
        <w:footnoteReference w:id="4"/>
      </w:r>
      <w:r w:rsidRPr="008010B8">
        <w:rPr>
          <w:sz w:val="23"/>
          <w:szCs w:val="23"/>
        </w:rPr>
        <w:t xml:space="preserve"> </w:t>
      </w:r>
    </w:p>
    <w:p w14:paraId="7BEF844B" w14:textId="77777777" w:rsidR="003E1D99" w:rsidRPr="008010B8" w:rsidRDefault="003E1D99" w:rsidP="003E1D99">
      <w:pPr>
        <w:spacing w:line="360" w:lineRule="auto"/>
        <w:rPr>
          <w:sz w:val="23"/>
          <w:szCs w:val="23"/>
        </w:rPr>
      </w:pPr>
      <w:r w:rsidRPr="008010B8">
        <w:rPr>
          <w:sz w:val="23"/>
          <w:szCs w:val="23"/>
        </w:rPr>
        <w:t xml:space="preserve">Identity or subsets </w:t>
      </w:r>
      <w:commentRangeStart w:id="68"/>
      <w:r w:rsidRPr="008010B8">
        <w:rPr>
          <w:sz w:val="23"/>
          <w:szCs w:val="23"/>
        </w:rPr>
        <w:t>of</w:t>
      </w:r>
      <w:commentRangeEnd w:id="68"/>
      <w:r w:rsidR="00F0734C">
        <w:rPr>
          <w:rStyle w:val="CommentReference"/>
        </w:rPr>
        <w:commentReference w:id="68"/>
      </w:r>
      <w:r w:rsidRPr="008010B8">
        <w:rPr>
          <w:sz w:val="23"/>
          <w:szCs w:val="23"/>
        </w:rPr>
        <w:t xml:space="preserve"> carceral citizens beyond offense type </w:t>
      </w:r>
      <w:commentRangeStart w:id="69"/>
      <w:r w:rsidRPr="008010B8">
        <w:rPr>
          <w:sz w:val="23"/>
          <w:szCs w:val="23"/>
        </w:rPr>
        <w:t xml:space="preserve">should also </w:t>
      </w:r>
      <w:commentRangeEnd w:id="69"/>
      <w:r w:rsidR="00F0734C">
        <w:rPr>
          <w:rStyle w:val="CommentReference"/>
        </w:rPr>
        <w:commentReference w:id="69"/>
      </w:r>
      <w:r w:rsidRPr="008010B8">
        <w:rPr>
          <w:sz w:val="23"/>
          <w:szCs w:val="23"/>
        </w:rPr>
        <w:t xml:space="preserve">influence perceptions of deservingness as they invoke an ‘object’ of need or affect that countervails disgust. For instance, “incarcerated parents” may be perceived as </w:t>
      </w:r>
      <w:r w:rsidRPr="008010B8">
        <w:rPr>
          <w:i/>
          <w:iCs/>
          <w:sz w:val="23"/>
          <w:szCs w:val="23"/>
        </w:rPr>
        <w:t>needing</w:t>
      </w:r>
      <w:r w:rsidRPr="008010B8">
        <w:rPr>
          <w:sz w:val="23"/>
          <w:szCs w:val="23"/>
        </w:rPr>
        <w:t xml:space="preserve"> to care for their children, more responsible or positively contributing as parents and thus perceived as having </w:t>
      </w:r>
      <w:r w:rsidRPr="008010B8">
        <w:rPr>
          <w:i/>
          <w:iCs/>
          <w:sz w:val="23"/>
          <w:szCs w:val="23"/>
        </w:rPr>
        <w:t>reciprocated</w:t>
      </w:r>
      <w:r w:rsidRPr="008010B8">
        <w:rPr>
          <w:sz w:val="23"/>
          <w:szCs w:val="23"/>
        </w:rPr>
        <w:t xml:space="preserve"> or a better </w:t>
      </w:r>
      <w:r w:rsidRPr="008010B8">
        <w:rPr>
          <w:i/>
          <w:iCs/>
          <w:sz w:val="23"/>
          <w:szCs w:val="23"/>
        </w:rPr>
        <w:t xml:space="preserve">attitude, </w:t>
      </w:r>
      <w:r w:rsidRPr="008010B8">
        <w:rPr>
          <w:sz w:val="23"/>
          <w:szCs w:val="23"/>
        </w:rPr>
        <w:t>or perceived as an in-group member. Alternatively, subsets could act as frames, which can humanize a target group and generate sympathy (Grove and Zwi 2006), or suggest capacity for rehabilitation (augmenting attitude and perhaps need), as Thielo et al (2015) find decreases support for punitive policies. However, information about carceral citizens’ identity can do the reverse – Kreitzer and Smith (2018), for example, find that while there is variation in perceptions of deservingness and power of many groups, others like sex offender are “clearly are categorized as deviants” – with significant consensus on both dimensions.</w:t>
      </w:r>
    </w:p>
    <w:p w14:paraId="2EB328D5" w14:textId="77777777" w:rsidR="003E1D99" w:rsidRDefault="003E1D99" w:rsidP="003E1D99">
      <w:pPr>
        <w:spacing w:line="360" w:lineRule="auto"/>
        <w:rPr>
          <w:i/>
          <w:iCs/>
          <w:sz w:val="23"/>
          <w:szCs w:val="23"/>
        </w:rPr>
      </w:pPr>
    </w:p>
    <w:p w14:paraId="2A324953" w14:textId="77777777" w:rsidR="003E1D99" w:rsidRDefault="003E1D99" w:rsidP="003E1D99">
      <w:pPr>
        <w:spacing w:line="360" w:lineRule="auto"/>
        <w:rPr>
          <w:i/>
          <w:iCs/>
          <w:sz w:val="23"/>
          <w:szCs w:val="23"/>
        </w:rPr>
      </w:pPr>
      <w:r w:rsidRPr="00153F14">
        <w:rPr>
          <w:i/>
          <w:iCs/>
          <w:sz w:val="23"/>
          <w:szCs w:val="23"/>
        </w:rPr>
        <w:t xml:space="preserve">Identity – Policy Context </w:t>
      </w:r>
    </w:p>
    <w:p w14:paraId="6633B5BD" w14:textId="77777777" w:rsidR="003E1D99" w:rsidRDefault="003E1D99" w:rsidP="003E1D99">
      <w:pPr>
        <w:spacing w:line="360" w:lineRule="auto"/>
        <w:rPr>
          <w:sz w:val="23"/>
          <w:szCs w:val="23"/>
        </w:rPr>
      </w:pPr>
      <w:r>
        <w:rPr>
          <w:sz w:val="23"/>
          <w:szCs w:val="23"/>
        </w:rPr>
        <w:t>Policy context matters. Perceptions of whether groups deserve policy benefits depend in part on the policy in question</w:t>
      </w:r>
      <w:commentRangeStart w:id="70"/>
      <w:r>
        <w:rPr>
          <w:sz w:val="23"/>
          <w:szCs w:val="23"/>
        </w:rPr>
        <w:t xml:space="preserve">. I include policy context as a component of identity, that shapes perceptions of deservingness, because it involves a relational dynamic between the perceiver, policy object, and person or group who’s deservingness of the object is in question. Put plainly, I expect that part of the way people formulate perceptions of deservingness involves hierarchies imbued in ideology – whether they are real or perceived. Both intentionally and implicitly, </w:t>
      </w:r>
      <w:commentRangeStart w:id="71"/>
      <w:r>
        <w:rPr>
          <w:sz w:val="23"/>
          <w:szCs w:val="23"/>
        </w:rPr>
        <w:t xml:space="preserve">we use hierarchies to determine </w:t>
      </w:r>
      <w:r>
        <w:rPr>
          <w:sz w:val="23"/>
          <w:szCs w:val="23"/>
        </w:rPr>
        <w:lastRenderedPageBreak/>
        <w:t xml:space="preserve">who deserves what, and policy context matters because some policies will challenge these hierarchies and others will not – informing perceptions of deservingness. </w:t>
      </w:r>
      <w:commentRangeEnd w:id="70"/>
      <w:r w:rsidR="00F0734C">
        <w:rPr>
          <w:rStyle w:val="CommentReference"/>
        </w:rPr>
        <w:commentReference w:id="70"/>
      </w:r>
      <w:commentRangeEnd w:id="71"/>
      <w:r w:rsidR="00F0734C">
        <w:rPr>
          <w:rStyle w:val="CommentReference"/>
        </w:rPr>
        <w:commentReference w:id="71"/>
      </w:r>
    </w:p>
    <w:p w14:paraId="68D00387" w14:textId="77777777" w:rsidR="003E1D99" w:rsidRDefault="003E1D99" w:rsidP="003E1D99">
      <w:pPr>
        <w:spacing w:line="360" w:lineRule="auto"/>
        <w:rPr>
          <w:sz w:val="23"/>
          <w:szCs w:val="23"/>
        </w:rPr>
      </w:pPr>
    </w:p>
    <w:p w14:paraId="0F243327" w14:textId="77777777" w:rsidR="003E1D99" w:rsidRDefault="003E1D99" w:rsidP="003E1D99">
      <w:pPr>
        <w:spacing w:line="360" w:lineRule="auto"/>
        <w:rPr>
          <w:sz w:val="23"/>
          <w:szCs w:val="23"/>
        </w:rPr>
      </w:pPr>
      <w:commentRangeStart w:id="72"/>
      <w:r>
        <w:rPr>
          <w:sz w:val="23"/>
          <w:szCs w:val="23"/>
        </w:rPr>
        <w:t>In the carceral context, two types of ideological hierarchies are particularly important: moral and racial.</w:t>
      </w:r>
      <w:commentRangeEnd w:id="72"/>
      <w:r w:rsidR="00DA25FC">
        <w:rPr>
          <w:rStyle w:val="CommentReference"/>
        </w:rPr>
        <w:commentReference w:id="72"/>
      </w:r>
      <w:r>
        <w:rPr>
          <w:sz w:val="23"/>
          <w:szCs w:val="23"/>
        </w:rPr>
        <w:t xml:space="preserve"> As discussed previously, language used to describe incarcerated people is dehumanized and information-rich, and suggestions of criminality – ‘norms-violators,’ aggression, etc. – may trigger disgust and further dehumanization, a heavily affective reaction. This both involves and produces assumptions about culpability and innate, purposeful ‘badness,’ and rewarding feelings of moral superiority (Pizarro et al 2006, Ellemers 2017, Tajfel and Turner 1979). I suggest this establishes an ideological hierarchy of moral types, and that this is both self-gratifying, can establish a sense of safety (“my group are the good people”), and that is more psychologically efficient than weighing alternative explanations and implications. </w:t>
      </w:r>
    </w:p>
    <w:p w14:paraId="7ACB223A" w14:textId="77777777" w:rsidR="003E1D99" w:rsidRDefault="003E1D99" w:rsidP="003E1D99">
      <w:pPr>
        <w:spacing w:line="360" w:lineRule="auto"/>
        <w:rPr>
          <w:sz w:val="23"/>
          <w:szCs w:val="23"/>
        </w:rPr>
      </w:pPr>
    </w:p>
    <w:p w14:paraId="5DECFAB6" w14:textId="087A3D89" w:rsidR="003E1D99" w:rsidRDefault="003E1D99" w:rsidP="003E1D99">
      <w:pPr>
        <w:spacing w:line="360" w:lineRule="auto"/>
        <w:rPr>
          <w:sz w:val="23"/>
          <w:szCs w:val="23"/>
        </w:rPr>
      </w:pPr>
      <w:r>
        <w:rPr>
          <w:sz w:val="23"/>
          <w:szCs w:val="23"/>
        </w:rPr>
        <w:t>In the carceral context, some policies will challenge this moral differentiation, and others will not. Prison education policies, for instance, may maintain an evaluator’s sense or moral differentiation, where California’s rejected equal-pay ballot question suggests the carceral citizen and perceiver are moral equals (van Cleeve 2016</w:t>
      </w:r>
      <w:ins w:id="73" w:author="Candis Watts Smith" w:date="2025-01-12T11:25:00Z" w16du:dateUtc="2025-01-12T16:25:00Z">
        <w:r w:rsidR="00DA25FC">
          <w:rPr>
            <w:sz w:val="23"/>
            <w:szCs w:val="23"/>
          </w:rPr>
          <w:t>)</w:t>
        </w:r>
      </w:ins>
      <w:r>
        <w:rPr>
          <w:sz w:val="23"/>
          <w:szCs w:val="23"/>
        </w:rPr>
        <w:t xml:space="preserve">. </w:t>
      </w:r>
      <w:commentRangeStart w:id="74"/>
      <w:r>
        <w:rPr>
          <w:sz w:val="23"/>
          <w:szCs w:val="23"/>
        </w:rPr>
        <w:t xml:space="preserve">And further, the perceiver may find self-gratification in supporting prison education policies </w:t>
      </w:r>
      <w:r w:rsidRPr="008010B8">
        <w:rPr>
          <w:sz w:val="23"/>
          <w:szCs w:val="23"/>
        </w:rPr>
        <w:t>(Welch 2015)</w:t>
      </w:r>
      <w:r>
        <w:rPr>
          <w:sz w:val="23"/>
          <w:szCs w:val="23"/>
        </w:rPr>
        <w:t xml:space="preserve">, whether by making them feel generally benevolent, </w:t>
      </w:r>
      <w:r w:rsidRPr="008010B8">
        <w:rPr>
          <w:sz w:val="23"/>
          <w:szCs w:val="23"/>
        </w:rPr>
        <w:t>experience self-gratification</w:t>
      </w:r>
      <w:r>
        <w:rPr>
          <w:sz w:val="23"/>
          <w:szCs w:val="23"/>
        </w:rPr>
        <w:t xml:space="preserve"> or by serving to ‘enforce’ a narrative of themselves as supporting rehabilitation or as “testimony” in Bonilla-Silva’s (2003) conception of their own ‘non-racism,’ depending on their identity. </w:t>
      </w:r>
      <w:commentRangeEnd w:id="74"/>
      <w:r w:rsidR="00DA25FC">
        <w:rPr>
          <w:rStyle w:val="CommentReference"/>
        </w:rPr>
        <w:commentReference w:id="74"/>
      </w:r>
    </w:p>
    <w:p w14:paraId="675B0AD5" w14:textId="77777777" w:rsidR="003E1D99" w:rsidRDefault="003E1D99" w:rsidP="003E1D99">
      <w:pPr>
        <w:spacing w:line="360" w:lineRule="auto"/>
        <w:rPr>
          <w:sz w:val="23"/>
          <w:szCs w:val="23"/>
        </w:rPr>
      </w:pPr>
    </w:p>
    <w:p w14:paraId="2ABB6ABE" w14:textId="77777777" w:rsidR="003E1D99" w:rsidRDefault="003E1D99" w:rsidP="003E1D99">
      <w:pPr>
        <w:spacing w:line="360" w:lineRule="auto"/>
        <w:rPr>
          <w:sz w:val="23"/>
          <w:szCs w:val="23"/>
        </w:rPr>
      </w:pPr>
      <w:r>
        <w:rPr>
          <w:sz w:val="23"/>
          <w:szCs w:val="23"/>
        </w:rPr>
        <w:t>A</w:t>
      </w:r>
      <w:r w:rsidRPr="008010B8">
        <w:rPr>
          <w:sz w:val="23"/>
          <w:szCs w:val="23"/>
        </w:rPr>
        <w:t>kin to the employment of educational and cultural “improvement” programs in colonial and post-colonial contexts (Fanon 1952, 1961)</w:t>
      </w:r>
      <w:r>
        <w:rPr>
          <w:sz w:val="23"/>
          <w:szCs w:val="23"/>
        </w:rPr>
        <w:t xml:space="preserve">, </w:t>
      </w:r>
      <w:commentRangeStart w:id="75"/>
      <w:r>
        <w:rPr>
          <w:sz w:val="23"/>
          <w:szCs w:val="23"/>
        </w:rPr>
        <w:t>policy context can racial ideologies’ hierarchies involve moral differentiation of their own</w:t>
      </w:r>
      <w:commentRangeEnd w:id="75"/>
      <w:r w:rsidR="00DA25FC">
        <w:rPr>
          <w:rStyle w:val="CommentReference"/>
        </w:rPr>
        <w:commentReference w:id="75"/>
      </w:r>
      <w:r>
        <w:rPr>
          <w:sz w:val="23"/>
          <w:szCs w:val="23"/>
        </w:rPr>
        <w:t>. Just as the hyper policing and incarceration of Black Americans should be understood as structural racism, so too can attitudes towards carceral citizens serve as “storylines” about racial difference, including “if others made it, why can’t they” storylines that Bonilla-Silva contends have aspects of self-gratification of their own (Bonilla-Silva 2003). Prison education, in this conception, may operate akin to racial paternalism in part because of the assumption that carceral citizens are uneducated and thus helpless, and its support invoke a kind of racial tourism (van Cleeve 2016, Bonilla-Silva). Matters of minimum wage, conversely, materially and symbolically threatens such arrangements and ask the evaluator to make ‘moral,’ racial, and economic concessions.</w:t>
      </w:r>
    </w:p>
    <w:p w14:paraId="2932A6BA" w14:textId="77777777" w:rsidR="00DA25FC" w:rsidRDefault="003E1D99" w:rsidP="003E1D99">
      <w:pPr>
        <w:pStyle w:val="whitespace-pre-wrap"/>
        <w:spacing w:line="360" w:lineRule="auto"/>
        <w:rPr>
          <w:ins w:id="76" w:author="Candis Watts Smith" w:date="2025-01-12T11:33:00Z" w16du:dateUtc="2025-01-12T16:33:00Z"/>
          <w:sz w:val="23"/>
          <w:szCs w:val="23"/>
        </w:rPr>
      </w:pPr>
      <w:commentRangeStart w:id="77"/>
      <w:r>
        <w:rPr>
          <w:sz w:val="23"/>
          <w:szCs w:val="23"/>
        </w:rPr>
        <w:lastRenderedPageBreak/>
        <w:t xml:space="preserve">This relational context may also differentiate voting rights – a symbolic policy – versus voting access. </w:t>
      </w:r>
      <w:r w:rsidRPr="008010B8">
        <w:rPr>
          <w:sz w:val="23"/>
          <w:szCs w:val="23"/>
        </w:rPr>
        <w:t xml:space="preserve">Perceptions of </w:t>
      </w:r>
      <w:r w:rsidRPr="008010B8">
        <w:rPr>
          <w:i/>
          <w:iCs/>
          <w:sz w:val="23"/>
          <w:szCs w:val="23"/>
        </w:rPr>
        <w:t>deservingness of voting rights</w:t>
      </w:r>
      <w:r w:rsidRPr="008010B8">
        <w:rPr>
          <w:sz w:val="23"/>
          <w:szCs w:val="23"/>
        </w:rPr>
        <w:t xml:space="preserve"> </w:t>
      </w:r>
      <w:commentRangeEnd w:id="77"/>
      <w:r w:rsidR="00DA25FC">
        <w:rPr>
          <w:rStyle w:val="CommentReference"/>
        </w:rPr>
        <w:commentReference w:id="77"/>
      </w:r>
      <w:r w:rsidRPr="008010B8">
        <w:rPr>
          <w:sz w:val="23"/>
          <w:szCs w:val="23"/>
        </w:rPr>
        <w:t xml:space="preserve">may </w:t>
      </w:r>
      <w:ins w:id="78" w:author="Candis Watts Smith" w:date="2025-01-12T11:30:00Z" w16du:dateUtc="2025-01-12T16:30:00Z">
        <w:r w:rsidR="00DA25FC">
          <w:rPr>
            <w:sz w:val="23"/>
            <w:szCs w:val="23"/>
          </w:rPr>
          <w:t xml:space="preserve">illumate? </w:t>
        </w:r>
      </w:ins>
      <w:r>
        <w:rPr>
          <w:sz w:val="23"/>
          <w:szCs w:val="23"/>
        </w:rPr>
        <w:t>moral and racial differentiation, and also</w:t>
      </w:r>
      <w:ins w:id="79" w:author="Candis Watts Smith" w:date="2025-01-12T11:31:00Z" w16du:dateUtc="2025-01-12T16:31:00Z">
        <w:r w:rsidR="00DA25FC">
          <w:rPr>
            <w:sz w:val="23"/>
            <w:szCs w:val="23"/>
          </w:rPr>
          <w:t xml:space="preserve"> serve as a</w:t>
        </w:r>
      </w:ins>
      <w:r w:rsidRPr="008010B8">
        <w:rPr>
          <w:sz w:val="23"/>
          <w:szCs w:val="23"/>
        </w:rPr>
        <w:t xml:space="preserve"> clear reference point</w:t>
      </w:r>
      <w:r>
        <w:rPr>
          <w:sz w:val="23"/>
          <w:szCs w:val="23"/>
        </w:rPr>
        <w:t xml:space="preserve"> for the evaluator to consider</w:t>
      </w:r>
      <w:r w:rsidRPr="008010B8">
        <w:rPr>
          <w:sz w:val="23"/>
          <w:szCs w:val="23"/>
        </w:rPr>
        <w:t xml:space="preserve"> for “need</w:t>
      </w:r>
      <w:r>
        <w:rPr>
          <w:sz w:val="23"/>
          <w:szCs w:val="23"/>
        </w:rPr>
        <w:t>.</w:t>
      </w:r>
      <w:r w:rsidRPr="008010B8">
        <w:rPr>
          <w:sz w:val="23"/>
          <w:szCs w:val="23"/>
        </w:rPr>
        <w:t xml:space="preserve">” </w:t>
      </w:r>
      <w:r>
        <w:rPr>
          <w:sz w:val="23"/>
          <w:szCs w:val="23"/>
        </w:rPr>
        <w:t>On the other hand, p</w:t>
      </w:r>
      <w:r w:rsidRPr="008010B8">
        <w:rPr>
          <w:sz w:val="23"/>
          <w:szCs w:val="23"/>
        </w:rPr>
        <w:t xml:space="preserve">erceptions of deservingness of voting </w:t>
      </w:r>
      <w:r w:rsidRPr="008010B8">
        <w:rPr>
          <w:i/>
          <w:iCs/>
          <w:sz w:val="23"/>
          <w:szCs w:val="23"/>
        </w:rPr>
        <w:t>access</w:t>
      </w:r>
      <w:r w:rsidRPr="008010B8">
        <w:rPr>
          <w:sz w:val="23"/>
          <w:szCs w:val="23"/>
        </w:rPr>
        <w:t xml:space="preserve"> </w:t>
      </w:r>
      <w:r>
        <w:rPr>
          <w:sz w:val="23"/>
          <w:szCs w:val="23"/>
        </w:rPr>
        <w:t>positions the carceral citizen as closer to a moral equal, imply</w:t>
      </w:r>
      <w:r w:rsidRPr="008010B8">
        <w:rPr>
          <w:sz w:val="23"/>
          <w:szCs w:val="23"/>
        </w:rPr>
        <w:t xml:space="preserve"> material </w:t>
      </w:r>
      <w:r w:rsidRPr="00960A63">
        <w:rPr>
          <w:sz w:val="23"/>
          <w:szCs w:val="23"/>
        </w:rPr>
        <w:t>‘</w:t>
      </w:r>
      <w:r w:rsidRPr="00960A63">
        <w:rPr>
          <w:i/>
          <w:iCs/>
          <w:sz w:val="23"/>
          <w:szCs w:val="23"/>
        </w:rPr>
        <w:t>need</w:t>
      </w:r>
      <w:r>
        <w:rPr>
          <w:i/>
          <w:iCs/>
          <w:sz w:val="23"/>
          <w:szCs w:val="23"/>
        </w:rPr>
        <w:t>,</w:t>
      </w:r>
      <w:r w:rsidRPr="00960A63">
        <w:rPr>
          <w:sz w:val="23"/>
          <w:szCs w:val="23"/>
        </w:rPr>
        <w:t>’</w:t>
      </w:r>
      <w:r>
        <w:rPr>
          <w:sz w:val="23"/>
          <w:szCs w:val="23"/>
        </w:rPr>
        <w:t xml:space="preserve"> and </w:t>
      </w:r>
      <w:r w:rsidRPr="008010B8">
        <w:rPr>
          <w:sz w:val="23"/>
          <w:szCs w:val="23"/>
        </w:rPr>
        <w:t xml:space="preserve">an opportunity for </w:t>
      </w:r>
      <w:r>
        <w:rPr>
          <w:sz w:val="23"/>
          <w:szCs w:val="23"/>
        </w:rPr>
        <w:t xml:space="preserve">genuine, patronizing or </w:t>
      </w:r>
      <w:r w:rsidRPr="008010B8">
        <w:rPr>
          <w:sz w:val="23"/>
          <w:szCs w:val="23"/>
        </w:rPr>
        <w:t>benevolent help</w:t>
      </w:r>
      <w:r>
        <w:rPr>
          <w:sz w:val="23"/>
          <w:szCs w:val="23"/>
        </w:rPr>
        <w:t xml:space="preserve"> (they need </w:t>
      </w:r>
      <w:r>
        <w:rPr>
          <w:i/>
          <w:iCs/>
          <w:sz w:val="23"/>
          <w:szCs w:val="23"/>
        </w:rPr>
        <w:t>help</w:t>
      </w:r>
      <w:r>
        <w:rPr>
          <w:sz w:val="23"/>
          <w:szCs w:val="23"/>
        </w:rPr>
        <w:t xml:space="preserve"> to access their already-conferred right)</w:t>
      </w:r>
      <w:r w:rsidRPr="008010B8">
        <w:rPr>
          <w:sz w:val="23"/>
          <w:szCs w:val="23"/>
        </w:rPr>
        <w:t>. These perceptions may change, however, in the context of policy implementation or in the face of material costs</w:t>
      </w:r>
      <w:r>
        <w:rPr>
          <w:sz w:val="23"/>
          <w:szCs w:val="23"/>
        </w:rPr>
        <w:t xml:space="preserve"> – where perceptions of what these carceral ‘voters’ deserve may move closer to that of “dependents,” as the notion of a carceral citizen wanting to vote may suggest a ‘rehabilitated’ or ‘exception to the deviant rule’ carceral citizen.</w:t>
      </w:r>
      <w:r w:rsidRPr="008010B8">
        <w:rPr>
          <w:sz w:val="23"/>
          <w:szCs w:val="23"/>
        </w:rPr>
        <w:t xml:space="preserve"> </w:t>
      </w:r>
    </w:p>
    <w:p w14:paraId="72FABAEF" w14:textId="5C08FF18" w:rsidR="003E1D99" w:rsidRDefault="003E1D99" w:rsidP="003E1D99">
      <w:pPr>
        <w:pStyle w:val="whitespace-pre-wrap"/>
        <w:spacing w:line="360" w:lineRule="auto"/>
        <w:rPr>
          <w:sz w:val="23"/>
          <w:szCs w:val="23"/>
        </w:rPr>
      </w:pPr>
      <w:r w:rsidRPr="008010B8">
        <w:rPr>
          <w:sz w:val="23"/>
          <w:szCs w:val="23"/>
        </w:rPr>
        <w:t xml:space="preserve">While strong beliefs about democracy and the nature of citizenship surely also influence these perceptions, an unpublished 2022 survey from the Sentencing Project suggests they only do so if they are emotively grounded – </w:t>
      </w:r>
      <w:r>
        <w:rPr>
          <w:sz w:val="23"/>
          <w:szCs w:val="23"/>
        </w:rPr>
        <w:t xml:space="preserve">particularly, by </w:t>
      </w:r>
      <w:r w:rsidRPr="008010B8">
        <w:rPr>
          <w:sz w:val="23"/>
          <w:szCs w:val="23"/>
        </w:rPr>
        <w:t xml:space="preserve">framing voting as a </w:t>
      </w:r>
      <w:r w:rsidRPr="004428F1">
        <w:rPr>
          <w:i/>
          <w:iCs/>
          <w:sz w:val="23"/>
          <w:szCs w:val="23"/>
        </w:rPr>
        <w:t>duty</w:t>
      </w:r>
      <w:r w:rsidRPr="008010B8">
        <w:rPr>
          <w:sz w:val="23"/>
          <w:szCs w:val="23"/>
        </w:rPr>
        <w:t xml:space="preserve"> for carceral citizens to fulfill. </w:t>
      </w:r>
    </w:p>
    <w:p w14:paraId="17E260B5" w14:textId="77777777" w:rsidR="003E1D99" w:rsidRPr="008010B8" w:rsidRDefault="003E1D99" w:rsidP="003E1D99">
      <w:pPr>
        <w:pStyle w:val="whitespace-pre-wrap"/>
        <w:spacing w:line="360" w:lineRule="auto"/>
        <w:rPr>
          <w:sz w:val="23"/>
          <w:szCs w:val="23"/>
        </w:rPr>
      </w:pPr>
      <w:del w:id="80" w:author="Candis Watts Smith" w:date="2025-01-12T11:33:00Z" w16du:dateUtc="2025-01-12T16:33:00Z">
        <w:r w:rsidRPr="008010B8" w:rsidDel="00DA25FC">
          <w:rPr>
            <w:sz w:val="23"/>
            <w:szCs w:val="23"/>
          </w:rPr>
          <w:delText xml:space="preserve">This </w:delText>
        </w:r>
        <w:r w:rsidDel="00DA25FC">
          <w:rPr>
            <w:sz w:val="23"/>
            <w:szCs w:val="23"/>
          </w:rPr>
          <w:delText xml:space="preserve">may </w:delText>
        </w:r>
        <w:r w:rsidRPr="008010B8" w:rsidDel="00DA25FC">
          <w:rPr>
            <w:sz w:val="23"/>
            <w:szCs w:val="23"/>
          </w:rPr>
          <w:delText xml:space="preserve">help explain why, as </w:delText>
        </w:r>
      </w:del>
      <w:r w:rsidRPr="008010B8">
        <w:rPr>
          <w:sz w:val="23"/>
          <w:szCs w:val="23"/>
        </w:rPr>
        <w:t>Carlsmith et al. (2002) and Chamberlen (2017) observe</w:t>
      </w:r>
      <w:del w:id="81" w:author="Candis Watts Smith" w:date="2025-01-12T11:33:00Z" w16du:dateUtc="2025-01-12T16:33:00Z">
        <w:r w:rsidRPr="008010B8" w:rsidDel="00DA25FC">
          <w:rPr>
            <w:sz w:val="23"/>
            <w:szCs w:val="23"/>
          </w:rPr>
          <w:delText>,</w:delText>
        </w:r>
      </w:del>
      <w:r w:rsidRPr="008010B8">
        <w:rPr>
          <w:sz w:val="23"/>
          <w:szCs w:val="23"/>
        </w:rPr>
        <w:t xml:space="preserve"> people appear more utilitarian and rehabilitation-oriented in "temporally distant" or general settings, but retributive in proximate situations. The perceived "ask" becomes more concrete and potentially threatening as policies move from abstract support to specific implementations that might challenge existing hierarchies.</w:t>
      </w:r>
    </w:p>
    <w:p w14:paraId="62A4B939" w14:textId="77777777" w:rsidR="003E1D99" w:rsidRDefault="003E1D99" w:rsidP="003E1D99">
      <w:pPr>
        <w:spacing w:line="360" w:lineRule="auto"/>
        <w:rPr>
          <w:rFonts w:ascii="Arial" w:hAnsi="Arial" w:cs="Arial"/>
          <w:i/>
          <w:iCs/>
          <w:sz w:val="23"/>
          <w:szCs w:val="23"/>
        </w:rPr>
      </w:pPr>
      <w:r>
        <w:rPr>
          <w:rFonts w:ascii="Arial" w:hAnsi="Arial" w:cs="Arial"/>
          <w:i/>
          <w:iCs/>
          <w:sz w:val="23"/>
          <w:szCs w:val="23"/>
        </w:rPr>
        <w:t xml:space="preserve">Identity – Race </w:t>
      </w:r>
    </w:p>
    <w:p w14:paraId="6462A5C2" w14:textId="77777777" w:rsidR="003E1D99" w:rsidRPr="008010B8" w:rsidRDefault="003E1D99" w:rsidP="003E1D99">
      <w:pPr>
        <w:spacing w:line="360" w:lineRule="auto"/>
        <w:rPr>
          <w:sz w:val="23"/>
          <w:szCs w:val="23"/>
        </w:rPr>
      </w:pPr>
    </w:p>
    <w:p w14:paraId="377DEC74" w14:textId="77777777" w:rsidR="003E1D99" w:rsidRPr="008010B8" w:rsidRDefault="003E1D99" w:rsidP="003E1D99">
      <w:pPr>
        <w:spacing w:line="360" w:lineRule="auto"/>
        <w:rPr>
          <w:sz w:val="23"/>
          <w:szCs w:val="23"/>
        </w:rPr>
      </w:pPr>
      <w:r w:rsidRPr="008010B8">
        <w:rPr>
          <w:sz w:val="23"/>
          <w:szCs w:val="23"/>
        </w:rPr>
        <w:t xml:space="preserve">These affect and identity mechanisms operate in a context fundamentally linking punishment and race, as punishment in the US is a case of racial disproportionality and decentralization (Michener 2018, Alexander 2010), such that even beyond explicit or measurable racial attitudes, racial ideology informs deservingness in its embeddedness in punitive institutions, discourse, and ideology. </w:t>
      </w:r>
    </w:p>
    <w:p w14:paraId="74E4E3F9" w14:textId="77777777" w:rsidR="003E1D99" w:rsidRPr="008010B8" w:rsidRDefault="003E1D99" w:rsidP="003E1D99">
      <w:pPr>
        <w:spacing w:line="360" w:lineRule="auto"/>
        <w:rPr>
          <w:sz w:val="23"/>
          <w:szCs w:val="23"/>
        </w:rPr>
      </w:pPr>
    </w:p>
    <w:p w14:paraId="0C0AAC64" w14:textId="77777777" w:rsidR="003E1D99" w:rsidRDefault="003E1D99" w:rsidP="003E1D99">
      <w:pPr>
        <w:spacing w:line="360" w:lineRule="auto"/>
        <w:rPr>
          <w:sz w:val="23"/>
          <w:szCs w:val="23"/>
        </w:rPr>
      </w:pPr>
      <w:r w:rsidRPr="008010B8">
        <w:rPr>
          <w:sz w:val="23"/>
          <w:szCs w:val="23"/>
        </w:rPr>
        <w:t xml:space="preserve">Race or assumed race of policy recipients shapes what people believe about their deservingness of public benefits, including welfare (DeSante, 2013, Gilens, 1996, Soss et al, 2011, Hancock 2004) and college scholarships (Feldman and Huddy 2005), as well as punishment and policing (Israel-Trummel 2022). Across policy literatures, these racialized assessments are linked to evaluations that Black individuals are more </w:t>
      </w:r>
      <w:r w:rsidRPr="008010B8">
        <w:rPr>
          <w:i/>
          <w:iCs/>
          <w:sz w:val="23"/>
          <w:szCs w:val="23"/>
        </w:rPr>
        <w:t>culpable</w:t>
      </w:r>
      <w:r w:rsidRPr="008010B8">
        <w:rPr>
          <w:sz w:val="23"/>
          <w:szCs w:val="23"/>
        </w:rPr>
        <w:t xml:space="preserve"> for their circumstances – whether that circumstance is poverty, illness, or being sexually assaulted -- and punished more harshly, where whites are seen to be victims of circumstances beyond their control (Aaroe and Peterson, 2014; Nazione and Silk, 2013; Donovan, </w:t>
      </w:r>
      <w:r w:rsidRPr="008010B8">
        <w:rPr>
          <w:sz w:val="23"/>
          <w:szCs w:val="23"/>
        </w:rPr>
        <w:lastRenderedPageBreak/>
        <w:t xml:space="preserve">2007).  In a study exposing survey participants to a vignette about police violence, Israel-Trummel and Streeter (2021) find that Black women participants are deemed to be more responsible (“could have done something differently to change the outcome of the interaction”) for their victimization than white women. These racialized perceptions link to policy outcomes and administration – where, for example, welfare case workers assess Black applicants more </w:t>
      </w:r>
      <w:r>
        <w:rPr>
          <w:sz w:val="23"/>
          <w:szCs w:val="23"/>
        </w:rPr>
        <w:t xml:space="preserve">than </w:t>
      </w:r>
      <w:r w:rsidRPr="008010B8">
        <w:rPr>
          <w:sz w:val="23"/>
          <w:szCs w:val="23"/>
        </w:rPr>
        <w:t>29% harshly and are twice as likely to sanction them than white applicants (Soss 2011) and elections administrators discriminate against Latinx emailers (White 2018).</w:t>
      </w:r>
    </w:p>
    <w:p w14:paraId="10841F38" w14:textId="77777777" w:rsidR="003E1D99" w:rsidRPr="008010B8" w:rsidRDefault="003E1D99" w:rsidP="003E1D99">
      <w:pPr>
        <w:spacing w:line="360" w:lineRule="auto"/>
        <w:rPr>
          <w:sz w:val="23"/>
          <w:szCs w:val="23"/>
        </w:rPr>
      </w:pPr>
    </w:p>
    <w:p w14:paraId="37AE653C" w14:textId="77777777" w:rsidR="003E1D99" w:rsidRPr="008010B8" w:rsidRDefault="003E1D99" w:rsidP="003E1D99">
      <w:pPr>
        <w:spacing w:line="360" w:lineRule="auto"/>
        <w:rPr>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82" w:name="OLE_LINK2"/>
      <w:r w:rsidRPr="008010B8">
        <w:rPr>
          <w:sz w:val="23"/>
          <w:szCs w:val="23"/>
        </w:rPr>
        <w:t>Harell, Soroka, Iyengar 2016</w:t>
      </w:r>
      <w:bookmarkEnd w:id="82"/>
      <w:r w:rsidRPr="008010B8">
        <w:rPr>
          <w:sz w:val="23"/>
          <w:szCs w:val="23"/>
        </w:rPr>
        <w:t xml:space="preserve">), racial attitudes inform perceptions of carceral deservingness in underlying associations between Black Americans and carcerality, translating to implicit associations between Black carceral citizens and more serious offenses, or the label “felon” (Sigelman and Tuch 1997).  </w:t>
      </w:r>
    </w:p>
    <w:p w14:paraId="386E89FC" w14:textId="77777777" w:rsidR="003E1D99" w:rsidRPr="008010B8" w:rsidRDefault="003E1D99" w:rsidP="003E1D99">
      <w:pPr>
        <w:spacing w:line="360" w:lineRule="auto"/>
        <w:rPr>
          <w:sz w:val="23"/>
          <w:szCs w:val="23"/>
        </w:rPr>
      </w:pPr>
    </w:p>
    <w:p w14:paraId="57F9915F" w14:textId="77777777" w:rsidR="00434BFB" w:rsidRDefault="003E1D99" w:rsidP="003E1D99">
      <w:pPr>
        <w:spacing w:line="360" w:lineRule="auto"/>
        <w:rPr>
          <w:ins w:id="83" w:author="Candis Watts Smith" w:date="2025-01-12T11:35:00Z" w16du:dateUtc="2025-01-12T16:35:00Z"/>
          <w:sz w:val="23"/>
          <w:szCs w:val="23"/>
        </w:rPr>
      </w:pPr>
      <w:r w:rsidRPr="008010B8">
        <w:rPr>
          <w:sz w:val="23"/>
          <w:szCs w:val="23"/>
        </w:rPr>
        <w:t xml:space="preserve">Such implicit assumptions appear in deservingness literature: in a seminal analysis, Gilens (1996) demonstrates that whites not only view welfare recipients as undeserving, but that they do so because they </w:t>
      </w:r>
      <w:r w:rsidRPr="008010B8">
        <w:rPr>
          <w:i/>
          <w:iCs/>
          <w:sz w:val="23"/>
          <w:szCs w:val="23"/>
        </w:rPr>
        <w:t>assume</w:t>
      </w:r>
      <w:r w:rsidRPr="008010B8">
        <w:rPr>
          <w:sz w:val="23"/>
          <w:szCs w:val="23"/>
        </w:rPr>
        <w:t xml:space="preserve"> welfare recipients are Black, stereotype Black Americans as lazy, and deem them undeserving of public benefits. Leveraging content analysis of media representations of poverty and welfare from the second half of the 20</w:t>
      </w:r>
      <w:r w:rsidRPr="008010B8">
        <w:rPr>
          <w:sz w:val="23"/>
          <w:szCs w:val="23"/>
          <w:vertAlign w:val="superscript"/>
        </w:rPr>
        <w:t>th</w:t>
      </w:r>
      <w:r w:rsidRPr="008010B8">
        <w:rPr>
          <w:sz w:val="23"/>
          <w:szCs w:val="23"/>
        </w:rPr>
        <w:t xml:space="preserve"> century, he concludes that this stereotype was developed in large part due to over-representation of Black Americans in stories that cast them as less sympathetic than whites (Gilens, 1996). </w:t>
      </w:r>
    </w:p>
    <w:p w14:paraId="0F8DEE9A" w14:textId="77777777" w:rsidR="00434BFB" w:rsidRDefault="00434BFB" w:rsidP="003E1D99">
      <w:pPr>
        <w:spacing w:line="360" w:lineRule="auto"/>
        <w:rPr>
          <w:ins w:id="84" w:author="Candis Watts Smith" w:date="2025-01-12T11:35:00Z" w16du:dateUtc="2025-01-12T16:35:00Z"/>
          <w:sz w:val="23"/>
          <w:szCs w:val="23"/>
        </w:rPr>
      </w:pPr>
    </w:p>
    <w:p w14:paraId="03B06490" w14:textId="7C742A76" w:rsidR="003E1D99" w:rsidRPr="008010B8" w:rsidRDefault="003E1D99" w:rsidP="003E1D99">
      <w:pPr>
        <w:spacing w:line="360" w:lineRule="auto"/>
        <w:rPr>
          <w:sz w:val="23"/>
          <w:szCs w:val="23"/>
        </w:rPr>
      </w:pPr>
      <w:r w:rsidRPr="008010B8">
        <w:rPr>
          <w:sz w:val="23"/>
          <w:szCs w:val="23"/>
        </w:rPr>
        <w:t xml:space="preserve">Shortly after, Gilliam (1999) found that welfare recipients are stereotyped as Black women – the product, he argues, of a “narrative script” that was constructed through media representation and political rhetoric about welfare recipients and policy in the Reagan era. Media continues to discursively shape perceptions of race and carceral deservingness. Not only are “racial minorities [overrepresented] as crime suspects and whites as crime victims,” but media also presents “Black and Latino suspects…in a non-individualized and threatening way” (Ghandnoosh 2014), conditioning the public to both hold racialized perceptions of criminality and to associate information-scarce affective responses with carceral citizens of color. These perceptions about culpability – which translate to both stronger affect and perceptions of need, control, attitudes, and reciprocity – are also shaped by </w:t>
      </w:r>
      <w:r w:rsidRPr="008010B8">
        <w:rPr>
          <w:sz w:val="23"/>
          <w:szCs w:val="23"/>
        </w:rPr>
        <w:lastRenderedPageBreak/>
        <w:t>institutional power and outcomes, where Black criminalization and differential associations with culpability are manifest.</w:t>
      </w:r>
    </w:p>
    <w:p w14:paraId="210E9DE3" w14:textId="77777777" w:rsidR="003E1D99" w:rsidRPr="008010B8" w:rsidRDefault="003E1D99" w:rsidP="003E1D99">
      <w:pPr>
        <w:spacing w:line="360" w:lineRule="auto"/>
        <w:rPr>
          <w:sz w:val="23"/>
          <w:szCs w:val="23"/>
        </w:rPr>
      </w:pPr>
    </w:p>
    <w:p w14:paraId="48CBE26F" w14:textId="77777777" w:rsidR="003E1D99" w:rsidRPr="008010B8" w:rsidRDefault="003E1D99" w:rsidP="003E1D99">
      <w:pPr>
        <w:spacing w:line="360" w:lineRule="auto"/>
        <w:rPr>
          <w:sz w:val="23"/>
          <w:szCs w:val="23"/>
        </w:rPr>
      </w:pPr>
      <w:r w:rsidRPr="008010B8">
        <w:rPr>
          <w:sz w:val="23"/>
          <w:szCs w:val="23"/>
        </w:rPr>
        <w:t xml:space="preserve">Well before the “turn” and mass incarceration, systems of punishment and policing – and the establishment of disenfranchisement policies themselves – were established to control and curtail Black Americans, and Black political power (Fresh and Eubank, Uggen and Manza, Johnston). This racialization is present itself throughout levels of the criminal legal system: police disproportionately target and act more aggressively towards Black men and men of color (Gelman, Fagan, and Kiss 2007, Baumgartner, Epp, and Shoub 2018, Davenport, Soule, and Armstrong 2011), juries seek out mitigating information for white but not Black defendants (Levinson 2007), assume Black men’s guilt (Levinson, Cai and Young 2010) and sentence Black people more harshly (Rehavi and Starr 2014), and feel most confident in guilty verdicts based on pigmentation (Levinson and Young 2010); trial judges present the same levels of biases as the general public (Rachlinsi, Johnson, Wistrich &amp; Guthrie 2009); and critically the public assigns </w:t>
      </w:r>
      <w:r w:rsidRPr="008010B8">
        <w:rPr>
          <w:i/>
          <w:iCs/>
          <w:sz w:val="23"/>
          <w:szCs w:val="23"/>
        </w:rPr>
        <w:t>culpability</w:t>
      </w:r>
      <w:r w:rsidRPr="008010B8">
        <w:rPr>
          <w:sz w:val="23"/>
          <w:szCs w:val="23"/>
        </w:rPr>
        <w:t xml:space="preserve"> not only more often to Black defendants, but also to Black victims (Donovan 2007, Israel-Trummer and Streeter 2021). </w:t>
      </w:r>
    </w:p>
    <w:p w14:paraId="50BA956A" w14:textId="77777777" w:rsidR="003E1D99" w:rsidRPr="008010B8" w:rsidRDefault="003E1D99" w:rsidP="003E1D99">
      <w:pPr>
        <w:spacing w:line="360" w:lineRule="auto"/>
        <w:rPr>
          <w:sz w:val="23"/>
          <w:szCs w:val="23"/>
        </w:rPr>
      </w:pPr>
    </w:p>
    <w:p w14:paraId="2102DC3A" w14:textId="77777777" w:rsidR="003E1D99" w:rsidRPr="008010B8" w:rsidRDefault="003E1D99" w:rsidP="003E1D99">
      <w:pPr>
        <w:spacing w:line="360" w:lineRule="auto"/>
        <w:rPr>
          <w:sz w:val="23"/>
          <w:szCs w:val="23"/>
        </w:rPr>
      </w:pPr>
      <w:r w:rsidRPr="008010B8">
        <w:rPr>
          <w:sz w:val="23"/>
          <w:szCs w:val="23"/>
        </w:rPr>
        <w:t xml:space="preserve">There is </w:t>
      </w:r>
      <w:r>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(Chudy 2021; Sides, Tesler, and Vavrek 2018). In some instances, messages that frame policies as mechanisms to redress structural inequality appear to increase policy support (Niederdeppe et al 2023, Zhirkov and Quintilla 2024). But other recent studies find that racial frames have null or negative effects, including on policies that are generally “race neutral” (English and Kalla 2021).</w:t>
      </w:r>
      <w:r w:rsidRPr="008010B8">
        <w:rPr>
          <w:rStyle w:val="FootnoteReference"/>
          <w:sz w:val="23"/>
          <w:szCs w:val="23"/>
        </w:rPr>
        <w:footnoteReference w:id="5"/>
      </w:r>
      <w:r w:rsidRPr="008010B8">
        <w:rPr>
          <w:sz w:val="23"/>
          <w:szCs w:val="23"/>
        </w:rPr>
        <w:t xml:space="preserve"> In a study of perceptions of student loan borrower deservingness, Sorelle and Laws (2023) note that perceptions of individuals of color as </w:t>
      </w:r>
      <w:r w:rsidRPr="008010B8">
        <w:rPr>
          <w:i/>
          <w:iCs/>
          <w:sz w:val="23"/>
          <w:szCs w:val="23"/>
        </w:rPr>
        <w:t>more</w:t>
      </w:r>
      <w:r w:rsidRPr="008010B8">
        <w:rPr>
          <w:sz w:val="23"/>
          <w:szCs w:val="23"/>
        </w:rPr>
        <w:t xml:space="preserve"> deserving than whites (in the context of student loans) may reflect underlying assumptions that people of color are in greater need, but an unwillingness to support overall relief -- they find positive racial appeals decrease support for loan relief for Republicans, and have no effect on Democrats.</w:t>
      </w:r>
    </w:p>
    <w:p w14:paraId="05C752F3" w14:textId="77777777" w:rsidR="003E1D99" w:rsidRPr="008010B8" w:rsidRDefault="003E1D99" w:rsidP="003E1D99">
      <w:pPr>
        <w:spacing w:line="360" w:lineRule="auto"/>
        <w:rPr>
          <w:sz w:val="23"/>
          <w:szCs w:val="23"/>
        </w:rPr>
      </w:pPr>
    </w:p>
    <w:p w14:paraId="4AC5D864" w14:textId="77777777" w:rsidR="003E1D99" w:rsidRPr="008010B8" w:rsidRDefault="003E1D99" w:rsidP="003E1D99">
      <w:pPr>
        <w:spacing w:line="360" w:lineRule="auto"/>
        <w:rPr>
          <w:sz w:val="23"/>
          <w:szCs w:val="23"/>
        </w:rPr>
      </w:pPr>
      <w:r w:rsidRPr="008010B8">
        <w:rPr>
          <w:sz w:val="23"/>
          <w:szCs w:val="23"/>
        </w:rPr>
        <w:t>While criminal legal policies may be increasingly understood as measures to redress structural racism – and increasingly supported particularly by white democrats</w:t>
      </w:r>
      <w:commentRangeStart w:id="85"/>
      <w:r w:rsidRPr="008010B8">
        <w:rPr>
          <w:sz w:val="23"/>
          <w:szCs w:val="23"/>
        </w:rPr>
        <w:t xml:space="preserve">, I expect that possibility </w:t>
      </w:r>
      <w:commentRangeEnd w:id="85"/>
      <w:r w:rsidR="00434BFB">
        <w:rPr>
          <w:rStyle w:val="CommentReference"/>
        </w:rPr>
        <w:lastRenderedPageBreak/>
        <w:commentReference w:id="85"/>
      </w:r>
      <w:r w:rsidRPr="008010B8">
        <w:rPr>
          <w:sz w:val="23"/>
          <w:szCs w:val="23"/>
        </w:rPr>
        <w:t xml:space="preserve">counterbalanced by an enduring “punitive gap” between white and Black Americans (Enns 2016, Soss, Langbein and Metelko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(Chouhy et al 2020). Thus, I expect anti-Black racism and out-group prejudice will still undergird perceptions of carceral citizens deservingness. It may heighten and rationalize “disgust” sensitivities translation to racial out-group hate (Petersen 2017). Stereotypes and the dehumanization of carceral citizens are driven by logics of racial superiority and hate -- shaping perceptions about “criminals” capacity for reciprocity and their control and need (Boccato et al. 2008). Finally, I expect that it may particularly undergird first-order punitive reactions, but attenuate in second-order punitive judgements. </w:t>
      </w:r>
    </w:p>
    <w:p w14:paraId="230B634D" w14:textId="77777777" w:rsidR="003E1D99" w:rsidRPr="008010B8" w:rsidRDefault="003E1D99" w:rsidP="003E1D99">
      <w:pPr>
        <w:pStyle w:val="whitespace-pre-wrap"/>
        <w:spacing w:line="360" w:lineRule="auto"/>
        <w:rPr>
          <w:sz w:val="23"/>
          <w:szCs w:val="23"/>
        </w:rPr>
      </w:pPr>
      <w:r w:rsidRPr="008010B8">
        <w:rPr>
          <w:sz w:val="23"/>
          <w:szCs w:val="23"/>
        </w:rPr>
        <w:t>Thus, while factors like racial attitudes or beliefs about democratic rights certainly inform perceptions of deservingness, they operate through this triangular relationship that positions the evaluator, the policy, and the carceral citizen in particular configurations of power and moral authority. This framework helps explain why support for different types of reform policies varies not just by the characteristics of carceral citizens or evaluators' prejudices, but by how specific policies maintain or challenge existing social hierarchies and self-perceptions.</w:t>
      </w:r>
    </w:p>
    <w:bookmarkEnd w:id="61"/>
    <w:p w14:paraId="06ED34D4" w14:textId="77777777" w:rsidR="003E1D99" w:rsidRDefault="003E1D99" w:rsidP="003E1D99">
      <w:pPr>
        <w:spacing w:line="360" w:lineRule="auto"/>
        <w:rPr>
          <w:rFonts w:ascii="Arial" w:hAnsi="Arial" w:cs="Arial"/>
          <w:i/>
          <w:iCs/>
          <w:sz w:val="23"/>
          <w:szCs w:val="23"/>
        </w:rPr>
      </w:pPr>
      <w:r w:rsidRPr="00786A24">
        <w:rPr>
          <w:rFonts w:ascii="Arial" w:hAnsi="Arial" w:cs="Arial"/>
          <w:i/>
          <w:iCs/>
          <w:sz w:val="23"/>
          <w:szCs w:val="23"/>
        </w:rPr>
        <w:t xml:space="preserve">Identity, Perceptions, and Policy Views:  </w:t>
      </w:r>
      <w:commentRangeStart w:id="86"/>
      <w:r w:rsidRPr="00786A24">
        <w:rPr>
          <w:i/>
          <w:iCs/>
          <w:sz w:val="23"/>
          <w:szCs w:val="23"/>
        </w:rPr>
        <w:t xml:space="preserve">Party and </w:t>
      </w:r>
      <w:r>
        <w:rPr>
          <w:i/>
          <w:iCs/>
          <w:sz w:val="23"/>
          <w:szCs w:val="23"/>
        </w:rPr>
        <w:t xml:space="preserve">Political </w:t>
      </w:r>
      <w:r w:rsidRPr="00786A24">
        <w:rPr>
          <w:i/>
          <w:iCs/>
          <w:sz w:val="23"/>
          <w:szCs w:val="23"/>
        </w:rPr>
        <w:t xml:space="preserve">Ideology </w:t>
      </w:r>
      <w:commentRangeEnd w:id="86"/>
      <w:r w:rsidR="009B3AD6">
        <w:rPr>
          <w:rStyle w:val="CommentReference"/>
        </w:rPr>
        <w:commentReference w:id="86"/>
      </w:r>
    </w:p>
    <w:p w14:paraId="551050CD" w14:textId="77777777" w:rsidR="003E1D99" w:rsidRPr="008010B8" w:rsidRDefault="003E1D99" w:rsidP="003E1D99">
      <w:pPr>
        <w:spacing w:line="360" w:lineRule="auto"/>
        <w:rPr>
          <w:rFonts w:ascii="Arial" w:hAnsi="Arial" w:cs="Arial"/>
          <w:i/>
          <w:iCs/>
          <w:sz w:val="23"/>
          <w:szCs w:val="23"/>
        </w:rPr>
      </w:pPr>
      <w:r w:rsidRPr="008010B8">
        <w:rPr>
          <w:sz w:val="23"/>
          <w:szCs w:val="23"/>
        </w:rPr>
        <w:t>What Waquant (2009) coins as the “trope of individual responsibility” – a foundational logic of the American punitive turn that deconstructed welfare and accelerated mass incarceration – is embroiled with but also distinguishable from political party and ideology. Republicans and conservatives hold more punitive beliefs, and states with Republican-dominated legislators produce more punitive policies (Enns 2016). Negative affective reactions to “carceral citizens,” and an evolutionary retributivist impulse will comport with many ideological conservatives’ worldviews – I expect they will show less variability in their deservingness evaluations across groups of carceral citizens, which will be more negative and comport with less support for policy.</w:t>
      </w:r>
    </w:p>
    <w:p w14:paraId="6DF8B39E" w14:textId="77777777" w:rsidR="003E1D99" w:rsidRPr="008010B8" w:rsidRDefault="003E1D99" w:rsidP="003E1D99">
      <w:pPr>
        <w:spacing w:line="360" w:lineRule="auto"/>
        <w:rPr>
          <w:sz w:val="23"/>
          <w:szCs w:val="23"/>
        </w:rPr>
      </w:pPr>
    </w:p>
    <w:p w14:paraId="790FAADB" w14:textId="77777777" w:rsidR="003E1D99" w:rsidRPr="008010B8" w:rsidRDefault="003E1D99" w:rsidP="003E1D99">
      <w:pPr>
        <w:spacing w:line="360" w:lineRule="auto"/>
        <w:rPr>
          <w:sz w:val="23"/>
          <w:szCs w:val="23"/>
        </w:rPr>
      </w:pPr>
      <w:commentRangeStart w:id="87"/>
      <w:r w:rsidRPr="008010B8">
        <w:rPr>
          <w:sz w:val="23"/>
          <w:szCs w:val="23"/>
        </w:rPr>
        <w:t xml:space="preserve">Democrats, I expect, </w:t>
      </w:r>
      <w:commentRangeEnd w:id="87"/>
      <w:r w:rsidR="009B3AD6">
        <w:rPr>
          <w:rStyle w:val="CommentReference"/>
        </w:rPr>
        <w:commentReference w:id="87"/>
      </w:r>
      <w:r w:rsidRPr="008010B8">
        <w:rPr>
          <w:sz w:val="23"/>
          <w:szCs w:val="23"/>
        </w:rPr>
        <w:t xml:space="preserve">will vary more than Republicans in their evaluations of sub-groups, as many note the that punitiveness is almost pre-determined within conservative ideology (Burton et al 2020, Mancici et al 2021, Wilson et al 2015). While Sniderman and Piazza (1993) contend Democrats’ </w:t>
      </w:r>
      <w:r w:rsidRPr="008010B8">
        <w:rPr>
          <w:sz w:val="23"/>
          <w:szCs w:val="23"/>
        </w:rPr>
        <w:lastRenderedPageBreak/>
        <w:t xml:space="preserve">punitiveness reflects ideological beliefs about personal responsibility and the rule of law, Chouhy and colleagues (2022) recently find evidence that Republican opposition may be more reflective of punitiveness, where for Democrats, opposition is more strongly driven by “culture of control” impulses to think of citizenship desert in terms of merits (Miller and Alexander 2016). </w:t>
      </w:r>
    </w:p>
    <w:p w14:paraId="691A9A81" w14:textId="77777777" w:rsidR="003E1D99" w:rsidRPr="008010B8" w:rsidRDefault="003E1D99" w:rsidP="003E1D99">
      <w:pPr>
        <w:pStyle w:val="ListParagraph"/>
        <w:ind w:left="979" w:firstLine="0"/>
        <w:rPr>
          <w:sz w:val="23"/>
          <w:szCs w:val="23"/>
        </w:rPr>
      </w:pPr>
    </w:p>
    <w:p w14:paraId="3CA625F3" w14:textId="77777777" w:rsidR="003E1D99" w:rsidRPr="008010B8" w:rsidRDefault="003E1D99" w:rsidP="003E1D99">
      <w:pPr>
        <w:spacing w:line="360" w:lineRule="auto"/>
        <w:rPr>
          <w:sz w:val="23"/>
          <w:szCs w:val="23"/>
        </w:rPr>
      </w:pPr>
      <w:r w:rsidRPr="008010B8">
        <w:rPr>
          <w:sz w:val="23"/>
          <w:szCs w:val="23"/>
        </w:rPr>
        <w:t xml:space="preserve"> </w:t>
      </w:r>
      <w:commentRangeStart w:id="88"/>
      <w:r w:rsidRPr="008010B8">
        <w:rPr>
          <w:sz w:val="23"/>
          <w:szCs w:val="23"/>
        </w:rPr>
        <w:t xml:space="preserve">Further, racial resentment </w:t>
      </w:r>
      <w:commentRangeEnd w:id="88"/>
      <w:r w:rsidR="009B3AD6">
        <w:rPr>
          <w:rStyle w:val="CommentReference"/>
        </w:rPr>
        <w:commentReference w:id="88"/>
      </w:r>
      <w:r w:rsidRPr="008010B8">
        <w:rPr>
          <w:sz w:val="23"/>
          <w:szCs w:val="23"/>
        </w:rPr>
        <w:t xml:space="preserve">may also serve as a party through-line – because Democrats are punitive and more supportive of carceral voting policies than Republicans, “symbolic racism is most strongly associated with support for felony disenfranchisement for Democrats than Republicans” (Chouhy et al. 2022).  Further findings that framing criminal legal policy in racial terms </w:t>
      </w:r>
      <w:r w:rsidRPr="008010B8">
        <w:rPr>
          <w:i/>
          <w:iCs/>
          <w:sz w:val="23"/>
          <w:szCs w:val="23"/>
        </w:rPr>
        <w:t>increases</w:t>
      </w:r>
      <w:r w:rsidRPr="008010B8">
        <w:rPr>
          <w:sz w:val="23"/>
          <w:szCs w:val="23"/>
        </w:rPr>
        <w:t xml:space="preserve"> white support for punitive policies make clear and of particular interest that Democrats’ punitiveness also reflects racial resentment. And importantly, racial differences will extend into political and ideological groups – a survey fielded by The Sentencing Project in 2022 showed that among liberals and democrats respectively, support for incarcerated voting drops by over 20% from Black to white respondents. </w:t>
      </w:r>
    </w:p>
    <w:p w14:paraId="4D0AA202" w14:textId="77777777" w:rsidR="003E1D99" w:rsidRPr="00786A24" w:rsidDel="009B3AD6" w:rsidRDefault="003E1D99" w:rsidP="003E1D99">
      <w:pPr>
        <w:spacing w:line="360" w:lineRule="auto"/>
        <w:rPr>
          <w:del w:id="89" w:author="Candis Watts Smith" w:date="2025-01-12T12:15:00Z" w16du:dateUtc="2025-01-12T17:15:00Z"/>
          <w:sz w:val="23"/>
          <w:szCs w:val="23"/>
        </w:rPr>
      </w:pPr>
    </w:p>
    <w:p w14:paraId="2BF6128D" w14:textId="44953131" w:rsidR="003E1D99" w:rsidRDefault="003E1D99" w:rsidP="003E1D99">
      <w:pPr>
        <w:spacing w:line="360" w:lineRule="auto"/>
        <w:rPr>
          <w:ins w:id="90" w:author="Candis Watts Smith" w:date="2025-01-12T12:15:00Z" w16du:dateUtc="2025-01-12T17:15:00Z"/>
          <w:sz w:val="23"/>
          <w:szCs w:val="23"/>
        </w:rPr>
      </w:pPr>
      <w:del w:id="91" w:author="Candis Watts Smith" w:date="2025-01-12T12:15:00Z" w16du:dateUtc="2025-01-12T17:15:00Z">
        <w:r w:rsidRPr="008010B8" w:rsidDel="009B3AD6">
          <w:rPr>
            <w:rFonts w:ascii="Arial" w:hAnsi="Arial" w:cs="Arial"/>
            <w:i/>
            <w:iCs/>
            <w:sz w:val="23"/>
            <w:szCs w:val="23"/>
          </w:rPr>
          <w:delText xml:space="preserve">Identity, Perceptions, and Policy Views:  </w:delText>
        </w:r>
        <w:r w:rsidDel="009B3AD6">
          <w:rPr>
            <w:i/>
            <w:iCs/>
            <w:sz w:val="23"/>
            <w:szCs w:val="23"/>
          </w:rPr>
          <w:delText>Direct Impact</w:delText>
        </w:r>
        <w:r w:rsidRPr="008010B8" w:rsidDel="009B3AD6">
          <w:rPr>
            <w:i/>
            <w:iCs/>
            <w:sz w:val="23"/>
            <w:szCs w:val="23"/>
          </w:rPr>
          <w:delText xml:space="preserve"> </w:delText>
        </w:r>
      </w:del>
    </w:p>
    <w:p w14:paraId="4840B971" w14:textId="7CA46BD7" w:rsidR="009B3AD6" w:rsidRDefault="009B3AD6" w:rsidP="003E1D99">
      <w:pPr>
        <w:spacing w:line="360" w:lineRule="auto"/>
        <w:rPr>
          <w:ins w:id="92" w:author="Candis Watts Smith" w:date="2025-01-12T12:15:00Z" w16du:dateUtc="2025-01-12T17:15:00Z"/>
          <w:sz w:val="23"/>
          <w:szCs w:val="23"/>
        </w:rPr>
      </w:pPr>
      <w:ins w:id="93" w:author="Candis Watts Smith" w:date="2025-01-12T12:15:00Z" w16du:dateUtc="2025-01-12T17:15:00Z">
        <w:r>
          <w:rPr>
            <w:sz w:val="23"/>
            <w:szCs w:val="23"/>
          </w:rPr>
          <w:t xml:space="preserve">Theory and </w:t>
        </w:r>
      </w:ins>
      <w:ins w:id="94" w:author="Candis Watts Smith" w:date="2025-01-12T12:23:00Z" w16du:dateUtc="2025-01-12T17:23:00Z">
        <w:r w:rsidR="00271F9D">
          <w:rPr>
            <w:sz w:val="23"/>
            <w:szCs w:val="23"/>
          </w:rPr>
          <w:t>Hypotheses</w:t>
        </w:r>
      </w:ins>
    </w:p>
    <w:p w14:paraId="204C163C" w14:textId="77777777" w:rsidR="009B3AD6" w:rsidRDefault="009B3AD6" w:rsidP="003E1D99">
      <w:pPr>
        <w:spacing w:line="360" w:lineRule="auto"/>
        <w:rPr>
          <w:ins w:id="95" w:author="Candis Watts Smith" w:date="2025-01-12T12:15:00Z" w16du:dateUtc="2025-01-12T17:15:00Z"/>
          <w:sz w:val="23"/>
          <w:szCs w:val="23"/>
        </w:rPr>
      </w:pPr>
    </w:p>
    <w:p w14:paraId="337E31AC" w14:textId="11708D5B" w:rsidR="009B3AD6" w:rsidRPr="0016031C" w:rsidRDefault="009B3AD6">
      <w:pPr>
        <w:spacing w:line="360" w:lineRule="auto"/>
        <w:rPr>
          <w:ins w:id="96" w:author="Candis Watts Smith" w:date="2025-01-12T12:15:00Z" w16du:dateUtc="2025-01-12T17:15:00Z"/>
          <w:sz w:val="23"/>
          <w:szCs w:val="23"/>
        </w:rPr>
        <w:pPrChange w:id="97" w:author="Candis Watts Smith" w:date="2025-01-12T12:16:00Z" w16du:dateUtc="2025-01-12T17:16:00Z">
          <w:pPr>
            <w:pStyle w:val="whitespace-normal"/>
            <w:numPr>
              <w:numId w:val="4"/>
            </w:numPr>
            <w:tabs>
              <w:tab w:val="num" w:pos="720"/>
            </w:tabs>
            <w:spacing w:line="360" w:lineRule="auto"/>
            <w:ind w:left="720" w:hanging="360"/>
          </w:pPr>
        </w:pPrChange>
      </w:pPr>
      <w:ins w:id="98" w:author="Candis Watts Smith" w:date="2025-01-12T12:16:00Z" w16du:dateUtc="2025-01-12T17:16:00Z">
        <w:r>
          <w:rPr>
            <w:sz w:val="23"/>
            <w:szCs w:val="23"/>
          </w:rPr>
          <w:t>[</w:t>
        </w:r>
      </w:ins>
      <w:ins w:id="99" w:author="Candis Watts Smith" w:date="2025-01-12T12:15:00Z" w16du:dateUtc="2025-01-12T17:15:00Z">
        <w:r>
          <w:rPr>
            <w:sz w:val="23"/>
            <w:szCs w:val="23"/>
          </w:rPr>
          <w:t>Remind the readers of your two questions</w:t>
        </w:r>
      </w:ins>
      <w:ins w:id="100" w:author="Candis Watts Smith" w:date="2025-01-12T12:16:00Z" w16du:dateUtc="2025-01-12T17:16:00Z">
        <w:r>
          <w:rPr>
            <w:sz w:val="23"/>
            <w:szCs w:val="23"/>
          </w:rPr>
          <w:t>]</w:t>
        </w:r>
      </w:ins>
      <w:ins w:id="101" w:author="Candis Watts Smith" w:date="2025-01-12T12:18:00Z" w16du:dateUtc="2025-01-12T17:18:00Z">
        <w:r w:rsidRPr="009B3AD6">
          <w:rPr>
            <w:sz w:val="23"/>
            <w:szCs w:val="23"/>
          </w:rPr>
          <w:t xml:space="preserve"> </w:t>
        </w:r>
        <w:r>
          <w:rPr>
            <w:sz w:val="23"/>
            <w:szCs w:val="23"/>
          </w:rPr>
          <w:t xml:space="preserve">I am interested to ascertain whether </w:t>
        </w:r>
        <w:r w:rsidRPr="008010B8">
          <w:rPr>
            <w:sz w:val="23"/>
            <w:szCs w:val="23"/>
          </w:rPr>
          <w:t>direct experience with the criminal legal system shape</w:t>
        </w:r>
        <w:r>
          <w:rPr>
            <w:sz w:val="23"/>
            <w:szCs w:val="23"/>
          </w:rPr>
          <w:t>s</w:t>
        </w:r>
        <w:r w:rsidRPr="008010B8">
          <w:rPr>
            <w:sz w:val="23"/>
            <w:szCs w:val="23"/>
          </w:rPr>
          <w:t xml:space="preserve"> perceptions of what incarcerated people deserve</w:t>
        </w:r>
        <w:r>
          <w:rPr>
            <w:sz w:val="23"/>
            <w:szCs w:val="23"/>
          </w:rPr>
          <w:t>. Here, I contribute to the research by ascertaining whether</w:t>
        </w:r>
        <w:r w:rsidRPr="0016031C">
          <w:rPr>
            <w:sz w:val="23"/>
            <w:szCs w:val="23"/>
          </w:rPr>
          <w:t xml:space="preserve"> the relationship between perceptions of deservingness and policy preferences differ between those with and without direct experience</w:t>
        </w:r>
        <w:r>
          <w:rPr>
            <w:sz w:val="23"/>
            <w:szCs w:val="23"/>
          </w:rPr>
          <w:t xml:space="preserve">. Second, and </w:t>
        </w:r>
      </w:ins>
      <w:ins w:id="102" w:author="Candis Watts Smith" w:date="2025-01-12T12:19:00Z" w16du:dateUtc="2025-01-12T17:19:00Z">
        <w:r>
          <w:rPr>
            <w:sz w:val="23"/>
            <w:szCs w:val="23"/>
          </w:rPr>
          <w:t>more broadly,</w:t>
        </w:r>
      </w:ins>
      <w:ins w:id="103" w:author="Candis Watts Smith" w:date="2025-01-12T12:16:00Z" w16du:dateUtc="2025-01-12T17:16:00Z">
        <w:r>
          <w:rPr>
            <w:sz w:val="23"/>
            <w:szCs w:val="23"/>
          </w:rPr>
          <w:t xml:space="preserve"> I seek to discern whether </w:t>
        </w:r>
        <w:r w:rsidRPr="008010B8">
          <w:rPr>
            <w:sz w:val="23"/>
            <w:szCs w:val="23"/>
          </w:rPr>
          <w:t xml:space="preserve">perceptions of deservingness operate in carceral contexts compared to </w:t>
        </w:r>
      </w:ins>
      <w:ins w:id="104" w:author="Candis Watts Smith" w:date="2025-01-12T12:17:00Z" w16du:dateUtc="2025-01-12T17:17:00Z">
        <w:r>
          <w:rPr>
            <w:sz w:val="23"/>
            <w:szCs w:val="23"/>
          </w:rPr>
          <w:t>policy domains such as [???],</w:t>
        </w:r>
      </w:ins>
      <w:ins w:id="105" w:author="Candis Watts Smith" w:date="2025-01-12T12:16:00Z" w16du:dateUtc="2025-01-12T17:16:00Z">
        <w:r w:rsidRPr="008010B8">
          <w:rPr>
            <w:sz w:val="23"/>
            <w:szCs w:val="23"/>
          </w:rPr>
          <w:t xml:space="preserve"> specifically </w:t>
        </w:r>
      </w:ins>
      <w:ins w:id="106" w:author="Candis Watts Smith" w:date="2025-01-12T12:17:00Z" w16du:dateUtc="2025-01-12T17:17:00Z">
        <w:r>
          <w:rPr>
            <w:sz w:val="23"/>
            <w:szCs w:val="23"/>
          </w:rPr>
          <w:t>with respect to how</w:t>
        </w:r>
      </w:ins>
      <w:ins w:id="107" w:author="Candis Watts Smith" w:date="2025-01-12T12:16:00Z" w16du:dateUtc="2025-01-12T17:16:00Z">
        <w:r w:rsidRPr="008010B8">
          <w:rPr>
            <w:sz w:val="23"/>
            <w:szCs w:val="23"/>
          </w:rPr>
          <w:t xml:space="preserve"> affect (moral disgust/dehumanization) and identity shape deservingness perceptions differently in </w:t>
        </w:r>
        <w:r>
          <w:rPr>
            <w:sz w:val="23"/>
            <w:szCs w:val="23"/>
          </w:rPr>
          <w:t xml:space="preserve">matters of deserving punishment versus deserving help (e.g. </w:t>
        </w:r>
        <w:commentRangeStart w:id="108"/>
        <w:r>
          <w:rPr>
            <w:sz w:val="23"/>
            <w:szCs w:val="23"/>
          </w:rPr>
          <w:t>welfare</w:t>
        </w:r>
      </w:ins>
      <w:commentRangeEnd w:id="108"/>
      <w:ins w:id="109" w:author="Candis Watts Smith" w:date="2025-01-12T12:20:00Z" w16du:dateUtc="2025-01-12T17:20:00Z">
        <w:r w:rsidR="00271F9D">
          <w:rPr>
            <w:rStyle w:val="CommentReference"/>
          </w:rPr>
          <w:commentReference w:id="108"/>
        </w:r>
      </w:ins>
      <w:ins w:id="110" w:author="Candis Watts Smith" w:date="2025-01-12T12:16:00Z" w16du:dateUtc="2025-01-12T17:16:00Z">
        <w:r>
          <w:rPr>
            <w:sz w:val="23"/>
            <w:szCs w:val="23"/>
          </w:rPr>
          <w:t>?</w:t>
        </w:r>
      </w:ins>
      <w:ins w:id="111" w:author="Candis Watts Smith" w:date="2025-01-12T12:17:00Z" w16du:dateUtc="2025-01-12T17:17:00Z">
        <w:r>
          <w:rPr>
            <w:sz w:val="23"/>
            <w:szCs w:val="23"/>
          </w:rPr>
          <w:t xml:space="preserve">). </w:t>
        </w:r>
      </w:ins>
    </w:p>
    <w:p w14:paraId="5F2DC97E" w14:textId="77777777" w:rsidR="009B3AD6" w:rsidRPr="008010B8" w:rsidRDefault="009B3AD6" w:rsidP="003E1D99">
      <w:pPr>
        <w:spacing w:line="360" w:lineRule="auto"/>
        <w:rPr>
          <w:rFonts w:ascii="Arial" w:hAnsi="Arial" w:cs="Arial"/>
          <w:i/>
          <w:iCs/>
          <w:sz w:val="23"/>
          <w:szCs w:val="23"/>
        </w:rPr>
      </w:pPr>
    </w:p>
    <w:p w14:paraId="1A326D50" w14:textId="77777777" w:rsidR="003E1D99" w:rsidRDefault="003E1D99" w:rsidP="003E1D99">
      <w:pPr>
        <w:spacing w:line="360" w:lineRule="auto"/>
        <w:rPr>
          <w:sz w:val="23"/>
          <w:szCs w:val="23"/>
        </w:rPr>
      </w:pPr>
      <w:r w:rsidRPr="008010B8">
        <w:rPr>
          <w:sz w:val="23"/>
          <w:szCs w:val="23"/>
        </w:rPr>
        <w:t xml:space="preserve">As established earlier, perceptions of deservingness in carceral contexts operate through a dual-process framework: </w:t>
      </w:r>
      <w:commentRangeStart w:id="112"/>
      <w:r w:rsidRPr="008010B8">
        <w:rPr>
          <w:sz w:val="23"/>
          <w:szCs w:val="23"/>
        </w:rPr>
        <w:t xml:space="preserve">an initial punitive “reaction” possibly followed by a more deliberative judgment. </w:t>
      </w:r>
      <w:commentRangeEnd w:id="112"/>
      <w:r w:rsidR="009B3AD6">
        <w:rPr>
          <w:rStyle w:val="CommentReference"/>
        </w:rPr>
        <w:commentReference w:id="112"/>
      </w:r>
      <w:r w:rsidRPr="008010B8">
        <w:rPr>
          <w:sz w:val="23"/>
          <w:szCs w:val="23"/>
        </w:rPr>
        <w:t xml:space="preserve">Both processes are fundamentally shaped by identity and affect, which in turn influence how individuals assess need, control, attitude, and reciprocity. </w:t>
      </w:r>
    </w:p>
    <w:p w14:paraId="1B98517C" w14:textId="77777777" w:rsidR="003E1D99" w:rsidRDefault="003E1D99" w:rsidP="003E1D99">
      <w:pPr>
        <w:spacing w:line="360" w:lineRule="auto"/>
        <w:rPr>
          <w:ins w:id="113" w:author="Candis Watts Smith" w:date="2025-01-12T12:23:00Z" w16du:dateUtc="2025-01-12T17:23:00Z"/>
          <w:sz w:val="23"/>
          <w:szCs w:val="23"/>
        </w:rPr>
      </w:pPr>
    </w:p>
    <w:p w14:paraId="48D35591" w14:textId="49BB5E73" w:rsidR="00271F9D" w:rsidRDefault="00271F9D" w:rsidP="003E1D99">
      <w:pPr>
        <w:spacing w:line="360" w:lineRule="auto"/>
        <w:rPr>
          <w:sz w:val="23"/>
          <w:szCs w:val="23"/>
        </w:rPr>
      </w:pPr>
      <w:ins w:id="114" w:author="Candis Watts Smith" w:date="2025-01-12T12:23:00Z" w16du:dateUtc="2025-01-12T17:23:00Z">
        <w:r>
          <w:rPr>
            <w:sz w:val="23"/>
            <w:szCs w:val="23"/>
          </w:rPr>
          <w:t>Ex</w:t>
        </w:r>
      </w:ins>
      <w:ins w:id="115" w:author="Candis Watts Smith" w:date="2025-01-12T12:24:00Z" w16du:dateUtc="2025-01-12T17:24:00Z">
        <w:r>
          <w:rPr>
            <w:sz w:val="23"/>
            <w:szCs w:val="23"/>
          </w:rPr>
          <w:t>posure: Social Networks &amp; Victims</w:t>
        </w:r>
      </w:ins>
    </w:p>
    <w:p w14:paraId="3D7AB719" w14:textId="77777777" w:rsidR="003E1D99" w:rsidRPr="008010B8" w:rsidRDefault="003E1D99" w:rsidP="003E1D99">
      <w:pPr>
        <w:spacing w:line="360" w:lineRule="auto"/>
        <w:rPr>
          <w:sz w:val="23"/>
          <w:szCs w:val="23"/>
        </w:rPr>
      </w:pPr>
      <w:r>
        <w:rPr>
          <w:sz w:val="23"/>
          <w:szCs w:val="23"/>
        </w:rPr>
        <w:lastRenderedPageBreak/>
        <w:t xml:space="preserve">Experience with the carceral system, I expect, shapes both affect to some degree, and is a differentiating component of identity and in turn judgements about what carceral citizens deserve. </w:t>
      </w:r>
      <w:r w:rsidRPr="008010B8">
        <w:rPr>
          <w:sz w:val="23"/>
          <w:szCs w:val="23"/>
        </w:rPr>
        <w:t xml:space="preserve">Those with incarcerated family members or friends may have a different </w:t>
      </w:r>
      <w:r>
        <w:rPr>
          <w:sz w:val="23"/>
          <w:szCs w:val="23"/>
        </w:rPr>
        <w:t>affective</w:t>
      </w:r>
      <w:r w:rsidRPr="008010B8">
        <w:rPr>
          <w:sz w:val="23"/>
          <w:szCs w:val="23"/>
        </w:rPr>
        <w:t xml:space="preserve"> reaction to the notion of 'the prisoner,' one less influenced by 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w:t>
      </w:r>
      <w:r>
        <w:rPr>
          <w:sz w:val="23"/>
          <w:szCs w:val="23"/>
        </w:rPr>
        <w:t xml:space="preserve"> and people</w:t>
      </w:r>
      <w:r w:rsidRPr="008010B8">
        <w:rPr>
          <w:sz w:val="23"/>
          <w:szCs w:val="23"/>
        </w:rPr>
        <w:t xml:space="preserve">. These – and more intimate knowledge of systemic drivers of incarceration and realities of conditions of confinement, or the myriad costs incurred by families of the incarcerated, may shape perceptions of need, control, attitude and reciprocity – and to some degree reduce susceptibility to information scarcity (Lee, Porter, and Comfort 2014, Christian et al. 2019). </w:t>
      </w:r>
    </w:p>
    <w:p w14:paraId="27CF04A3" w14:textId="77777777" w:rsidR="003E1D99" w:rsidRPr="008010B8" w:rsidRDefault="003E1D99" w:rsidP="003E1D99">
      <w:pPr>
        <w:spacing w:line="360" w:lineRule="auto"/>
        <w:rPr>
          <w:sz w:val="23"/>
          <w:szCs w:val="23"/>
        </w:rPr>
      </w:pPr>
    </w:p>
    <w:p w14:paraId="4BF1B0CA" w14:textId="77777777" w:rsidR="003E1D99" w:rsidRDefault="003E1D99" w:rsidP="003E1D99">
      <w:pPr>
        <w:spacing w:line="360" w:lineRule="auto"/>
        <w:rPr>
          <w:sz w:val="23"/>
          <w:szCs w:val="23"/>
        </w:rPr>
      </w:pPr>
      <w:commentRangeStart w:id="116"/>
      <w:r w:rsidRPr="008010B8">
        <w:rPr>
          <w:sz w:val="23"/>
          <w:szCs w:val="23"/>
        </w:rPr>
        <w:t xml:space="preserve">While victims’ </w:t>
      </w:r>
      <w:commentRangeEnd w:id="116"/>
      <w:r w:rsidR="00271F9D">
        <w:rPr>
          <w:rStyle w:val="CommentReference"/>
        </w:rPr>
        <w:commentReference w:id="116"/>
      </w:r>
      <w:r w:rsidRPr="008010B8">
        <w:rPr>
          <w:sz w:val="23"/>
          <w:szCs w:val="23"/>
        </w:rPr>
        <w:t xml:space="preserve">rights groups are often portrayed as drivers of punitive policy, I expect that many victims (particularly of violent crime) have different judgements about what incarcerated people deserve and policy that that narrative might suggest. </w:t>
      </w:r>
      <w:r>
        <w:rPr>
          <w:sz w:val="23"/>
          <w:szCs w:val="23"/>
        </w:rPr>
        <w:t xml:space="preserve">While being victimized is traumatic and can certainly invoke anger, contempt, and disgust it also may necessitate time </w:t>
      </w:r>
      <w:r w:rsidRPr="008010B8">
        <w:rPr>
          <w:sz w:val="23"/>
          <w:szCs w:val="23"/>
        </w:rPr>
        <w:t>considering offenders, culpability, and fair redress</w:t>
      </w:r>
      <w:r>
        <w:rPr>
          <w:sz w:val="23"/>
          <w:szCs w:val="23"/>
        </w:rPr>
        <w:t xml:space="preserve"> – and more situational notions of culpability or a humanized ‘criminal.’ But</w:t>
      </w:r>
      <w:r w:rsidRPr="008010B8">
        <w:rPr>
          <w:sz w:val="23"/>
          <w:szCs w:val="23"/>
        </w:rPr>
        <w:t xml:space="preserve"> “victims” versus “offenders” is a</w:t>
      </w:r>
      <w:r>
        <w:rPr>
          <w:sz w:val="23"/>
          <w:szCs w:val="23"/>
        </w:rPr>
        <w:t>lso a</w:t>
      </w:r>
      <w:r w:rsidRPr="008010B8">
        <w:rPr>
          <w:sz w:val="23"/>
          <w:szCs w:val="23"/>
        </w:rPr>
        <w:t xml:space="preserve"> misleading</w:t>
      </w:r>
      <w:r>
        <w:rPr>
          <w:sz w:val="23"/>
          <w:szCs w:val="23"/>
        </w:rPr>
        <w:t xml:space="preserve"> differentiation</w:t>
      </w:r>
      <w:r w:rsidRPr="008010B8">
        <w:rPr>
          <w:sz w:val="23"/>
          <w:szCs w:val="23"/>
        </w:rPr>
        <w:t xml:space="preserve">, if not false binary: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 while a 2004 federally administered study found only 13% of carceral citizens experienced victimization while incarcerated, that number rises to 38% of incarcerated men and 37% of incarcerated women in more recent independent work (Wolff et al 2009). Finally, given victims of violent crime are disproportionately part of communities most impacted by incarceration, and that most victims of violent crime know their offender (Bureau of Justice 2023), makes apparent that victims of violent crime may also be more likely to have social ties that extent beyond prison walls. </w:t>
      </w:r>
    </w:p>
    <w:p w14:paraId="12180B7B" w14:textId="77777777" w:rsidR="003E1D99" w:rsidRPr="008010B8" w:rsidRDefault="003E1D99" w:rsidP="003E1D99">
      <w:pPr>
        <w:spacing w:line="360" w:lineRule="auto"/>
        <w:rPr>
          <w:sz w:val="23"/>
          <w:szCs w:val="23"/>
        </w:rPr>
      </w:pPr>
    </w:p>
    <w:p w14:paraId="3F7D15D8" w14:textId="77777777" w:rsidR="003E1D99" w:rsidRPr="008010B8" w:rsidRDefault="003E1D99" w:rsidP="003E1D99">
      <w:pPr>
        <w:spacing w:line="360" w:lineRule="auto"/>
        <w:rPr>
          <w:sz w:val="23"/>
          <w:szCs w:val="23"/>
        </w:rPr>
      </w:pPr>
      <w:r w:rsidRPr="008010B8">
        <w:rPr>
          <w:sz w:val="23"/>
          <w:szCs w:val="23"/>
        </w:rPr>
        <w:t xml:space="preserve">That both victims and incarcerated social networks may evaluate carceral citizens as more deserving, and more supportive of policy, is supported by evidence that being victimized does not cause </w:t>
      </w:r>
      <w:r w:rsidRPr="008010B8">
        <w:rPr>
          <w:sz w:val="23"/>
          <w:szCs w:val="23"/>
        </w:rPr>
        <w:lastRenderedPageBreak/>
        <w:t xml:space="preserve">increased support for harsher punishment (Kleck and Jackson 2016) and sentiment held by many victims of the crimes of whose perpetrators are </w:t>
      </w:r>
      <w:r w:rsidRPr="008010B8">
        <w:rPr>
          <w:i/>
          <w:iCs/>
          <w:sz w:val="23"/>
          <w:szCs w:val="23"/>
        </w:rPr>
        <w:t>most</w:t>
      </w:r>
      <w:r w:rsidRPr="008010B8">
        <w:rPr>
          <w:sz w:val="23"/>
          <w:szCs w:val="23"/>
        </w:rPr>
        <w:t xml:space="preserve"> negatively constructed that the criminal legal system is inadequately oriented towards meaningful victim safety and justice (see Thompson 2009).  </w:t>
      </w:r>
    </w:p>
    <w:p w14:paraId="3CBBE718" w14:textId="77777777" w:rsidR="003E1D99" w:rsidRPr="008010B8" w:rsidRDefault="003E1D99" w:rsidP="003E1D99">
      <w:pPr>
        <w:spacing w:line="360" w:lineRule="auto"/>
        <w:rPr>
          <w:sz w:val="23"/>
          <w:szCs w:val="23"/>
        </w:rPr>
      </w:pPr>
    </w:p>
    <w:p w14:paraId="0F9D6594" w14:textId="77777777" w:rsidR="003E1D99" w:rsidRDefault="003E1D99" w:rsidP="003E1D99">
      <w:pPr>
        <w:spacing w:line="360" w:lineRule="auto"/>
        <w:rPr>
          <w:ins w:id="117" w:author="Candis Watts Smith" w:date="2025-01-12T12:24:00Z" w16du:dateUtc="2025-01-12T17:24:00Z"/>
          <w:sz w:val="23"/>
          <w:szCs w:val="23"/>
        </w:rPr>
      </w:pPr>
      <w:r w:rsidRPr="008010B8">
        <w:rPr>
          <w:sz w:val="23"/>
          <w:szCs w:val="23"/>
        </w:rPr>
        <w:t>I should not overstate this relationship</w:t>
      </w:r>
      <w:r>
        <w:rPr>
          <w:sz w:val="23"/>
          <w:szCs w:val="23"/>
        </w:rPr>
        <w:t>, as</w:t>
      </w:r>
      <w:r w:rsidRPr="008010B8">
        <w:rPr>
          <w:sz w:val="23"/>
          <w:szCs w:val="23"/>
        </w:rPr>
        <w:t xml:space="preserve"> </w:t>
      </w:r>
      <w:r>
        <w:rPr>
          <w:sz w:val="23"/>
          <w:szCs w:val="23"/>
        </w:rPr>
        <w:t>racial, moral, and punitive ideologies can still impact subordinated groups (Bonilla-Silva 2003, Fanon). I</w:t>
      </w:r>
      <w:r w:rsidRPr="008010B8">
        <w:rPr>
          <w:sz w:val="23"/>
          <w:szCs w:val="23"/>
        </w:rPr>
        <w:t xml:space="preserve"> suspect </w:t>
      </w:r>
      <w:r>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deserve.</w:t>
      </w:r>
      <w:r>
        <w:rPr>
          <w:sz w:val="23"/>
          <w:szCs w:val="23"/>
        </w:rPr>
        <w:t xml:space="preserve"> While I do not expect impacted groups to be entirely unreactive to differences between groups of carcel citizens – identities – I do</w:t>
      </w:r>
      <w:r w:rsidRPr="008010B8">
        <w:rPr>
          <w:sz w:val="23"/>
          <w:szCs w:val="23"/>
        </w:rPr>
        <w:t xml:space="preserve"> expect, </w:t>
      </w:r>
      <w:r>
        <w:rPr>
          <w:sz w:val="23"/>
          <w:szCs w:val="23"/>
        </w:rPr>
        <w:t>they</w:t>
      </w:r>
      <w:r w:rsidRPr="008010B8">
        <w:rPr>
          <w:sz w:val="23"/>
          <w:szCs w:val="23"/>
        </w:rPr>
        <w:t xml:space="preserve"> </w:t>
      </w:r>
      <w:r>
        <w:rPr>
          <w:sz w:val="23"/>
          <w:szCs w:val="23"/>
        </w:rPr>
        <w:t xml:space="preserve">see carceral citizens as more deserving and hold opinions on what policies carceral citizens deserve – both help and punishment – that are less reflective of overall deservingness perceptions. In other words, people impacted by the carceral system, I expect, have more nuanced views of deservingness, in that they are able to separate an aggregate, affect driven perception of criminals ‘deservingess’ – a punitive, self-differentiating impulse – from the function and benefits of help. </w:t>
      </w:r>
    </w:p>
    <w:p w14:paraId="2924B9B2" w14:textId="77777777" w:rsidR="00271F9D" w:rsidRDefault="00271F9D" w:rsidP="003E1D99">
      <w:pPr>
        <w:spacing w:line="360" w:lineRule="auto"/>
        <w:rPr>
          <w:ins w:id="118" w:author="Candis Watts Smith" w:date="2025-01-12T12:24:00Z" w16du:dateUtc="2025-01-12T17:24:00Z"/>
          <w:sz w:val="23"/>
          <w:szCs w:val="23"/>
        </w:rPr>
      </w:pPr>
    </w:p>
    <w:p w14:paraId="4EEE9CAD" w14:textId="43BD0B4B" w:rsidR="00271F9D" w:rsidRDefault="00271F9D" w:rsidP="003E1D99">
      <w:pPr>
        <w:spacing w:line="360" w:lineRule="auto"/>
        <w:rPr>
          <w:ins w:id="119" w:author="Candis Watts Smith" w:date="2025-01-12T12:24:00Z" w16du:dateUtc="2025-01-12T17:24:00Z"/>
          <w:sz w:val="23"/>
          <w:szCs w:val="23"/>
        </w:rPr>
      </w:pPr>
      <w:ins w:id="120" w:author="Candis Watts Smith" w:date="2025-01-12T12:24:00Z" w16du:dateUtc="2025-01-12T17:24:00Z">
        <w:r>
          <w:rPr>
            <w:sz w:val="23"/>
            <w:szCs w:val="23"/>
          </w:rPr>
          <w:t xml:space="preserve">More concisely, I offer two </w:t>
        </w:r>
      </w:ins>
      <w:ins w:id="121" w:author="Candis Watts Smith" w:date="2025-01-12T12:25:00Z" w16du:dateUtc="2025-01-12T17:25:00Z">
        <w:r>
          <w:rPr>
            <w:sz w:val="23"/>
            <w:szCs w:val="23"/>
          </w:rPr>
          <w:t>hypotheses</w:t>
        </w:r>
      </w:ins>
      <w:ins w:id="122" w:author="Candis Watts Smith" w:date="2025-01-12T12:24:00Z" w16du:dateUtc="2025-01-12T17:24:00Z">
        <w:r>
          <w:rPr>
            <w:sz w:val="23"/>
            <w:szCs w:val="23"/>
          </w:rPr>
          <w:t>:</w:t>
        </w:r>
      </w:ins>
    </w:p>
    <w:p w14:paraId="39612C55" w14:textId="4DD8CECC" w:rsidR="00271F9D" w:rsidRDefault="00271F9D" w:rsidP="003E1D99">
      <w:pPr>
        <w:spacing w:line="360" w:lineRule="auto"/>
        <w:rPr>
          <w:ins w:id="123" w:author="Candis Watts Smith" w:date="2025-01-12T12:25:00Z" w16du:dateUtc="2025-01-12T17:25:00Z"/>
          <w:sz w:val="23"/>
          <w:szCs w:val="23"/>
        </w:rPr>
      </w:pPr>
      <w:ins w:id="124" w:author="Candis Watts Smith" w:date="2025-01-12T12:24:00Z" w16du:dateUtc="2025-01-12T17:24:00Z">
        <w:r>
          <w:rPr>
            <w:sz w:val="23"/>
            <w:szCs w:val="23"/>
          </w:rPr>
          <w:t>H</w:t>
        </w:r>
        <w:r>
          <w:rPr>
            <w:sz w:val="23"/>
            <w:szCs w:val="23"/>
            <w:vertAlign w:val="subscript"/>
          </w:rPr>
          <w:t>1</w:t>
        </w:r>
      </w:ins>
      <w:ins w:id="125" w:author="Candis Watts Smith" w:date="2025-01-12T12:25:00Z" w16du:dateUtc="2025-01-12T17:25:00Z">
        <w:r>
          <w:rPr>
            <w:sz w:val="23"/>
            <w:szCs w:val="23"/>
            <w:vertAlign w:val="subscript"/>
          </w:rPr>
          <w:t>A</w:t>
        </w:r>
      </w:ins>
      <w:ins w:id="126" w:author="Candis Watts Smith" w:date="2025-01-12T12:24:00Z" w16du:dateUtc="2025-01-12T17:24:00Z">
        <w:r>
          <w:rPr>
            <w:sz w:val="23"/>
            <w:szCs w:val="23"/>
          </w:rPr>
          <w:t>: Those who</w:t>
        </w:r>
      </w:ins>
      <w:ins w:id="127" w:author="Candis Watts Smith" w:date="2025-01-12T12:25:00Z" w16du:dateUtc="2025-01-12T17:25:00Z">
        <w:r>
          <w:rPr>
            <w:sz w:val="23"/>
            <w:szCs w:val="23"/>
          </w:rPr>
          <w:t xml:space="preserve"> know an incarcerated citizen as a friend or family member will report higher levels of deservingness than those who do not know…</w:t>
        </w:r>
      </w:ins>
    </w:p>
    <w:p w14:paraId="79F087A5" w14:textId="49D00BD0" w:rsidR="00271F9D" w:rsidRDefault="00271F9D" w:rsidP="003E1D99">
      <w:pPr>
        <w:spacing w:line="360" w:lineRule="auto"/>
        <w:rPr>
          <w:ins w:id="128" w:author="Candis Watts Smith" w:date="2025-01-12T12:25:00Z" w16du:dateUtc="2025-01-12T17:25:00Z"/>
          <w:sz w:val="23"/>
          <w:szCs w:val="23"/>
        </w:rPr>
      </w:pPr>
      <w:ins w:id="129" w:author="Candis Watts Smith" w:date="2025-01-12T12:25:00Z" w16du:dateUtc="2025-01-12T17:25:00Z">
        <w:r>
          <w:rPr>
            <w:sz w:val="23"/>
            <w:szCs w:val="23"/>
          </w:rPr>
          <w:t>H</w:t>
        </w:r>
        <w:r>
          <w:rPr>
            <w:sz w:val="23"/>
            <w:szCs w:val="23"/>
            <w:vertAlign w:val="subscript"/>
          </w:rPr>
          <w:t>1B</w:t>
        </w:r>
        <w:r>
          <w:rPr>
            <w:sz w:val="23"/>
            <w:szCs w:val="23"/>
          </w:rPr>
          <w:t xml:space="preserve">: Those who have been a victim of a </w:t>
        </w:r>
      </w:ins>
      <w:ins w:id="130" w:author="Candis Watts Smith" w:date="2025-01-12T12:26:00Z" w16du:dateUtc="2025-01-12T17:26:00Z">
        <w:r>
          <w:rPr>
            <w:sz w:val="23"/>
            <w:szCs w:val="23"/>
          </w:rPr>
          <w:t>violent crime will do X in comparison to those in group Y.</w:t>
        </w:r>
      </w:ins>
    </w:p>
    <w:p w14:paraId="6F3E15D4" w14:textId="77777777" w:rsidR="00271F9D" w:rsidRDefault="00271F9D" w:rsidP="00271F9D">
      <w:pPr>
        <w:spacing w:line="360" w:lineRule="auto"/>
        <w:rPr>
          <w:moveTo w:id="131" w:author="Candis Watts Smith" w:date="2025-01-12T12:29:00Z" w16du:dateUtc="2025-01-12T17:29:00Z"/>
          <w:sz w:val="23"/>
          <w:szCs w:val="23"/>
        </w:rPr>
      </w:pPr>
      <w:moveToRangeStart w:id="132" w:author="Candis Watts Smith" w:date="2025-01-12T12:29:00Z" w:name="move187577386"/>
      <w:moveTo w:id="133" w:author="Candis Watts Smith" w:date="2025-01-12T12:29:00Z" w16du:dateUtc="2025-01-12T17:29:00Z">
        <w:r w:rsidRPr="00D7365F">
          <w:rPr>
            <w:sz w:val="23"/>
            <w:szCs w:val="23"/>
          </w:rPr>
          <w:t>H1: People impacted by the carceral system – formerly incarcerated, with social/personal connections to incarcerated people, or victims – will perceive carceral citizens deservingness and policy differently than those not-impacted.</w:t>
        </w:r>
      </w:moveTo>
    </w:p>
    <w:p w14:paraId="3BD85343" w14:textId="77777777" w:rsidR="00271F9D" w:rsidRDefault="00271F9D" w:rsidP="00271F9D">
      <w:pPr>
        <w:pStyle w:val="ListParagraph"/>
        <w:numPr>
          <w:ilvl w:val="0"/>
          <w:numId w:val="2"/>
        </w:numPr>
        <w:spacing w:line="360" w:lineRule="auto"/>
        <w:rPr>
          <w:moveTo w:id="134" w:author="Candis Watts Smith" w:date="2025-01-12T12:29:00Z" w16du:dateUtc="2025-01-12T17:29:00Z"/>
          <w:sz w:val="23"/>
          <w:szCs w:val="23"/>
        </w:rPr>
      </w:pPr>
      <w:moveTo w:id="135" w:author="Candis Watts Smith" w:date="2025-01-12T12:29:00Z" w16du:dateUtc="2025-01-12T17:29:00Z">
        <w:r>
          <w:rPr>
            <w:sz w:val="23"/>
            <w:szCs w:val="23"/>
          </w:rPr>
          <w:t>They will see carceral citizens as more deserving;</w:t>
        </w:r>
      </w:moveTo>
    </w:p>
    <w:p w14:paraId="74FF04BB" w14:textId="77777777" w:rsidR="00271F9D" w:rsidRDefault="00271F9D" w:rsidP="00271F9D">
      <w:pPr>
        <w:pStyle w:val="ListParagraph"/>
        <w:numPr>
          <w:ilvl w:val="0"/>
          <w:numId w:val="2"/>
        </w:numPr>
        <w:spacing w:line="360" w:lineRule="auto"/>
        <w:rPr>
          <w:ins w:id="136" w:author="Candis Watts Smith" w:date="2025-01-12T12:33:00Z" w16du:dateUtc="2025-01-12T17:33:00Z"/>
          <w:sz w:val="23"/>
          <w:szCs w:val="23"/>
        </w:rPr>
      </w:pPr>
      <w:moveTo w:id="137" w:author="Candis Watts Smith" w:date="2025-01-12T12:29:00Z" w16du:dateUtc="2025-01-12T17:29:00Z">
        <w:r>
          <w:rPr>
            <w:sz w:val="23"/>
            <w:szCs w:val="23"/>
          </w:rPr>
          <w:t xml:space="preserve">They will differentiate less in their perceptions of the deservingness of carceral ‘types.’ </w:t>
        </w:r>
      </w:moveTo>
    </w:p>
    <w:p w14:paraId="41D06C0F" w14:textId="77777777" w:rsidR="00912FA9" w:rsidRDefault="00912FA9" w:rsidP="00912FA9">
      <w:pPr>
        <w:spacing w:line="360" w:lineRule="auto"/>
        <w:rPr>
          <w:ins w:id="138" w:author="Candis Watts Smith" w:date="2025-01-12T12:33:00Z" w16du:dateUtc="2025-01-12T17:33:00Z"/>
          <w:sz w:val="23"/>
          <w:szCs w:val="23"/>
        </w:rPr>
      </w:pPr>
    </w:p>
    <w:p w14:paraId="296EA28A" w14:textId="77777777" w:rsidR="00912FA9" w:rsidRDefault="00912FA9" w:rsidP="00912FA9">
      <w:pPr>
        <w:spacing w:line="360" w:lineRule="auto"/>
        <w:rPr>
          <w:ins w:id="139" w:author="Candis Watts Smith" w:date="2025-01-12T12:33:00Z" w16du:dateUtc="2025-01-12T17:33:00Z"/>
          <w:sz w:val="23"/>
          <w:szCs w:val="23"/>
        </w:rPr>
      </w:pPr>
      <w:ins w:id="140" w:author="Candis Watts Smith" w:date="2025-01-12T12:33:00Z" w16du:dateUtc="2025-01-12T17:33:00Z">
        <w:r>
          <w:rPr>
            <w:sz w:val="23"/>
            <w:szCs w:val="23"/>
          </w:rPr>
          <w:t>H2:</w:t>
        </w:r>
        <w:r w:rsidRPr="00D7365F">
          <w:rPr>
            <w:sz w:val="23"/>
            <w:szCs w:val="23"/>
          </w:rPr>
          <w:t xml:space="preserve"> </w:t>
        </w:r>
        <w:r>
          <w:rPr>
            <w:sz w:val="23"/>
            <w:szCs w:val="23"/>
          </w:rPr>
          <w:t xml:space="preserve">People impacted by the carceral system’s views of what policy help carceral citizens deserve </w:t>
        </w:r>
        <w:r w:rsidRPr="00D7365F">
          <w:rPr>
            <w:sz w:val="23"/>
            <w:szCs w:val="23"/>
          </w:rPr>
          <w:t xml:space="preserve"> – </w:t>
        </w:r>
        <w:r>
          <w:rPr>
            <w:sz w:val="23"/>
            <w:szCs w:val="23"/>
          </w:rPr>
          <w:t>both</w:t>
        </w:r>
        <w:r w:rsidRPr="00D7365F">
          <w:rPr>
            <w:sz w:val="23"/>
            <w:szCs w:val="23"/>
          </w:rPr>
          <w:t xml:space="preserve"> material and symbolic policies – will be </w:t>
        </w:r>
        <w:r>
          <w:rPr>
            <w:sz w:val="23"/>
            <w:szCs w:val="23"/>
          </w:rPr>
          <w:t>different than those not impacted:</w:t>
        </w:r>
      </w:ins>
    </w:p>
    <w:p w14:paraId="145E48B9" w14:textId="77777777" w:rsidR="00912FA9" w:rsidRDefault="00912FA9" w:rsidP="00912FA9">
      <w:pPr>
        <w:pStyle w:val="ListParagraph"/>
        <w:numPr>
          <w:ilvl w:val="0"/>
          <w:numId w:val="3"/>
        </w:numPr>
        <w:spacing w:line="360" w:lineRule="auto"/>
        <w:rPr>
          <w:ins w:id="141" w:author="Candis Watts Smith" w:date="2025-01-12T12:33:00Z" w16du:dateUtc="2025-01-12T17:33:00Z"/>
          <w:sz w:val="23"/>
          <w:szCs w:val="23"/>
        </w:rPr>
      </w:pPr>
      <w:ins w:id="142" w:author="Candis Watts Smith" w:date="2025-01-12T12:33:00Z" w16du:dateUtc="2025-01-12T17:33:00Z">
        <w:r>
          <w:rPr>
            <w:sz w:val="23"/>
            <w:szCs w:val="23"/>
          </w:rPr>
          <w:t>Their support for policies that help carceral citizens will be higher than for non-impacted groups, and lower for punitive policies;</w:t>
        </w:r>
      </w:ins>
    </w:p>
    <w:p w14:paraId="0018AAB7" w14:textId="77777777" w:rsidR="00912FA9" w:rsidRDefault="00912FA9" w:rsidP="00912FA9">
      <w:pPr>
        <w:pStyle w:val="ListParagraph"/>
        <w:numPr>
          <w:ilvl w:val="0"/>
          <w:numId w:val="3"/>
        </w:numPr>
        <w:spacing w:line="360" w:lineRule="auto"/>
        <w:rPr>
          <w:ins w:id="143" w:author="Candis Watts Smith" w:date="2025-01-12T12:33:00Z" w16du:dateUtc="2025-01-12T17:33:00Z"/>
          <w:sz w:val="23"/>
          <w:szCs w:val="23"/>
        </w:rPr>
      </w:pPr>
      <w:ins w:id="144" w:author="Candis Watts Smith" w:date="2025-01-12T12:33:00Z" w16du:dateUtc="2025-01-12T17:33:00Z">
        <w:r>
          <w:rPr>
            <w:sz w:val="23"/>
            <w:szCs w:val="23"/>
          </w:rPr>
          <w:t>Their support for policies will hold irrespective of their general perceptions of “criminal” or “incarcerated” deservingness (perceptions that may be more affect-driven).</w:t>
        </w:r>
      </w:ins>
    </w:p>
    <w:p w14:paraId="7E29416A" w14:textId="76F99DB4" w:rsidR="00912FA9" w:rsidRPr="00912FA9" w:rsidRDefault="00912FA9">
      <w:pPr>
        <w:pStyle w:val="ListParagraph"/>
        <w:numPr>
          <w:ilvl w:val="0"/>
          <w:numId w:val="3"/>
        </w:numPr>
        <w:spacing w:line="360" w:lineRule="auto"/>
        <w:rPr>
          <w:moveTo w:id="145" w:author="Candis Watts Smith" w:date="2025-01-12T12:29:00Z" w16du:dateUtc="2025-01-12T17:29:00Z"/>
          <w:sz w:val="23"/>
          <w:szCs w:val="23"/>
          <w:rPrChange w:id="146" w:author="Candis Watts Smith" w:date="2025-01-12T12:33:00Z" w16du:dateUtc="2025-01-12T17:33:00Z">
            <w:rPr>
              <w:moveTo w:id="147" w:author="Candis Watts Smith" w:date="2025-01-12T12:29:00Z" w16du:dateUtc="2025-01-12T17:29:00Z"/>
            </w:rPr>
          </w:rPrChange>
        </w:rPr>
        <w:pPrChange w:id="148" w:author="Candis Watts Smith" w:date="2025-01-12T12:33:00Z" w16du:dateUtc="2025-01-12T17:33:00Z">
          <w:pPr>
            <w:pStyle w:val="ListParagraph"/>
            <w:numPr>
              <w:numId w:val="2"/>
            </w:numPr>
            <w:spacing w:line="360" w:lineRule="auto"/>
            <w:ind w:left="720"/>
          </w:pPr>
        </w:pPrChange>
      </w:pPr>
      <w:ins w:id="149" w:author="Candis Watts Smith" w:date="2025-01-12T12:33:00Z" w16du:dateUtc="2025-01-12T17:33:00Z">
        <w:r>
          <w:rPr>
            <w:sz w:val="23"/>
            <w:szCs w:val="23"/>
          </w:rPr>
          <w:lastRenderedPageBreak/>
          <w:t xml:space="preserve">They will differentiate less in support for symbolic or materially status-conferring policies. </w:t>
        </w:r>
      </w:ins>
    </w:p>
    <w:moveToRangeEnd w:id="132"/>
    <w:p w14:paraId="7C8C4E6C" w14:textId="77777777" w:rsidR="00271F9D" w:rsidRDefault="00271F9D" w:rsidP="003E1D99">
      <w:pPr>
        <w:spacing w:line="360" w:lineRule="auto"/>
        <w:rPr>
          <w:ins w:id="150" w:author="Candis Watts Smith" w:date="2025-01-12T12:27:00Z" w16du:dateUtc="2025-01-12T17:27:00Z"/>
          <w:sz w:val="23"/>
          <w:szCs w:val="23"/>
        </w:rPr>
      </w:pPr>
    </w:p>
    <w:p w14:paraId="05CD6A8E" w14:textId="31A7099F" w:rsidR="00271F9D" w:rsidRDefault="00271F9D" w:rsidP="003E1D99">
      <w:pPr>
        <w:spacing w:line="360" w:lineRule="auto"/>
        <w:rPr>
          <w:ins w:id="151" w:author="Candis Watts Smith" w:date="2025-01-12T12:27:00Z" w16du:dateUtc="2025-01-12T17:27:00Z"/>
          <w:sz w:val="23"/>
          <w:szCs w:val="23"/>
        </w:rPr>
      </w:pPr>
      <w:ins w:id="152" w:author="Candis Watts Smith" w:date="2025-01-12T12:27:00Z" w16du:dateUtc="2025-01-12T17:27:00Z">
        <w:r>
          <w:rPr>
            <w:sz w:val="23"/>
            <w:szCs w:val="23"/>
          </w:rPr>
          <w:t>Deservingness: Punishment vs. Help</w:t>
        </w:r>
      </w:ins>
    </w:p>
    <w:p w14:paraId="252ADC5A" w14:textId="3E025710" w:rsidR="00271F9D" w:rsidRDefault="00271F9D" w:rsidP="003E1D99">
      <w:pPr>
        <w:spacing w:line="360" w:lineRule="auto"/>
        <w:rPr>
          <w:ins w:id="153" w:author="Candis Watts Smith" w:date="2025-01-12T12:32:00Z" w16du:dateUtc="2025-01-12T17:32:00Z"/>
          <w:sz w:val="23"/>
          <w:szCs w:val="23"/>
        </w:rPr>
      </w:pPr>
      <w:ins w:id="154" w:author="Candis Watts Smith" w:date="2025-01-12T12:27:00Z" w16du:dateUtc="2025-01-12T17:27:00Z">
        <w:r>
          <w:rPr>
            <w:sz w:val="23"/>
            <w:szCs w:val="23"/>
          </w:rPr>
          <w:t>NOW, put all of the stuff that you wrote that belongs in this section HERE. Follow it with a set of hyp</w:t>
        </w:r>
      </w:ins>
      <w:ins w:id="155" w:author="Candis Watts Smith" w:date="2025-01-12T12:28:00Z" w16du:dateUtc="2025-01-12T17:28:00Z">
        <w:r>
          <w:rPr>
            <w:sz w:val="23"/>
            <w:szCs w:val="23"/>
          </w:rPr>
          <w:t>othese</w:t>
        </w:r>
      </w:ins>
      <w:ins w:id="156" w:author="Candis Watts Smith" w:date="2025-01-12T12:27:00Z" w16du:dateUtc="2025-01-12T17:27:00Z">
        <w:r>
          <w:rPr>
            <w:sz w:val="23"/>
            <w:szCs w:val="23"/>
          </w:rPr>
          <w:t xml:space="preserve">s. </w:t>
        </w:r>
      </w:ins>
    </w:p>
    <w:p w14:paraId="530BA01C" w14:textId="77777777" w:rsidR="00912FA9" w:rsidRPr="00966C07" w:rsidRDefault="00912FA9" w:rsidP="00912FA9">
      <w:pPr>
        <w:spacing w:line="360" w:lineRule="auto"/>
        <w:rPr>
          <w:moveTo w:id="157" w:author="Candis Watts Smith" w:date="2025-01-12T12:32:00Z" w16du:dateUtc="2025-01-12T17:32:00Z"/>
          <w:sz w:val="23"/>
          <w:szCs w:val="23"/>
        </w:rPr>
      </w:pPr>
      <w:moveToRangeStart w:id="158" w:author="Candis Watts Smith" w:date="2025-01-12T12:32:00Z" w:name="move187577591"/>
      <w:moveTo w:id="159" w:author="Candis Watts Smith" w:date="2025-01-12T12:32:00Z" w16du:dateUtc="2025-01-12T17:32:00Z">
        <w:r>
          <w:rPr>
            <w:sz w:val="23"/>
            <w:szCs w:val="23"/>
          </w:rPr>
          <w:t xml:space="preserve">H#: Last, I expect that the relationship between deservingness perceptions and policy views is contingent and distinct from other domains. Specifically, </w:t>
        </w:r>
        <w:r>
          <w:t>the relationship between deservingness ratings and policy support will be stronger for rehabilitative policies compared to punitive policies, although direct experience will moderate this relationship differently for different policy types (e.g., voting rights vs education funding).</w:t>
        </w:r>
      </w:moveTo>
    </w:p>
    <w:moveToRangeEnd w:id="158"/>
    <w:p w14:paraId="0522C84A" w14:textId="77777777" w:rsidR="00912FA9" w:rsidRDefault="00912FA9" w:rsidP="003E1D99">
      <w:pPr>
        <w:spacing w:line="360" w:lineRule="auto"/>
        <w:rPr>
          <w:ins w:id="160" w:author="Candis Watts Smith" w:date="2025-01-12T12:28:00Z" w16du:dateUtc="2025-01-12T17:28:00Z"/>
          <w:sz w:val="23"/>
          <w:szCs w:val="23"/>
        </w:rPr>
      </w:pPr>
    </w:p>
    <w:p w14:paraId="0BCFEF6A" w14:textId="77777777" w:rsidR="00271F9D" w:rsidRPr="00271F9D" w:rsidRDefault="00271F9D" w:rsidP="003E1D99">
      <w:pPr>
        <w:spacing w:line="360" w:lineRule="auto"/>
        <w:rPr>
          <w:sz w:val="23"/>
          <w:szCs w:val="23"/>
        </w:rPr>
      </w:pPr>
    </w:p>
    <w:p w14:paraId="244E9AC9" w14:textId="77777777" w:rsidR="003E1D99" w:rsidDel="00271F9D" w:rsidRDefault="003E1D99" w:rsidP="003E1D99">
      <w:pPr>
        <w:spacing w:line="360" w:lineRule="auto"/>
        <w:rPr>
          <w:del w:id="161" w:author="Candis Watts Smith" w:date="2025-01-12T12:26:00Z" w16du:dateUtc="2025-01-12T17:26:00Z"/>
          <w:sz w:val="23"/>
          <w:szCs w:val="23"/>
        </w:rPr>
      </w:pPr>
    </w:p>
    <w:p w14:paraId="7694D773" w14:textId="77777777" w:rsidR="003E1D99" w:rsidRPr="00853669" w:rsidDel="00271F9D" w:rsidRDefault="003E1D99" w:rsidP="003E1D99">
      <w:pPr>
        <w:spacing w:line="360" w:lineRule="auto"/>
        <w:rPr>
          <w:del w:id="162" w:author="Candis Watts Smith" w:date="2025-01-12T12:26:00Z" w16du:dateUtc="2025-01-12T17:26:00Z"/>
          <w:rFonts w:ascii="Arial" w:hAnsi="Arial" w:cs="Arial"/>
          <w:b/>
          <w:bCs/>
        </w:rPr>
      </w:pPr>
      <w:del w:id="163" w:author="Candis Watts Smith" w:date="2025-01-12T12:26:00Z" w16du:dateUtc="2025-01-12T17:26:00Z">
        <w:r w:rsidRPr="00853669" w:rsidDel="00271F9D">
          <w:rPr>
            <w:rFonts w:ascii="Arial" w:hAnsi="Arial" w:cs="Arial"/>
            <w:b/>
            <w:bCs/>
          </w:rPr>
          <w:delText>IV. Hypotheses</w:delText>
        </w:r>
      </w:del>
    </w:p>
    <w:p w14:paraId="471A4D17" w14:textId="77777777" w:rsidR="003E1D99" w:rsidRDefault="003E1D99" w:rsidP="003E1D99">
      <w:pPr>
        <w:spacing w:line="360" w:lineRule="auto"/>
        <w:rPr>
          <w:sz w:val="23"/>
          <w:szCs w:val="23"/>
        </w:rPr>
      </w:pPr>
      <w:r>
        <w:rPr>
          <w:sz w:val="23"/>
          <w:szCs w:val="23"/>
        </w:rPr>
        <w:t xml:space="preserve">What expectations can be derived about how the public will view the deservingness of carceral citizens, and how these perceptions will translate to views on policy? Criminal legal policy is a highly racialized and affect-driven domain, where policies at least nominally aimed at protecting universal public good – public safety – affect a highly localized target. Broadly, I suspect that applied to carceral citizens, and possibly most groups about whom there is consensus of “undeservingness” or deviance, deservingness implies a affective reaction that is moderated by identity, which together inform any perception or receptivity to a carceral citizens ‘need,’ ‘control,’ ‘attitude,’ and ‘reciprocity. </w:t>
      </w:r>
    </w:p>
    <w:p w14:paraId="570C3E00" w14:textId="77777777" w:rsidR="003E1D99" w:rsidRDefault="003E1D99" w:rsidP="003E1D99">
      <w:pPr>
        <w:spacing w:line="360" w:lineRule="auto"/>
        <w:rPr>
          <w:sz w:val="23"/>
          <w:szCs w:val="23"/>
        </w:rPr>
      </w:pPr>
    </w:p>
    <w:p w14:paraId="0BB36D41" w14:textId="77777777" w:rsidR="003E1D99" w:rsidRDefault="003E1D99" w:rsidP="003E1D99">
      <w:pPr>
        <w:spacing w:line="360" w:lineRule="auto"/>
        <w:rPr>
          <w:sz w:val="23"/>
          <w:szCs w:val="23"/>
        </w:rPr>
      </w:pPr>
      <w:r>
        <w:rPr>
          <w:sz w:val="23"/>
          <w:szCs w:val="23"/>
        </w:rPr>
        <w:t xml:space="preserve">Policies and policy contexts can… allowing many some of the same who view carceral citizens as undeserving to be more supportive of policy than might otherwise be expected. </w:t>
      </w:r>
    </w:p>
    <w:bookmarkEnd w:id="0"/>
    <w:p w14:paraId="7D7315A0" w14:textId="77777777" w:rsidR="003E1D99" w:rsidRDefault="003E1D99" w:rsidP="003E1D99">
      <w:pPr>
        <w:spacing w:line="360" w:lineRule="auto"/>
        <w:rPr>
          <w:sz w:val="23"/>
          <w:szCs w:val="23"/>
        </w:rPr>
      </w:pPr>
    </w:p>
    <w:p w14:paraId="4311921C" w14:textId="77777777" w:rsidR="003E1D99" w:rsidDel="00271F9D" w:rsidRDefault="003E1D99" w:rsidP="003E1D99">
      <w:pPr>
        <w:spacing w:line="360" w:lineRule="auto"/>
        <w:rPr>
          <w:moveFrom w:id="164" w:author="Candis Watts Smith" w:date="2025-01-12T12:29:00Z" w16du:dateUtc="2025-01-12T17:29:00Z"/>
          <w:sz w:val="23"/>
          <w:szCs w:val="23"/>
        </w:rPr>
      </w:pPr>
      <w:moveFromRangeStart w:id="165" w:author="Candis Watts Smith" w:date="2025-01-12T12:29:00Z" w:name="move187577386"/>
      <w:moveFrom w:id="166" w:author="Candis Watts Smith" w:date="2025-01-12T12:29:00Z" w16du:dateUtc="2025-01-12T17:29:00Z">
        <w:r w:rsidRPr="00D7365F" w:rsidDel="00271F9D">
          <w:rPr>
            <w:sz w:val="23"/>
            <w:szCs w:val="23"/>
          </w:rPr>
          <w:t>H1: People impacted by the carceral system – formerly incarcerated, with social/personal connections to incarcerated people, or victims – will perceive carceral citizens deservingness and policy differently than those not-impacted.</w:t>
        </w:r>
      </w:moveFrom>
    </w:p>
    <w:p w14:paraId="141F2719" w14:textId="77777777" w:rsidR="003E1D99" w:rsidDel="00271F9D" w:rsidRDefault="003E1D99" w:rsidP="003E1D99">
      <w:pPr>
        <w:pStyle w:val="ListParagraph"/>
        <w:numPr>
          <w:ilvl w:val="0"/>
          <w:numId w:val="2"/>
        </w:numPr>
        <w:spacing w:line="360" w:lineRule="auto"/>
        <w:rPr>
          <w:moveFrom w:id="167" w:author="Candis Watts Smith" w:date="2025-01-12T12:29:00Z" w16du:dateUtc="2025-01-12T17:29:00Z"/>
          <w:sz w:val="23"/>
          <w:szCs w:val="23"/>
        </w:rPr>
      </w:pPr>
      <w:moveFrom w:id="168" w:author="Candis Watts Smith" w:date="2025-01-12T12:29:00Z" w16du:dateUtc="2025-01-12T17:29:00Z">
        <w:r w:rsidDel="00271F9D">
          <w:rPr>
            <w:sz w:val="23"/>
            <w:szCs w:val="23"/>
          </w:rPr>
          <w:t>They will see carceral citizens as more deserving;</w:t>
        </w:r>
      </w:moveFrom>
    </w:p>
    <w:p w14:paraId="0A2BA547" w14:textId="77777777" w:rsidR="003E1D99" w:rsidDel="00271F9D" w:rsidRDefault="003E1D99" w:rsidP="003E1D99">
      <w:pPr>
        <w:pStyle w:val="ListParagraph"/>
        <w:numPr>
          <w:ilvl w:val="0"/>
          <w:numId w:val="2"/>
        </w:numPr>
        <w:spacing w:line="360" w:lineRule="auto"/>
        <w:rPr>
          <w:moveFrom w:id="169" w:author="Candis Watts Smith" w:date="2025-01-12T12:29:00Z" w16du:dateUtc="2025-01-12T17:29:00Z"/>
          <w:sz w:val="23"/>
          <w:szCs w:val="23"/>
        </w:rPr>
      </w:pPr>
      <w:moveFrom w:id="170" w:author="Candis Watts Smith" w:date="2025-01-12T12:29:00Z" w16du:dateUtc="2025-01-12T17:29:00Z">
        <w:r w:rsidDel="00271F9D">
          <w:rPr>
            <w:sz w:val="23"/>
            <w:szCs w:val="23"/>
          </w:rPr>
          <w:t xml:space="preserve">They will differentiate less in their perceptions of the deservingness of carceral ‘types.’ </w:t>
        </w:r>
      </w:moveFrom>
    </w:p>
    <w:moveFromRangeEnd w:id="165"/>
    <w:p w14:paraId="47705B4D" w14:textId="77777777" w:rsidR="003E1D99" w:rsidRDefault="003E1D99" w:rsidP="003E1D99">
      <w:pPr>
        <w:spacing w:line="360" w:lineRule="auto"/>
        <w:rPr>
          <w:sz w:val="23"/>
          <w:szCs w:val="23"/>
        </w:rPr>
      </w:pPr>
    </w:p>
    <w:p w14:paraId="3C6B6FE4" w14:textId="77777777" w:rsidR="003E1D99" w:rsidDel="00912FA9" w:rsidRDefault="003E1D99" w:rsidP="003E1D99">
      <w:pPr>
        <w:spacing w:line="360" w:lineRule="auto"/>
        <w:rPr>
          <w:del w:id="171" w:author="Candis Watts Smith" w:date="2025-01-12T12:33:00Z" w16du:dateUtc="2025-01-12T17:33:00Z"/>
          <w:sz w:val="23"/>
          <w:szCs w:val="23"/>
        </w:rPr>
      </w:pPr>
      <w:del w:id="172" w:author="Candis Watts Smith" w:date="2025-01-12T12:33:00Z" w16du:dateUtc="2025-01-12T17:33:00Z">
        <w:r w:rsidDel="00912FA9">
          <w:rPr>
            <w:sz w:val="23"/>
            <w:szCs w:val="23"/>
          </w:rPr>
          <w:delText>H2:</w:delText>
        </w:r>
        <w:r w:rsidRPr="00D7365F" w:rsidDel="00912FA9">
          <w:rPr>
            <w:sz w:val="23"/>
            <w:szCs w:val="23"/>
          </w:rPr>
          <w:delText xml:space="preserve"> </w:delText>
        </w:r>
        <w:r w:rsidDel="00912FA9">
          <w:rPr>
            <w:sz w:val="23"/>
            <w:szCs w:val="23"/>
          </w:rPr>
          <w:delText xml:space="preserve">People impacted by the carceral system’s views of what policy help carceral citizens deserve </w:delText>
        </w:r>
        <w:r w:rsidRPr="00D7365F" w:rsidDel="00912FA9">
          <w:rPr>
            <w:sz w:val="23"/>
            <w:szCs w:val="23"/>
          </w:rPr>
          <w:delText xml:space="preserve"> – </w:delText>
        </w:r>
        <w:r w:rsidDel="00912FA9">
          <w:rPr>
            <w:sz w:val="23"/>
            <w:szCs w:val="23"/>
          </w:rPr>
          <w:delText>both</w:delText>
        </w:r>
        <w:r w:rsidRPr="00D7365F" w:rsidDel="00912FA9">
          <w:rPr>
            <w:sz w:val="23"/>
            <w:szCs w:val="23"/>
          </w:rPr>
          <w:delText xml:space="preserve"> material and symbolic policies – will be </w:delText>
        </w:r>
        <w:r w:rsidDel="00912FA9">
          <w:rPr>
            <w:sz w:val="23"/>
            <w:szCs w:val="23"/>
          </w:rPr>
          <w:delText>different than those not impacted:</w:delText>
        </w:r>
      </w:del>
    </w:p>
    <w:p w14:paraId="00B04C48" w14:textId="77777777" w:rsidR="003E1D99" w:rsidDel="00912FA9" w:rsidRDefault="003E1D99" w:rsidP="003E1D99">
      <w:pPr>
        <w:pStyle w:val="ListParagraph"/>
        <w:numPr>
          <w:ilvl w:val="0"/>
          <w:numId w:val="3"/>
        </w:numPr>
        <w:spacing w:line="360" w:lineRule="auto"/>
        <w:rPr>
          <w:del w:id="173" w:author="Candis Watts Smith" w:date="2025-01-12T12:33:00Z" w16du:dateUtc="2025-01-12T17:33:00Z"/>
          <w:sz w:val="23"/>
          <w:szCs w:val="23"/>
        </w:rPr>
      </w:pPr>
      <w:del w:id="174" w:author="Candis Watts Smith" w:date="2025-01-12T12:33:00Z" w16du:dateUtc="2025-01-12T17:33:00Z">
        <w:r w:rsidDel="00912FA9">
          <w:rPr>
            <w:sz w:val="23"/>
            <w:szCs w:val="23"/>
          </w:rPr>
          <w:delText>Their support for policies that help carceral citizens will be higher than for non-impacted groups, and lower for punitive policies;</w:delText>
        </w:r>
      </w:del>
    </w:p>
    <w:p w14:paraId="066B2074" w14:textId="77777777" w:rsidR="003E1D99" w:rsidDel="00912FA9" w:rsidRDefault="003E1D99" w:rsidP="003E1D99">
      <w:pPr>
        <w:pStyle w:val="ListParagraph"/>
        <w:numPr>
          <w:ilvl w:val="0"/>
          <w:numId w:val="3"/>
        </w:numPr>
        <w:spacing w:line="360" w:lineRule="auto"/>
        <w:rPr>
          <w:del w:id="175" w:author="Candis Watts Smith" w:date="2025-01-12T12:33:00Z" w16du:dateUtc="2025-01-12T17:33:00Z"/>
          <w:sz w:val="23"/>
          <w:szCs w:val="23"/>
        </w:rPr>
      </w:pPr>
      <w:del w:id="176" w:author="Candis Watts Smith" w:date="2025-01-12T12:33:00Z" w16du:dateUtc="2025-01-12T17:33:00Z">
        <w:r w:rsidDel="00912FA9">
          <w:rPr>
            <w:sz w:val="23"/>
            <w:szCs w:val="23"/>
          </w:rPr>
          <w:delText>Their support for policies will hold irrespective of their general perceptions of “criminal” or “incarcerated” deservingness (perceptions that may be more affect-driven).</w:delText>
        </w:r>
      </w:del>
    </w:p>
    <w:p w14:paraId="56C8C1C1" w14:textId="77777777" w:rsidR="003E1D99" w:rsidRPr="00E57017" w:rsidDel="00912FA9" w:rsidRDefault="003E1D99" w:rsidP="003E1D99">
      <w:pPr>
        <w:pStyle w:val="ListParagraph"/>
        <w:numPr>
          <w:ilvl w:val="0"/>
          <w:numId w:val="3"/>
        </w:numPr>
        <w:spacing w:line="360" w:lineRule="auto"/>
        <w:rPr>
          <w:del w:id="177" w:author="Candis Watts Smith" w:date="2025-01-12T12:33:00Z" w16du:dateUtc="2025-01-12T17:33:00Z"/>
          <w:sz w:val="23"/>
          <w:szCs w:val="23"/>
        </w:rPr>
      </w:pPr>
      <w:del w:id="178" w:author="Candis Watts Smith" w:date="2025-01-12T12:33:00Z" w16du:dateUtc="2025-01-12T17:33:00Z">
        <w:r w:rsidDel="00912FA9">
          <w:rPr>
            <w:sz w:val="23"/>
            <w:szCs w:val="23"/>
          </w:rPr>
          <w:delText xml:space="preserve">They will differentiate less in support for symbolic or materially status-conferring policies. </w:delText>
        </w:r>
      </w:del>
    </w:p>
    <w:p w14:paraId="6EBDF69D" w14:textId="77777777" w:rsidR="003E1D99" w:rsidRDefault="003E1D99" w:rsidP="003E1D99">
      <w:pPr>
        <w:spacing w:line="360" w:lineRule="auto"/>
        <w:rPr>
          <w:sz w:val="23"/>
          <w:szCs w:val="23"/>
        </w:rPr>
      </w:pPr>
    </w:p>
    <w:p w14:paraId="08AADC66" w14:textId="77777777" w:rsidR="003E1D99" w:rsidRPr="00DB671A" w:rsidDel="00912FA9" w:rsidRDefault="003E1D99" w:rsidP="003E1D99">
      <w:pPr>
        <w:spacing w:line="360" w:lineRule="auto"/>
        <w:rPr>
          <w:del w:id="179" w:author="Candis Watts Smith" w:date="2025-01-12T12:30:00Z" w16du:dateUtc="2025-01-12T17:30:00Z"/>
          <w:i/>
          <w:iCs/>
          <w:sz w:val="23"/>
          <w:szCs w:val="23"/>
        </w:rPr>
      </w:pPr>
      <w:del w:id="180" w:author="Candis Watts Smith" w:date="2025-01-12T12:30:00Z" w16du:dateUtc="2025-01-12T17:30:00Z">
        <w:r w:rsidDel="00912FA9">
          <w:rPr>
            <w:sz w:val="23"/>
            <w:szCs w:val="23"/>
          </w:rPr>
          <w:delText>H3: Humanized portrayals of carceral citizens will increase perceptions of deservingness. (</w:delText>
        </w:r>
        <w:r w:rsidRPr="00DB671A" w:rsidDel="00912FA9">
          <w:rPr>
            <w:i/>
            <w:iCs/>
            <w:sz w:val="23"/>
            <w:szCs w:val="23"/>
          </w:rPr>
          <w:delText xml:space="preserve">But support for policy idiosyncratic? </w:delText>
        </w:r>
        <w:r w:rsidDel="00912FA9">
          <w:rPr>
            <w:i/>
            <w:iCs/>
            <w:sz w:val="23"/>
            <w:szCs w:val="23"/>
          </w:rPr>
          <w:delText>I.e., people who are punitive (support the death penalty, life without parole, will also support virtually abolitionist policies as long as the ‘identity’ invoked is neither incarcerated nor named explicitly as a criminal, even if criminal conviction is implicit, and instead suggests a humanized, or more ‘needy’ type.</w:delText>
        </w:r>
      </w:del>
    </w:p>
    <w:p w14:paraId="1DD5F62B" w14:textId="77777777" w:rsidR="003E1D99" w:rsidRDefault="003E1D99" w:rsidP="003E1D99">
      <w:pPr>
        <w:spacing w:line="360" w:lineRule="auto"/>
        <w:rPr>
          <w:sz w:val="23"/>
          <w:szCs w:val="23"/>
        </w:rPr>
      </w:pPr>
    </w:p>
    <w:p w14:paraId="3451A38B" w14:textId="77777777" w:rsidR="003E1D99" w:rsidDel="00912FA9" w:rsidRDefault="003E1D99" w:rsidP="003E1D99">
      <w:pPr>
        <w:spacing w:line="360" w:lineRule="auto"/>
        <w:rPr>
          <w:del w:id="181" w:author="Candis Watts Smith" w:date="2025-01-12T12:30:00Z" w16du:dateUtc="2025-01-12T17:30:00Z"/>
          <w:sz w:val="23"/>
          <w:szCs w:val="23"/>
        </w:rPr>
      </w:pPr>
      <w:del w:id="182" w:author="Candis Watts Smith" w:date="2025-01-12T12:30:00Z" w16du:dateUtc="2025-01-12T17:30:00Z">
        <w:r w:rsidDel="00912FA9">
          <w:rPr>
            <w:sz w:val="23"/>
            <w:szCs w:val="23"/>
          </w:rPr>
          <w:delText xml:space="preserve">H4: Respondents who are racially resentful will be more punitive, and less supportive of policies that help carceral citizens. </w:delText>
        </w:r>
      </w:del>
    </w:p>
    <w:p w14:paraId="3AFBCFC2" w14:textId="77777777" w:rsidR="003E1D99" w:rsidRDefault="003E1D99" w:rsidP="003E1D99">
      <w:pPr>
        <w:spacing w:line="360" w:lineRule="auto"/>
        <w:rPr>
          <w:sz w:val="23"/>
          <w:szCs w:val="23"/>
        </w:rPr>
      </w:pPr>
    </w:p>
    <w:p w14:paraId="695E0B28" w14:textId="77777777" w:rsidR="003E1D99" w:rsidRPr="00433D54" w:rsidDel="00912FA9" w:rsidRDefault="003E1D99" w:rsidP="003E1D99">
      <w:pPr>
        <w:spacing w:line="360" w:lineRule="auto"/>
        <w:rPr>
          <w:del w:id="183" w:author="Candis Watts Smith" w:date="2025-01-12T12:30:00Z" w16du:dateUtc="2025-01-12T17:30:00Z"/>
          <w:sz w:val="23"/>
          <w:szCs w:val="23"/>
        </w:rPr>
      </w:pPr>
      <w:del w:id="184" w:author="Candis Watts Smith" w:date="2025-01-12T12:30:00Z" w16du:dateUtc="2025-01-12T17:30:00Z">
        <w:r w:rsidDel="00912FA9">
          <w:rPr>
            <w:sz w:val="23"/>
            <w:szCs w:val="23"/>
          </w:rPr>
          <w:delText>H5: W</w:delText>
        </w:r>
        <w:r w:rsidRPr="00433D54" w:rsidDel="00912FA9">
          <w:rPr>
            <w:sz w:val="23"/>
            <w:szCs w:val="23"/>
          </w:rPr>
          <w:delText xml:space="preserve">hite and non-impacted evaluators will </w:delText>
        </w:r>
        <w:r w:rsidDel="00912FA9">
          <w:rPr>
            <w:sz w:val="23"/>
            <w:szCs w:val="23"/>
          </w:rPr>
          <w:delText>oppose policies that materially or symbolically confer status equality more than their other explanatory views might predict. For example, strong support for worker protections will fail to drive support for minimum wage, or strength of civic-mindedness and participation will fail to explain support for expanding carceral citizens rights, rather than access.</w:delText>
        </w:r>
      </w:del>
    </w:p>
    <w:p w14:paraId="57DEFAE3" w14:textId="77777777" w:rsidR="003E1D99" w:rsidRDefault="003E1D99" w:rsidP="003E1D99">
      <w:pPr>
        <w:spacing w:line="360" w:lineRule="auto"/>
        <w:rPr>
          <w:sz w:val="23"/>
          <w:szCs w:val="23"/>
        </w:rPr>
      </w:pPr>
    </w:p>
    <w:p w14:paraId="204BABE3" w14:textId="77777777" w:rsidR="003E1D99" w:rsidRPr="00966C07" w:rsidDel="00912FA9" w:rsidRDefault="003E1D99" w:rsidP="003E1D99">
      <w:pPr>
        <w:spacing w:line="360" w:lineRule="auto"/>
        <w:rPr>
          <w:moveFrom w:id="185" w:author="Candis Watts Smith" w:date="2025-01-12T12:32:00Z" w16du:dateUtc="2025-01-12T17:32:00Z"/>
          <w:sz w:val="23"/>
          <w:szCs w:val="23"/>
        </w:rPr>
      </w:pPr>
      <w:moveFromRangeStart w:id="186" w:author="Candis Watts Smith" w:date="2025-01-12T12:32:00Z" w:name="move187577591"/>
      <w:moveFrom w:id="187" w:author="Candis Watts Smith" w:date="2025-01-12T12:32:00Z" w16du:dateUtc="2025-01-12T17:32:00Z">
        <w:r w:rsidDel="00912FA9">
          <w:rPr>
            <w:sz w:val="23"/>
            <w:szCs w:val="23"/>
          </w:rPr>
          <w:t xml:space="preserve">H#: Last, I expect that the relationship between deservingness perceptions and policy views is contingent and distinct from other domains. Specifically, </w:t>
        </w:r>
        <w:r w:rsidDel="00912FA9">
          <w:t>the relationship between deservingness ratings and policy support will be stronger for rehabilitative policies compared to punitive policies, although direct experience will moderate this relationship differently for different policy types (e.g., voting rights vs education funding).</w:t>
        </w:r>
      </w:moveFrom>
    </w:p>
    <w:moveFromRangeEnd w:id="186"/>
    <w:p w14:paraId="120DD9A4" w14:textId="0313FD5B" w:rsidR="003E1D99" w:rsidRDefault="003E1D99" w:rsidP="003E1D99">
      <w:pPr>
        <w:spacing w:line="360" w:lineRule="auto"/>
        <w:rPr>
          <w:ins w:id="188" w:author="Candis Watts Smith" w:date="2025-01-12T12:31:00Z" w16du:dateUtc="2025-01-12T17:31:00Z"/>
          <w:sz w:val="23"/>
          <w:szCs w:val="23"/>
        </w:rPr>
      </w:pPr>
    </w:p>
    <w:p w14:paraId="2322BF20" w14:textId="03293474" w:rsidR="00912FA9" w:rsidRDefault="00912FA9" w:rsidP="003E1D99">
      <w:pPr>
        <w:spacing w:line="360" w:lineRule="auto"/>
        <w:rPr>
          <w:sz w:val="23"/>
          <w:szCs w:val="23"/>
        </w:rPr>
      </w:pPr>
      <w:ins w:id="189" w:author="Candis Watts Smith" w:date="2025-01-12T12:31:00Z" w16du:dateUtc="2025-01-12T17:31:00Z">
        <w:r>
          <w:rPr>
            <w:sz w:val="23"/>
            <w:szCs w:val="23"/>
          </w:rPr>
          <w:t xml:space="preserve">YOU CAN ONLY INCLUDE HYPOTHESES THAT SPEAK DIRECTLY TO THE QUESTIONS YOU’VE ASKED. YOU HAVE A LOT OF STUFF IN THE LITERATURE REVIEW THAT IS </w:t>
        </w:r>
        <w:r>
          <w:rPr>
            <w:sz w:val="23"/>
            <w:szCs w:val="23"/>
          </w:rPr>
          <w:lastRenderedPageBreak/>
          <w:t>NOT NECESSARILY DIRECTLY RELEVANT TO YOUR QUESTION</w:t>
        </w:r>
      </w:ins>
      <w:ins w:id="190" w:author="Candis Watts Smith" w:date="2025-01-12T12:32:00Z" w16du:dateUtc="2025-01-12T17:32:00Z">
        <w:r>
          <w:rPr>
            <w:sz w:val="23"/>
            <w:szCs w:val="23"/>
          </w:rPr>
          <w:t xml:space="preserve"> (JUST KEEP THAT STUFF FOR NOW, BUT YOU CANNOT MAKE HYPTOHESES BASED ON WHAT’S IN YOUR LITERTURE REVIEW. YOUR HYPOTHESES MUST BE ATTACHED TO A SPECIFIC QUESTION.</w:t>
        </w:r>
      </w:ins>
    </w:p>
    <w:p w14:paraId="38632891" w14:textId="77777777" w:rsidR="003E1D99" w:rsidRDefault="003E1D99" w:rsidP="003E1D99">
      <w:pPr>
        <w:spacing w:line="360" w:lineRule="auto"/>
        <w:rPr>
          <w:sz w:val="23"/>
          <w:szCs w:val="23"/>
        </w:rPr>
      </w:pPr>
    </w:p>
    <w:p w14:paraId="4F182129" w14:textId="77777777" w:rsidR="003E1D99" w:rsidRDefault="003E1D99" w:rsidP="003E1D99">
      <w:pPr>
        <w:spacing w:line="360" w:lineRule="auto"/>
        <w:rPr>
          <w:sz w:val="23"/>
          <w:szCs w:val="23"/>
        </w:rPr>
      </w:pPr>
    </w:p>
    <w:p w14:paraId="6BBCFD9B" w14:textId="77777777" w:rsidR="003E1D99" w:rsidRPr="00853669" w:rsidRDefault="003E1D99" w:rsidP="003E1D99">
      <w:pPr>
        <w:spacing w:line="360" w:lineRule="auto"/>
        <w:rPr>
          <w:rFonts w:ascii="Arial" w:hAnsi="Arial" w:cs="Arial"/>
          <w:b/>
          <w:bCs/>
        </w:rPr>
      </w:pPr>
      <w:r w:rsidRPr="00853669">
        <w:rPr>
          <w:rFonts w:ascii="Arial" w:hAnsi="Arial" w:cs="Arial"/>
          <w:b/>
          <w:bCs/>
        </w:rPr>
        <w:t>V.</w:t>
      </w:r>
      <w:r w:rsidRPr="00853669">
        <w:t xml:space="preserve"> </w:t>
      </w:r>
      <w:r>
        <w:rPr>
          <w:rFonts w:ascii="Arial" w:hAnsi="Arial" w:cs="Arial"/>
          <w:b/>
          <w:bCs/>
        </w:rPr>
        <w:t>Data and Methods</w:t>
      </w:r>
    </w:p>
    <w:p w14:paraId="4C5A09BC" w14:textId="20EC784A" w:rsidR="003E1D99" w:rsidRDefault="003E1D99" w:rsidP="003E1D99">
      <w:pPr>
        <w:spacing w:line="360" w:lineRule="auto"/>
      </w:pPr>
      <w:r>
        <w:t xml:space="preserve">I propose exploring the application of deservingness to carceral contexts using novel survey data collected in September 2024 by </w:t>
      </w:r>
      <w:del w:id="191" w:author="Candis Watts Smith" w:date="2025-01-12T12:33:00Z" w16du:dateUtc="2025-01-12T17:33:00Z">
        <w:r w:rsidDel="00912FA9">
          <w:delText xml:space="preserve">Kreitzer and </w:delText>
        </w:r>
      </w:del>
      <w:r>
        <w:t xml:space="preserve">Smith, </w:t>
      </w:r>
      <w:ins w:id="192" w:author="Candis Watts Smith" w:date="2025-01-12T12:34:00Z" w16du:dateUtc="2025-01-12T17:34:00Z">
        <w:r w:rsidR="00912FA9">
          <w:t xml:space="preserve">Bowman, and Mensik.  Kreitzer and Smith, </w:t>
        </w:r>
      </w:ins>
      <w:del w:id="193" w:author="Candis Watts Smith" w:date="2025-01-12T12:34:00Z" w16du:dateUtc="2025-01-12T17:34:00Z">
        <w:r w:rsidDel="00912FA9">
          <w:delText xml:space="preserve">who </w:delText>
        </w:r>
      </w:del>
      <w:r>
        <w:t xml:space="preserve">previously </w:t>
      </w:r>
      <w:r w:rsidRPr="00D756A1">
        <w:t>empirically map</w:t>
      </w:r>
      <w:r>
        <w:t>ped</w:t>
      </w:r>
      <w:r w:rsidRPr="00D756A1">
        <w:t xml:space="preserve"> constructions of power and deservingness of 87 target populations by employing MTurk workers</w:t>
      </w:r>
      <w:ins w:id="194" w:author="Candis Watts Smith" w:date="2025-01-12T12:34:00Z" w16du:dateUtc="2025-01-12T17:34:00Z">
        <w:r w:rsidR="00912FA9">
          <w:t xml:space="preserve">; this new data set </w:t>
        </w:r>
      </w:ins>
      <w:ins w:id="195" w:author="Candis Watts Smith" w:date="2025-01-12T12:35:00Z" w16du:dateUtc="2025-01-12T17:35:00Z">
        <w:r w:rsidR="00912FA9">
          <w:t>mimics</w:t>
        </w:r>
      </w:ins>
      <w:ins w:id="196" w:author="Candis Watts Smith" w:date="2025-01-12T12:34:00Z" w16du:dateUtc="2025-01-12T17:34:00Z">
        <w:r w:rsidR="00912FA9">
          <w:t xml:space="preserve"> the strengths of that data collection strategy</w:t>
        </w:r>
      </w:ins>
      <w:ins w:id="197" w:author="Candis Watts Smith" w:date="2025-01-12T12:35:00Z" w16du:dateUtc="2025-01-12T17:35:00Z">
        <w:r w:rsidR="00912FA9">
          <w:t>, and makes important changes, such as relying on [new standard for data c</w:t>
        </w:r>
      </w:ins>
      <w:ins w:id="198" w:author="Candis Watts Smith" w:date="2025-01-12T12:36:00Z" w16du:dateUtc="2025-01-12T17:36:00Z">
        <w:r w:rsidR="00912FA9">
          <w:t xml:space="preserve">ollection </w:t>
        </w:r>
        <w:r w:rsidR="00912FA9">
          <w:sym w:font="Wingdings" w:char="F0E0"/>
        </w:r>
        <w:r w:rsidR="00912FA9">
          <w:t xml:space="preserve"> bovitz] and</w:t>
        </w:r>
      </w:ins>
      <w:ins w:id="199" w:author="Candis Watts Smith" w:date="2025-01-12T12:35:00Z" w16du:dateUtc="2025-01-12T17:35:00Z">
        <w:r w:rsidR="00912FA9">
          <w:t xml:space="preserve"> reducing the number of groups individuals assess, </w:t>
        </w:r>
      </w:ins>
      <w:ins w:id="200" w:author="Candis Watts Smith" w:date="2025-01-12T12:36:00Z" w16du:dateUtc="2025-01-12T17:36:00Z">
        <w:r w:rsidR="00912FA9">
          <w:t>to address issues of respondent fatigue.</w:t>
        </w:r>
      </w:ins>
      <w:del w:id="201" w:author="Candis Watts Smith" w:date="2025-01-12T12:35:00Z" w16du:dateUtc="2025-01-12T17:35:00Z">
        <w:r w:rsidDel="00912FA9">
          <w:delText xml:space="preserve">. </w:delText>
        </w:r>
      </w:del>
    </w:p>
    <w:p w14:paraId="353456D3" w14:textId="77777777" w:rsidR="003E1D99" w:rsidRPr="00786A24" w:rsidRDefault="003E1D99" w:rsidP="003E1D99">
      <w:pPr>
        <w:spacing w:line="360" w:lineRule="auto"/>
        <w:rPr>
          <w:sz w:val="23"/>
          <w:szCs w:val="23"/>
        </w:rPr>
      </w:pPr>
    </w:p>
    <w:p w14:paraId="33F3BB37" w14:textId="77777777" w:rsidR="003E1D99" w:rsidRPr="00853669" w:rsidRDefault="003E1D99" w:rsidP="003E1D99">
      <w:pPr>
        <w:spacing w:line="360" w:lineRule="auto"/>
        <w:rPr>
          <w:i/>
          <w:iCs/>
        </w:rPr>
      </w:pPr>
      <w:r w:rsidRPr="00853669">
        <w:rPr>
          <w:i/>
          <w:iCs/>
        </w:rPr>
        <w:t>Data Collection Procedures</w:t>
      </w:r>
    </w:p>
    <w:p w14:paraId="2861E94D" w14:textId="58E74F99" w:rsidR="003E1D99" w:rsidRPr="00853669" w:rsidRDefault="003E1D99" w:rsidP="003E1D99">
      <w:pPr>
        <w:spacing w:line="360" w:lineRule="auto"/>
      </w:pPr>
      <w:r w:rsidRPr="00100B73">
        <w:t xml:space="preserve">This survey targets the US adult general population. 2,716 participants </w:t>
      </w:r>
      <w:r>
        <w:t>were</w:t>
      </w:r>
      <w:r w:rsidRPr="00100B73">
        <w:t xml:space="preserve"> on </w:t>
      </w:r>
      <w:r>
        <w:t xml:space="preserve">recruited to complete surveys on </w:t>
      </w:r>
      <w:r w:rsidRPr="00100B73">
        <w:t xml:space="preserve">the platform Forthright. To be eligible for the study, participants </w:t>
      </w:r>
      <w:r>
        <w:t>were</w:t>
      </w:r>
      <w:r w:rsidRPr="00100B73">
        <w:t xml:space="preserve"> required to provide informed consent, be at least 18 years old, and be residents of the US. </w:t>
      </w:r>
      <w:r>
        <w:t>They</w:t>
      </w:r>
      <w:r w:rsidRPr="00100B73">
        <w:t xml:space="preserve"> </w:t>
      </w:r>
      <w:r>
        <w:t>were</w:t>
      </w:r>
      <w:r w:rsidRPr="00100B73">
        <w:t xml:space="preserve"> paid </w:t>
      </w:r>
      <w:r>
        <w:t>$</w:t>
      </w:r>
      <w:del w:id="202" w:author="Candis Watts Smith" w:date="2025-01-12T12:36:00Z" w16du:dateUtc="2025-01-12T17:36:00Z">
        <w:r w:rsidRPr="002F2C32" w:rsidDel="00912FA9">
          <w:rPr>
            <w:highlight w:val="yellow"/>
          </w:rPr>
          <w:delText>2.50</w:delText>
        </w:r>
      </w:del>
      <w:ins w:id="203" w:author="Candis Watts Smith" w:date="2025-01-12T12:36:00Z" w16du:dateUtc="2025-01-12T17:36:00Z">
        <w:r w:rsidR="00912FA9">
          <w:t>10</w:t>
        </w:r>
      </w:ins>
      <w:r w:rsidRPr="00100B73">
        <w:t xml:space="preserve"> for completing the 30-minute survey</w:t>
      </w:r>
      <w:r>
        <w:t xml:space="preserve">. Before cleaning, the sample is just under 51% women, and 49% men. The sample is more Democratic than the national average (39% versus 31%), but as Republican (25%). </w:t>
      </w:r>
      <w:r w:rsidRPr="00100B73">
        <w:t xml:space="preserve">I will apply exclusions for low response quality failing to pass </w:t>
      </w:r>
      <w:r>
        <w:t>two</w:t>
      </w:r>
      <w:r w:rsidRPr="00100B73">
        <w:t xml:space="preserve"> attention checks</w:t>
      </w:r>
      <w:r>
        <w:t xml:space="preserve">, </w:t>
      </w:r>
      <w:r w:rsidRPr="00100B73">
        <w:t>satisficing</w:t>
      </w:r>
      <w:r>
        <w:t>, and extreme outlier response times</w:t>
      </w:r>
      <w:r w:rsidRPr="00100B73">
        <w:t xml:space="preserve">. </w:t>
      </w:r>
      <w:r>
        <w:t xml:space="preserve">At this stage, I have removed respondents who completed failed attention checks, who spent 5 minutes or less with the expected 30-minute survey, obvious satisfices, and respondents who did not answer dependent variable questions. </w:t>
      </w:r>
    </w:p>
    <w:p w14:paraId="4F3FEAEA" w14:textId="77777777" w:rsidR="003E1D99" w:rsidRDefault="003E1D99" w:rsidP="003E1D99">
      <w:pPr>
        <w:spacing w:line="360" w:lineRule="auto"/>
      </w:pPr>
    </w:p>
    <w:p w14:paraId="6223F8D5" w14:textId="6106EE05" w:rsidR="003E1D99" w:rsidRDefault="003E1D99" w:rsidP="003E1D99">
      <w:pPr>
        <w:spacing w:line="360" w:lineRule="auto"/>
      </w:pPr>
      <w:r>
        <w:t xml:space="preserve">My </w:t>
      </w:r>
      <w:del w:id="204" w:author="Candis Watts Smith" w:date="2025-01-12T12:37:00Z" w16du:dateUtc="2025-01-12T17:37:00Z">
        <w:r w:rsidDel="00912FA9">
          <w:delText xml:space="preserve">primary </w:delText>
        </w:r>
      </w:del>
      <w:ins w:id="205" w:author="Candis Watts Smith" w:date="2025-01-12T12:37:00Z" w16du:dateUtc="2025-01-12T17:37:00Z">
        <w:r w:rsidR="00912FA9">
          <w:t xml:space="preserve">first </w:t>
        </w:r>
      </w:ins>
      <w:r>
        <w:t xml:space="preserve">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190DFDD0" w14:textId="77777777" w:rsidR="003E1D99" w:rsidRDefault="003E1D99" w:rsidP="003E1D99">
      <w:pPr>
        <w:spacing w:line="360" w:lineRule="auto"/>
        <w:rPr>
          <w:i/>
          <w:iCs/>
        </w:rPr>
      </w:pPr>
    </w:p>
    <w:p w14:paraId="48CEE6C2" w14:textId="07F0C8BD" w:rsidR="003E1D99" w:rsidRPr="006325BF" w:rsidRDefault="003E1D99" w:rsidP="003E1D99">
      <w:pPr>
        <w:spacing w:line="360" w:lineRule="auto"/>
        <w:rPr>
          <w:i/>
          <w:iCs/>
        </w:rPr>
      </w:pPr>
      <w:del w:id="206" w:author="Candis Watts Smith" w:date="2025-01-12T12:37:00Z" w16du:dateUtc="2025-01-12T17:37:00Z">
        <w:r w:rsidDel="00912FA9">
          <w:rPr>
            <w:i/>
            <w:iCs/>
          </w:rPr>
          <w:delText>Treatment</w:delText>
        </w:r>
      </w:del>
      <w:ins w:id="207" w:author="Candis Watts Smith" w:date="2025-01-12T12:37:00Z" w16du:dateUtc="2025-01-12T17:37:00Z">
        <w:r w:rsidR="00912FA9">
          <w:rPr>
            <w:i/>
            <w:iCs/>
          </w:rPr>
          <w:t>Variables</w:t>
        </w:r>
      </w:ins>
    </w:p>
    <w:p w14:paraId="44778448" w14:textId="77777777" w:rsidR="003E1D99" w:rsidRDefault="003E1D99" w:rsidP="003E1D99">
      <w:pPr>
        <w:spacing w:line="360" w:lineRule="auto"/>
      </w:pPr>
      <w:del w:id="208" w:author="Candis Watts Smith" w:date="2025-01-12T12:37:00Z" w16du:dateUtc="2025-01-12T17:37:00Z">
        <w:r w:rsidDel="00912FA9">
          <w:delText xml:space="preserve">Throughout this proposal, the ‘treatment’ is personal impact. </w:delText>
        </w:r>
      </w:del>
      <w:r>
        <w:t xml:space="preserve">Participants are asked whether, “in the past five years,” they or “someone they know well” had any of 12 experiences, including “been incarcerated in jail or prison, and “been a victim of violent crime.” They are reminded that their responses are confidential and can select both themselves and “someone they know well.” I am interested in how people who have been incarcerated, know incarcerated people, have been victims, and combinations of these differ from those who select “no/don’t know” – those who have not been impacted – so maintain these responses, but also create a binary treatment variable differentiating between all those who have been impacted versus those who are not impacted. </w:t>
      </w:r>
    </w:p>
    <w:p w14:paraId="381A95E6" w14:textId="77777777" w:rsidR="003E1D99" w:rsidRDefault="003E1D99" w:rsidP="003E1D99">
      <w:pPr>
        <w:spacing w:line="360" w:lineRule="auto"/>
      </w:pPr>
    </w:p>
    <w:p w14:paraId="6EF566ED" w14:textId="77777777" w:rsidR="003E1D99" w:rsidRDefault="003E1D99" w:rsidP="003E1D99">
      <w:pPr>
        <w:spacing w:line="360" w:lineRule="auto"/>
      </w:pPr>
      <w:r>
        <w:t xml:space="preserve">I use different measures for impact at different stages in my analysis. First, I create a binary impact variable (any impact)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shrinks/varies across assortments of experiences (for example, I found that 9 participants had both been and know someone incarcerated, and been a victim of violent crime, whereas 206 know someone incarcerated and a victim, but 145 only know a victim and 274 only know someone incarcerated). </w:t>
      </w:r>
    </w:p>
    <w:p w14:paraId="577A9226" w14:textId="77777777" w:rsidR="003E1D99" w:rsidRPr="00B72673" w:rsidRDefault="003E1D99" w:rsidP="003E1D99">
      <w:pPr>
        <w:spacing w:line="360" w:lineRule="auto"/>
        <w:rPr>
          <w:b/>
          <w:bCs/>
          <w:sz w:val="22"/>
          <w:szCs w:val="22"/>
        </w:rPr>
      </w:pPr>
      <w:r w:rsidRPr="00B72673">
        <w:rPr>
          <w:b/>
          <w:bCs/>
          <w:sz w:val="22"/>
          <w:szCs w:val="22"/>
        </w:rPr>
        <w:t>Table 1:</w:t>
      </w:r>
    </w:p>
    <w:p w14:paraId="1445A5FB" w14:textId="77777777" w:rsidR="003E1D99" w:rsidRDefault="003E1D99" w:rsidP="003E1D99">
      <w:pPr>
        <w:spacing w:line="360" w:lineRule="auto"/>
      </w:pPr>
      <w:r w:rsidRPr="00DE4A4F">
        <w:rPr>
          <w:noProof/>
        </w:rPr>
        <w:lastRenderedPageBreak/>
        <w:drawing>
          <wp:inline distT="0" distB="0" distL="0" distR="0" wp14:anchorId="315158C2" wp14:editId="18C6E285">
            <wp:extent cx="2742905" cy="2951430"/>
            <wp:effectExtent l="0" t="0" r="635" b="0"/>
            <wp:docPr id="9333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
                    <pic:cNvPicPr/>
                  </pic:nvPicPr>
                  <pic:blipFill>
                    <a:blip r:embed="rId11"/>
                    <a:stretch>
                      <a:fillRect/>
                    </a:stretch>
                  </pic:blipFill>
                  <pic:spPr>
                    <a:xfrm>
                      <a:off x="0" y="0"/>
                      <a:ext cx="2758433" cy="2968138"/>
                    </a:xfrm>
                    <a:prstGeom prst="rect">
                      <a:avLst/>
                    </a:prstGeom>
                  </pic:spPr>
                </pic:pic>
              </a:graphicData>
            </a:graphic>
          </wp:inline>
        </w:drawing>
      </w:r>
    </w:p>
    <w:p w14:paraId="4EFD506B" w14:textId="77777777" w:rsidR="003E1D99" w:rsidRDefault="003E1D99" w:rsidP="003E1D99">
      <w:pPr>
        <w:spacing w:line="360" w:lineRule="auto"/>
      </w:pPr>
    </w:p>
    <w:p w14:paraId="67030896" w14:textId="77777777" w:rsidR="003E1D99" w:rsidRDefault="003E1D99" w:rsidP="003E1D99">
      <w:pPr>
        <w:spacing w:line="360" w:lineRule="auto"/>
        <w:sectPr w:rsidR="003E1D99" w:rsidSect="003E1D99">
          <w:footerReference w:type="even" r:id="rId12"/>
          <w:footerReference w:type="default" r:id="rId13"/>
          <w:headerReference w:type="first" r:id="rId14"/>
          <w:pgSz w:w="12240" w:h="15840"/>
          <w:pgMar w:top="1440" w:right="1440" w:bottom="1440" w:left="1440" w:header="720" w:footer="720" w:gutter="0"/>
          <w:cols w:space="720"/>
          <w:titlePg/>
          <w:docGrid w:linePitch="360"/>
        </w:sectPr>
      </w:pPr>
    </w:p>
    <w:p w14:paraId="7A6D5C06" w14:textId="67E39422" w:rsidR="003E1D99" w:rsidDel="00195352" w:rsidRDefault="00912FA9" w:rsidP="003E1D99">
      <w:pPr>
        <w:spacing w:line="360" w:lineRule="auto"/>
        <w:rPr>
          <w:del w:id="209" w:author="Candis Watts Smith" w:date="2025-01-12T12:38:00Z" w16du:dateUtc="2025-01-12T17:38:00Z"/>
        </w:rPr>
      </w:pPr>
      <w:ins w:id="210" w:author="Candis Watts Smith" w:date="2025-01-12T12:39:00Z" w16du:dateUtc="2025-01-12T17:39:00Z">
        <w:r>
          <w:t>Deservingness</w:t>
        </w:r>
      </w:ins>
      <w:del w:id="211" w:author="Candis Watts Smith" w:date="2025-01-12T12:38:00Z" w16du:dateUtc="2025-01-12T17:38:00Z">
        <w:r w:rsidR="003E1D99" w:rsidDel="00912FA9">
          <w:delText>Treatment A: Been incarcerated</w:delText>
        </w:r>
      </w:del>
    </w:p>
    <w:p w14:paraId="14E0F166" w14:textId="59B845C0" w:rsidR="00195352" w:rsidRDefault="00195352">
      <w:pPr>
        <w:rPr>
          <w:ins w:id="212" w:author="Candis Watts Smith" w:date="2025-01-12T12:40:00Z" w16du:dateUtc="2025-01-12T17:40:00Z"/>
        </w:rPr>
      </w:pPr>
    </w:p>
    <w:p w14:paraId="5D2AE4CB" w14:textId="20B7B5E8" w:rsidR="00195352" w:rsidRDefault="00195352">
      <w:pPr>
        <w:rPr>
          <w:ins w:id="213" w:author="Candis Watts Smith" w:date="2025-01-12T12:40:00Z" w16du:dateUtc="2025-01-12T17:40:00Z"/>
        </w:rPr>
      </w:pPr>
      <w:ins w:id="214" w:author="Candis Watts Smith" w:date="2025-01-12T12:40:00Z" w16du:dateUtc="2025-01-12T17:40:00Z">
        <w:r>
          <w:t>How is this measured</w:t>
        </w:r>
      </w:ins>
    </w:p>
    <w:p w14:paraId="5AA3822A" w14:textId="77777777" w:rsidR="00912FA9" w:rsidRDefault="00912FA9" w:rsidP="003E1D99">
      <w:pPr>
        <w:spacing w:line="360" w:lineRule="auto"/>
        <w:rPr>
          <w:ins w:id="215" w:author="Candis Watts Smith" w:date="2025-01-12T13:10:00Z" w16du:dateUtc="2025-01-12T18:10:00Z"/>
        </w:rPr>
      </w:pPr>
    </w:p>
    <w:p w14:paraId="0952BA8E" w14:textId="2A0CD47D" w:rsidR="00195352" w:rsidRDefault="00195352" w:rsidP="003E1D99">
      <w:pPr>
        <w:spacing w:line="360" w:lineRule="auto"/>
        <w:rPr>
          <w:ins w:id="216" w:author="Candis Watts Smith" w:date="2025-01-12T13:10:00Z" w16du:dateUtc="2025-01-12T18:10:00Z"/>
        </w:rPr>
      </w:pPr>
      <w:ins w:id="217" w:author="Candis Watts Smith" w:date="2025-01-12T13:10:00Z" w16du:dateUtc="2025-01-12T18:10:00Z">
        <w:r>
          <w:t>Policy Assessments</w:t>
        </w:r>
      </w:ins>
    </w:p>
    <w:p w14:paraId="04F18AF1" w14:textId="77777777" w:rsidR="00195352" w:rsidRDefault="00195352" w:rsidP="003E1D99">
      <w:pPr>
        <w:spacing w:line="360" w:lineRule="auto"/>
        <w:rPr>
          <w:ins w:id="218" w:author="Candis Watts Smith" w:date="2025-01-12T12:39:00Z" w16du:dateUtc="2025-01-12T17:39:00Z"/>
        </w:rPr>
      </w:pPr>
    </w:p>
    <w:p w14:paraId="66431954" w14:textId="11BFF45E" w:rsidR="00912FA9" w:rsidRDefault="00912FA9" w:rsidP="003E1D99">
      <w:pPr>
        <w:spacing w:line="360" w:lineRule="auto"/>
        <w:rPr>
          <w:ins w:id="219" w:author="Candis Watts Smith" w:date="2025-01-12T12:39:00Z" w16du:dateUtc="2025-01-12T17:39:00Z"/>
        </w:rPr>
      </w:pPr>
      <w:ins w:id="220" w:author="Candis Watts Smith" w:date="2025-01-12T12:39:00Z" w16du:dateUtc="2025-01-12T17:39:00Z">
        <w:r>
          <w:t xml:space="preserve">Policy </w:t>
        </w:r>
        <w:r w:rsidR="00195352">
          <w:t>D</w:t>
        </w:r>
      </w:ins>
      <w:ins w:id="221" w:author="Candis Watts Smith" w:date="2025-01-12T12:40:00Z" w16du:dateUtc="2025-01-12T17:40:00Z">
        <w:r w:rsidR="00195352">
          <w:t>omains</w:t>
        </w:r>
      </w:ins>
    </w:p>
    <w:p w14:paraId="507043D8" w14:textId="5C183548" w:rsidR="003E1D99" w:rsidDel="00912FA9" w:rsidRDefault="00195352">
      <w:pPr>
        <w:rPr>
          <w:del w:id="222" w:author="Candis Watts Smith" w:date="2025-01-12T12:38:00Z" w16du:dateUtc="2025-01-12T17:38:00Z"/>
        </w:rPr>
        <w:pPrChange w:id="223" w:author="Candis Watts Smith" w:date="2025-01-12T13:10:00Z" w16du:dateUtc="2025-01-12T18:10:00Z">
          <w:pPr>
            <w:spacing w:line="360" w:lineRule="auto"/>
          </w:pPr>
        </w:pPrChange>
      </w:pPr>
      <w:ins w:id="224" w:author="Candis Watts Smith" w:date="2025-01-12T12:40:00Z" w16du:dateUtc="2025-01-12T17:40:00Z">
        <w:r>
          <w:t xml:space="preserve">Which policy domains will you compare? </w:t>
        </w:r>
      </w:ins>
      <w:del w:id="225" w:author="Candis Watts Smith" w:date="2025-01-12T12:38:00Z" w16du:dateUtc="2025-01-12T17:38:00Z">
        <w:r w:rsidR="003E1D99" w:rsidDel="00912FA9">
          <w:delText>Treatment B: Know incarcerated</w:delText>
        </w:r>
      </w:del>
    </w:p>
    <w:p w14:paraId="7DE7A46F" w14:textId="77777777" w:rsidR="003E1D99" w:rsidDel="00912FA9" w:rsidRDefault="003E1D99">
      <w:pPr>
        <w:rPr>
          <w:del w:id="226" w:author="Candis Watts Smith" w:date="2025-01-12T12:38:00Z" w16du:dateUtc="2025-01-12T17:38:00Z"/>
        </w:rPr>
        <w:pPrChange w:id="227" w:author="Candis Watts Smith" w:date="2025-01-12T13:10:00Z" w16du:dateUtc="2025-01-12T18:10:00Z">
          <w:pPr>
            <w:spacing w:line="360" w:lineRule="auto"/>
          </w:pPr>
        </w:pPrChange>
      </w:pPr>
      <w:del w:id="228" w:author="Candis Watts Smith" w:date="2025-01-12T12:38:00Z" w16du:dateUtc="2025-01-12T17:38:00Z">
        <w:r w:rsidDel="00912FA9">
          <w:delText>Treatment C: Been victim</w:delText>
        </w:r>
      </w:del>
    </w:p>
    <w:p w14:paraId="3A9C36E7" w14:textId="77777777" w:rsidR="003E1D99" w:rsidDel="00912FA9" w:rsidRDefault="003E1D99">
      <w:pPr>
        <w:rPr>
          <w:del w:id="229" w:author="Candis Watts Smith" w:date="2025-01-12T12:38:00Z" w16du:dateUtc="2025-01-12T17:38:00Z"/>
        </w:rPr>
        <w:pPrChange w:id="230" w:author="Candis Watts Smith" w:date="2025-01-12T13:10:00Z" w16du:dateUtc="2025-01-12T18:10:00Z">
          <w:pPr>
            <w:spacing w:line="360" w:lineRule="auto"/>
          </w:pPr>
        </w:pPrChange>
      </w:pPr>
      <w:del w:id="231" w:author="Candis Watts Smith" w:date="2025-01-12T12:38:00Z" w16du:dateUtc="2025-01-12T17:38:00Z">
        <w:r w:rsidDel="00912FA9">
          <w:delText>Treatment D: Know victim</w:delText>
        </w:r>
      </w:del>
    </w:p>
    <w:p w14:paraId="15F30A12" w14:textId="77777777" w:rsidR="003E1D99" w:rsidDel="00912FA9" w:rsidRDefault="003E1D99">
      <w:pPr>
        <w:rPr>
          <w:del w:id="232" w:author="Candis Watts Smith" w:date="2025-01-12T12:38:00Z" w16du:dateUtc="2025-01-12T17:38:00Z"/>
        </w:rPr>
        <w:pPrChange w:id="233" w:author="Candis Watts Smith" w:date="2025-01-12T13:10:00Z" w16du:dateUtc="2025-01-12T18:10:00Z">
          <w:pPr>
            <w:spacing w:line="360" w:lineRule="auto"/>
          </w:pPr>
        </w:pPrChange>
      </w:pPr>
      <w:del w:id="234" w:author="Candis Watts Smith" w:date="2025-01-12T12:38:00Z" w16du:dateUtc="2025-01-12T17:38:00Z">
        <w:r w:rsidDel="00912FA9">
          <w:delText>Treatment D: Been impacted (one or combination of A-D)</w:delText>
        </w:r>
      </w:del>
    </w:p>
    <w:p w14:paraId="27D61953" w14:textId="77777777" w:rsidR="003E1D99" w:rsidDel="00912FA9" w:rsidRDefault="003E1D99">
      <w:pPr>
        <w:rPr>
          <w:del w:id="235" w:author="Candis Watts Smith" w:date="2025-01-12T12:38:00Z" w16du:dateUtc="2025-01-12T17:38:00Z"/>
        </w:rPr>
        <w:pPrChange w:id="236" w:author="Candis Watts Smith" w:date="2025-01-12T13:10:00Z" w16du:dateUtc="2025-01-12T18:10:00Z">
          <w:pPr>
            <w:spacing w:line="360" w:lineRule="auto"/>
          </w:pPr>
        </w:pPrChange>
      </w:pPr>
      <w:del w:id="237" w:author="Candis Watts Smith" w:date="2025-01-12T12:38:00Z" w16du:dateUtc="2025-01-12T17:38:00Z">
        <w:r w:rsidDel="00912FA9">
          <w:delText>Treatment F: Not impacted (none of A-D)</w:delText>
        </w:r>
      </w:del>
    </w:p>
    <w:p w14:paraId="5B965540" w14:textId="77777777" w:rsidR="003E1D99" w:rsidDel="00912FA9" w:rsidRDefault="003E1D99">
      <w:pPr>
        <w:rPr>
          <w:del w:id="238" w:author="Candis Watts Smith" w:date="2025-01-12T12:38:00Z" w16du:dateUtc="2025-01-12T17:38:00Z"/>
          <w:sz w:val="23"/>
          <w:szCs w:val="23"/>
        </w:rPr>
        <w:sectPr w:rsidR="003E1D99" w:rsidDel="00912FA9" w:rsidSect="003E1D99">
          <w:type w:val="continuous"/>
          <w:pgSz w:w="12240" w:h="15840"/>
          <w:pgMar w:top="1440" w:right="1440" w:bottom="1440" w:left="1440" w:header="720" w:footer="720" w:gutter="0"/>
          <w:cols w:num="2" w:space="720"/>
          <w:titlePg/>
          <w:docGrid w:linePitch="360"/>
        </w:sectPr>
        <w:pPrChange w:id="239" w:author="Candis Watts Smith" w:date="2025-01-12T13:10:00Z" w16du:dateUtc="2025-01-12T18:10:00Z">
          <w:pPr>
            <w:spacing w:line="360" w:lineRule="auto"/>
          </w:pPr>
        </w:pPrChange>
      </w:pPr>
    </w:p>
    <w:p w14:paraId="21502F22" w14:textId="77777777" w:rsidR="00760C6C" w:rsidRDefault="00760C6C" w:rsidP="00195352"/>
    <w:sectPr w:rsidR="00760C6C"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ndis Watts Smith" w:date="2025-01-12T11:03:00Z" w:initials="CS">
    <w:p w14:paraId="2A4BD051" w14:textId="77777777" w:rsidR="001C3B60" w:rsidRDefault="001C3B60" w:rsidP="001C3B60">
      <w:r>
        <w:rPr>
          <w:rStyle w:val="CommentReference"/>
        </w:rPr>
        <w:annotationRef/>
      </w:r>
      <w:r>
        <w:rPr>
          <w:color w:val="000000"/>
          <w:sz w:val="20"/>
          <w:szCs w:val="20"/>
        </w:rPr>
        <w:t>Awkward.</w:t>
      </w:r>
    </w:p>
  </w:comment>
  <w:comment w:id="11" w:author="Candis Watts Smith" w:date="2025-01-12T11:05:00Z" w:initials="CS">
    <w:p w14:paraId="7360633F" w14:textId="77777777" w:rsidR="001C3B60" w:rsidRDefault="001C3B60" w:rsidP="001C3B60">
      <w:r>
        <w:rPr>
          <w:rStyle w:val="CommentReference"/>
        </w:rPr>
        <w:annotationRef/>
      </w:r>
      <w:r>
        <w:rPr>
          <w:color w:val="000000"/>
          <w:sz w:val="20"/>
          <w:szCs w:val="20"/>
        </w:rPr>
        <w:t xml:space="preserve">Generally speaking, if you use a direct quote, it is expected to share the page number of that quote. You can deal with that formality later. </w:t>
      </w:r>
    </w:p>
  </w:comment>
  <w:comment w:id="12" w:author="Candis Watts Smith" w:date="2025-01-12T11:05:00Z" w:initials="CS">
    <w:p w14:paraId="6A6E56A1" w14:textId="77777777" w:rsidR="001C3B60" w:rsidRDefault="001C3B60" w:rsidP="001C3B60">
      <w:r>
        <w:rPr>
          <w:rStyle w:val="CommentReference"/>
        </w:rPr>
        <w:annotationRef/>
      </w:r>
      <w:r>
        <w:rPr>
          <w:color w:val="000000"/>
          <w:sz w:val="20"/>
          <w:szCs w:val="20"/>
        </w:rPr>
        <w:t>You’ll need a citation at the end of sentences that start with “Scholars say/show…”</w:t>
      </w:r>
    </w:p>
  </w:comment>
  <w:comment w:id="13" w:author="Candis Watts Smith" w:date="2025-01-12T11:07:00Z" w:initials="CS">
    <w:p w14:paraId="0BBF778D" w14:textId="77777777" w:rsidR="001C3B60" w:rsidRDefault="001C3B60" w:rsidP="001C3B60">
      <w:r>
        <w:rPr>
          <w:rStyle w:val="CommentReference"/>
        </w:rPr>
        <w:annotationRef/>
      </w:r>
      <w:r>
        <w:rPr>
          <w:color w:val="000000"/>
          <w:sz w:val="20"/>
          <w:szCs w:val="20"/>
        </w:rPr>
        <w:t>There are three questions listed. Three is almost always too many questions. The third question, in this case, is a broader question that can serve as an overarching theoretical framework for a larger project (including the dissertation). Nix it here. Circle back to it later.</w:t>
      </w:r>
    </w:p>
  </w:comment>
  <w:comment w:id="14" w:author="Candis Watts Smith" w:date="2025-01-12T11:07:00Z" w:initials="CS">
    <w:p w14:paraId="194DA953" w14:textId="77777777" w:rsidR="001C3B60" w:rsidRDefault="001C3B60" w:rsidP="001C3B60">
      <w:r>
        <w:rPr>
          <w:rStyle w:val="CommentReference"/>
        </w:rPr>
        <w:annotationRef/>
      </w:r>
      <w:r>
        <w:rPr>
          <w:color w:val="000000"/>
          <w:sz w:val="20"/>
          <w:szCs w:val="20"/>
        </w:rPr>
        <w:t>Like what? Welfare?</w:t>
      </w:r>
    </w:p>
  </w:comment>
  <w:comment w:id="16" w:author="Candis Watts Smith" w:date="2025-01-12T11:09:00Z" w:initials="CS">
    <w:p w14:paraId="3736D9D0" w14:textId="77777777" w:rsidR="001C3B60" w:rsidRDefault="001C3B60" w:rsidP="001C3B60">
      <w:r>
        <w:rPr>
          <w:rStyle w:val="CommentReference"/>
        </w:rPr>
        <w:annotationRef/>
      </w:r>
      <w:r>
        <w:rPr>
          <w:color w:val="000000"/>
          <w:sz w:val="20"/>
          <w:szCs w:val="20"/>
        </w:rPr>
        <w:t xml:space="preserve">Again, this is a good question. The data you have now will not move you forward on this question now. The upside is that you don’t need data now. </w:t>
      </w:r>
    </w:p>
  </w:comment>
  <w:comment w:id="17" w:author="Candis Watts Smith" w:date="2025-01-12T11:10:00Z" w:initials="CS">
    <w:p w14:paraId="5A0C938B" w14:textId="77777777" w:rsidR="001C3B60" w:rsidRDefault="001C3B60" w:rsidP="001C3B60">
      <w:r>
        <w:rPr>
          <w:rStyle w:val="CommentReference"/>
        </w:rPr>
        <w:annotationRef/>
      </w:r>
      <w:r>
        <w:rPr>
          <w:color w:val="000000"/>
          <w:sz w:val="20"/>
          <w:szCs w:val="20"/>
        </w:rPr>
        <w:t>For this paragraph to make sense to anyone not familiar with the theory, you will have to explain the 2x2 situation: Power and deservingness.</w:t>
      </w:r>
    </w:p>
  </w:comment>
  <w:comment w:id="18" w:author="Candis Watts Smith" w:date="2025-01-12T11:11:00Z" w:initials="CS">
    <w:p w14:paraId="0C600C13" w14:textId="77777777" w:rsidR="001C3B60" w:rsidRDefault="001C3B60" w:rsidP="001C3B60">
      <w:r>
        <w:rPr>
          <w:rStyle w:val="CommentReference"/>
        </w:rPr>
        <w:annotationRef/>
      </w:r>
      <w:r>
        <w:rPr>
          <w:color w:val="000000"/>
          <w:sz w:val="20"/>
          <w:szCs w:val="20"/>
        </w:rPr>
        <w:t>Do not bring up questions in the literature review. The lit review is designed to help the reader understand how you’ve come to develop your hypotheses.</w:t>
      </w:r>
    </w:p>
  </w:comment>
  <w:comment w:id="58" w:author="Candis Watts Smith" w:date="2025-01-12T11:52:00Z" w:initials="CS">
    <w:p w14:paraId="5AFE1803" w14:textId="77777777" w:rsidR="00381330" w:rsidRDefault="00381330" w:rsidP="00381330">
      <w:r>
        <w:rPr>
          <w:rStyle w:val="CommentReference"/>
        </w:rPr>
        <w:annotationRef/>
      </w:r>
      <w:r>
        <w:rPr>
          <w:color w:val="000000"/>
          <w:sz w:val="20"/>
          <w:szCs w:val="20"/>
        </w:rPr>
        <w:t xml:space="preserve">What you want to do is to lay out what the extant research in this area says, then you can say, what’s missing.ents </w:t>
      </w:r>
    </w:p>
  </w:comment>
  <w:comment w:id="59" w:author="Candis Watts Smith" w:date="2025-01-12T11:12:00Z" w:initials="CS">
    <w:p w14:paraId="29945D8A" w14:textId="5217BB34" w:rsidR="001C3B60" w:rsidRDefault="001C3B60" w:rsidP="001C3B60">
      <w:r>
        <w:rPr>
          <w:rStyle w:val="CommentReference"/>
        </w:rPr>
        <w:annotationRef/>
      </w:r>
      <w:r>
        <w:rPr>
          <w:color w:val="000000"/>
          <w:sz w:val="20"/>
          <w:szCs w:val="20"/>
        </w:rPr>
        <w:t>The lit review is not a place for musings.</w:t>
      </w:r>
    </w:p>
  </w:comment>
  <w:comment w:id="60" w:author="Candis Watts Smith" w:date="2025-01-12T11:13:00Z" w:initials="CS">
    <w:p w14:paraId="10939F81" w14:textId="77777777" w:rsidR="001C3B60" w:rsidRDefault="001C3B60" w:rsidP="001C3B60">
      <w:r>
        <w:rPr>
          <w:rStyle w:val="CommentReference"/>
        </w:rPr>
        <w:annotationRef/>
      </w:r>
      <w:r>
        <w:rPr>
          <w:color w:val="000000"/>
          <w:sz w:val="20"/>
          <w:szCs w:val="20"/>
        </w:rPr>
        <w:t>Carceral citizens are a specific example of deviants? That is, are you working to understand whether disgusts flattens people’s assessments of those categorized as “deviants,” or just those who are incarcerated?</w:t>
      </w:r>
    </w:p>
  </w:comment>
  <w:comment w:id="64" w:author="Candis Watts Smith" w:date="2025-01-12T11:15:00Z" w:initials="CS">
    <w:p w14:paraId="7D2A9CDE" w14:textId="77777777" w:rsidR="00F0734C" w:rsidRDefault="00F0734C" w:rsidP="00F0734C">
      <w:r>
        <w:rPr>
          <w:rStyle w:val="CommentReference"/>
        </w:rPr>
        <w:annotationRef/>
      </w:r>
      <w:r>
        <w:rPr>
          <w:color w:val="000000"/>
          <w:sz w:val="20"/>
          <w:szCs w:val="20"/>
        </w:rPr>
        <w:t>This paragraph articulates a hypothesis. It doesn’t belong here.</w:t>
      </w:r>
    </w:p>
  </w:comment>
  <w:comment w:id="65" w:author="Candis Watts Smith" w:date="2025-01-12T11:14:00Z" w:initials="CS">
    <w:p w14:paraId="1D0233F6" w14:textId="130AD62B" w:rsidR="00F0734C" w:rsidRDefault="00F0734C" w:rsidP="00F0734C">
      <w:r>
        <w:rPr>
          <w:rStyle w:val="CommentReference"/>
        </w:rPr>
        <w:annotationRef/>
      </w:r>
      <w:r>
        <w:rPr>
          <w:color w:val="000000"/>
          <w:sz w:val="20"/>
          <w:szCs w:val="20"/>
        </w:rPr>
        <w:t xml:space="preserve">Also? In addition to what? You only listed one thing on page 4 about the Identity component in CARIN. </w:t>
      </w:r>
    </w:p>
  </w:comment>
  <w:comment w:id="66" w:author="Candis Watts Smith" w:date="2025-01-12T11:15:00Z" w:initials="CS">
    <w:p w14:paraId="0C2CD2E8" w14:textId="77777777" w:rsidR="00F0734C" w:rsidRDefault="00F0734C" w:rsidP="00F0734C">
      <w:r>
        <w:rPr>
          <w:rStyle w:val="CommentReference"/>
        </w:rPr>
        <w:annotationRef/>
      </w:r>
      <w:r>
        <w:rPr>
          <w:color w:val="000000"/>
          <w:sz w:val="20"/>
          <w:szCs w:val="20"/>
        </w:rPr>
        <w:t>Unclear.</w:t>
      </w:r>
    </w:p>
  </w:comment>
  <w:comment w:id="67" w:author="Candis Watts Smith" w:date="2025-01-12T11:15:00Z" w:initials="CS">
    <w:p w14:paraId="6D03841E" w14:textId="77777777" w:rsidR="00F0734C" w:rsidRDefault="00F0734C" w:rsidP="00F0734C">
      <w:r>
        <w:rPr>
          <w:rStyle w:val="CommentReference"/>
        </w:rPr>
        <w:annotationRef/>
      </w:r>
      <w:r>
        <w:rPr>
          <w:sz w:val="20"/>
          <w:szCs w:val="20"/>
        </w:rPr>
        <w:t>Be specific or provide examples. This “subset” idea is unclear.</w:t>
      </w:r>
    </w:p>
  </w:comment>
  <w:comment w:id="68" w:author="Candis Watts Smith" w:date="2025-01-12T11:21:00Z" w:initials="CS">
    <w:p w14:paraId="3DA83F03" w14:textId="77777777" w:rsidR="00F0734C" w:rsidRDefault="00F0734C" w:rsidP="00F0734C">
      <w:r>
        <w:rPr>
          <w:rStyle w:val="CommentReference"/>
        </w:rPr>
        <w:annotationRef/>
      </w:r>
      <w:r>
        <w:rPr>
          <w:sz w:val="20"/>
          <w:szCs w:val="20"/>
        </w:rPr>
        <w:t>What you need to do here is to just focus on what the current/existing literature says about “subsets.” Yalidy Matos has a paper about DREAMers. Schnnider and Ingram also have a paper about how politicians skim parts of groups away from other parts to reward some and punish others. You also have the Grove &amp; Zwi and Thielo work here.</w:t>
      </w:r>
    </w:p>
    <w:p w14:paraId="7A863C5D" w14:textId="77777777" w:rsidR="00F0734C" w:rsidRDefault="00F0734C" w:rsidP="00F0734C"/>
    <w:p w14:paraId="0AC6B9AB" w14:textId="77777777" w:rsidR="00F0734C" w:rsidRDefault="00F0734C" w:rsidP="00F0734C">
      <w:r>
        <w:rPr>
          <w:sz w:val="20"/>
          <w:szCs w:val="20"/>
        </w:rPr>
        <w:t>You lay out these works in the literature review. Then,</w:t>
      </w:r>
    </w:p>
    <w:p w14:paraId="4897E8E7" w14:textId="77777777" w:rsidR="00F0734C" w:rsidRDefault="00F0734C" w:rsidP="00F0734C">
      <w:r>
        <w:rPr>
          <w:sz w:val="20"/>
          <w:szCs w:val="20"/>
        </w:rPr>
        <w:t>you apply these insights to your question about incarcerated people in your hypothesis. Save the “For instance, incarcerated parents…” for the hypothesis section.</w:t>
      </w:r>
    </w:p>
  </w:comment>
  <w:comment w:id="69" w:author="Candis Watts Smith" w:date="2025-01-12T11:16:00Z" w:initials="CS">
    <w:p w14:paraId="52AAB0C1" w14:textId="5CE41CE8" w:rsidR="00F0734C" w:rsidRDefault="00F0734C" w:rsidP="00F0734C">
      <w:r>
        <w:rPr>
          <w:rStyle w:val="CommentReference"/>
        </w:rPr>
        <w:annotationRef/>
      </w:r>
      <w:r>
        <w:rPr>
          <w:color w:val="000000"/>
          <w:sz w:val="20"/>
          <w:szCs w:val="20"/>
        </w:rPr>
        <w:t>This is a hypothesis. It doesn’t belong here.</w:t>
      </w:r>
    </w:p>
  </w:comment>
  <w:comment w:id="70" w:author="Candis Watts Smith" w:date="2025-01-12T11:22:00Z" w:initials="CS">
    <w:p w14:paraId="028B19E1" w14:textId="77777777" w:rsidR="00F0734C" w:rsidRDefault="00F0734C" w:rsidP="00F0734C">
      <w:r>
        <w:rPr>
          <w:rStyle w:val="CommentReference"/>
        </w:rPr>
        <w:annotationRef/>
      </w:r>
      <w:r>
        <w:rPr>
          <w:color w:val="000000"/>
          <w:sz w:val="20"/>
          <w:szCs w:val="20"/>
        </w:rPr>
        <w:t>This doesn’t belong here.</w:t>
      </w:r>
    </w:p>
  </w:comment>
  <w:comment w:id="71" w:author="Candis Watts Smith" w:date="2025-01-12T11:24:00Z" w:initials="CS">
    <w:p w14:paraId="6F47AFDC" w14:textId="77777777" w:rsidR="00F0734C" w:rsidRDefault="00F0734C" w:rsidP="00F0734C">
      <w:r>
        <w:rPr>
          <w:rStyle w:val="CommentReference"/>
        </w:rPr>
        <w:annotationRef/>
      </w:r>
      <w:r>
        <w:rPr>
          <w:color w:val="000000"/>
          <w:sz w:val="20"/>
          <w:szCs w:val="20"/>
        </w:rPr>
        <w:t>“We use hierarchies…deservingness”: You need a citation here. Set up the literature here, move your thoughts to a theory and hypothesis section.</w:t>
      </w:r>
    </w:p>
  </w:comment>
  <w:comment w:id="72" w:author="Candis Watts Smith" w:date="2025-01-12T11:29:00Z" w:initials="CS">
    <w:p w14:paraId="168873FB" w14:textId="77777777" w:rsidR="00DA25FC" w:rsidRDefault="00DA25FC" w:rsidP="00DA25FC">
      <w:r>
        <w:rPr>
          <w:rStyle w:val="CommentReference"/>
        </w:rPr>
        <w:annotationRef/>
      </w:r>
      <w:r>
        <w:rPr>
          <w:color w:val="000000"/>
          <w:sz w:val="20"/>
          <w:szCs w:val="20"/>
        </w:rPr>
        <w:t xml:space="preserve">I feel like we’re getting off track here. In the previous paragraph, you begin to talk about how “specific policIes” influence thoughts about deservingness, now you’re talking about racial hierarchies. Then you go back to policies in the next paragraph. </w:t>
      </w:r>
    </w:p>
    <w:p w14:paraId="0BD6139E" w14:textId="77777777" w:rsidR="00DA25FC" w:rsidRDefault="00DA25FC" w:rsidP="00DA25FC"/>
    <w:p w14:paraId="757317DB" w14:textId="77777777" w:rsidR="00DA25FC" w:rsidRDefault="00DA25FC" w:rsidP="00DA25FC">
      <w:r>
        <w:rPr>
          <w:color w:val="000000"/>
          <w:sz w:val="20"/>
          <w:szCs w:val="20"/>
        </w:rPr>
        <w:t>Maybe nix this paragraph and puts likes together?</w:t>
      </w:r>
    </w:p>
  </w:comment>
  <w:comment w:id="74" w:author="Candis Watts Smith" w:date="2025-01-12T11:26:00Z" w:initials="CS">
    <w:p w14:paraId="22252C72" w14:textId="61A18F78" w:rsidR="00DA25FC" w:rsidRDefault="00DA25FC" w:rsidP="00DA25FC">
      <w:r>
        <w:rPr>
          <w:rStyle w:val="CommentReference"/>
        </w:rPr>
        <w:annotationRef/>
      </w:r>
      <w:r>
        <w:rPr>
          <w:color w:val="000000"/>
          <w:sz w:val="20"/>
          <w:szCs w:val="20"/>
        </w:rPr>
        <w:t xml:space="preserve">This sentence is unwieldy. </w:t>
      </w:r>
    </w:p>
  </w:comment>
  <w:comment w:id="75" w:author="Candis Watts Smith" w:date="2025-01-12T11:26:00Z" w:initials="CS">
    <w:p w14:paraId="2A2A52F0" w14:textId="77777777" w:rsidR="00DA25FC" w:rsidRDefault="00DA25FC" w:rsidP="00DA25FC">
      <w:r>
        <w:rPr>
          <w:rStyle w:val="CommentReference"/>
        </w:rPr>
        <w:annotationRef/>
      </w:r>
      <w:r>
        <w:rPr>
          <w:color w:val="000000"/>
          <w:sz w:val="20"/>
          <w:szCs w:val="20"/>
        </w:rPr>
        <w:t>Something is missing here.</w:t>
      </w:r>
    </w:p>
  </w:comment>
  <w:comment w:id="77" w:author="Candis Watts Smith" w:date="2025-01-12T11:31:00Z" w:initials="CS">
    <w:p w14:paraId="283DC740" w14:textId="77777777" w:rsidR="00DA25FC" w:rsidRDefault="00DA25FC" w:rsidP="00DA25FC">
      <w:r>
        <w:rPr>
          <w:rStyle w:val="CommentReference"/>
        </w:rPr>
        <w:annotationRef/>
      </w:r>
      <w:r>
        <w:rPr>
          <w:color w:val="000000"/>
          <w:sz w:val="20"/>
          <w:szCs w:val="20"/>
        </w:rPr>
        <w:t xml:space="preserve">Again, you’ll put all of the stuff that is related to YOUR question, specifically, in a theory and hypothesis section. </w:t>
      </w:r>
    </w:p>
  </w:comment>
  <w:comment w:id="85" w:author="Candis Watts Smith" w:date="2025-01-12T11:36:00Z" w:initials="CS">
    <w:p w14:paraId="2BF7174B" w14:textId="77777777" w:rsidR="00434BFB" w:rsidRDefault="00434BFB" w:rsidP="00434BFB">
      <w:r>
        <w:rPr>
          <w:rStyle w:val="CommentReference"/>
        </w:rPr>
        <w:annotationRef/>
      </w:r>
      <w:r>
        <w:rPr>
          <w:sz w:val="20"/>
          <w:szCs w:val="20"/>
        </w:rPr>
        <w:t>This belongs in a different section.</w:t>
      </w:r>
    </w:p>
  </w:comment>
  <w:comment w:id="86" w:author="Candis Watts Smith" w:date="2025-01-12T12:12:00Z" w:initials="CS">
    <w:p w14:paraId="02C9DB8E" w14:textId="77777777" w:rsidR="009B3AD6" w:rsidRDefault="009B3AD6" w:rsidP="009B3AD6">
      <w:r>
        <w:rPr>
          <w:rStyle w:val="CommentReference"/>
        </w:rPr>
        <w:annotationRef/>
      </w:r>
      <w:r>
        <w:rPr>
          <w:color w:val="000000"/>
          <w:sz w:val="20"/>
          <w:szCs w:val="20"/>
        </w:rPr>
        <w:t>Rather than include these insights in the literature review, you can put them in the “Control Variable” section. Earlier, you mentioned that ideological leanings of the states do not necessarily comport with the policies they are producing, so you probably don’t want to get into there here. It’s not central to the your question or your hypothesis. But it will be central to the test you create.</w:t>
      </w:r>
    </w:p>
  </w:comment>
  <w:comment w:id="87" w:author="Candis Watts Smith" w:date="2025-01-12T12:13:00Z" w:initials="CS">
    <w:p w14:paraId="069B921A" w14:textId="77777777" w:rsidR="009B3AD6" w:rsidRDefault="009B3AD6" w:rsidP="009B3AD6">
      <w:r>
        <w:rPr>
          <w:rStyle w:val="CommentReference"/>
        </w:rPr>
        <w:annotationRef/>
      </w:r>
      <w:r>
        <w:rPr>
          <w:color w:val="000000"/>
          <w:sz w:val="20"/>
          <w:szCs w:val="20"/>
        </w:rPr>
        <w:t>This is a hypothesis. If you put this section as a “control variable,” then you can keep this section in tact.</w:t>
      </w:r>
    </w:p>
  </w:comment>
  <w:comment w:id="88" w:author="Candis Watts Smith" w:date="2025-01-12T12:13:00Z" w:initials="CS">
    <w:p w14:paraId="5A9278B8" w14:textId="77777777" w:rsidR="009B3AD6" w:rsidRDefault="009B3AD6" w:rsidP="009B3AD6">
      <w:r>
        <w:rPr>
          <w:rStyle w:val="CommentReference"/>
        </w:rPr>
        <w:annotationRef/>
      </w:r>
      <w:r>
        <w:rPr>
          <w:color w:val="000000"/>
          <w:sz w:val="20"/>
          <w:szCs w:val="20"/>
        </w:rPr>
        <w:t>Also a control variable.</w:t>
      </w:r>
    </w:p>
  </w:comment>
  <w:comment w:id="108" w:author="Candis Watts Smith" w:date="2025-01-12T12:20:00Z" w:initials="CS">
    <w:p w14:paraId="103A9220" w14:textId="77777777" w:rsidR="00271F9D" w:rsidRDefault="00271F9D" w:rsidP="00271F9D">
      <w:r>
        <w:rPr>
          <w:rStyle w:val="CommentReference"/>
        </w:rPr>
        <w:annotationRef/>
      </w:r>
      <w:r>
        <w:rPr>
          <w:color w:val="000000"/>
          <w:sz w:val="20"/>
          <w:szCs w:val="20"/>
        </w:rPr>
        <w:t>Upon reflection, these are two separate questions that can be composed in two separate papers, but we can talk about that later. Don’t change this now. You don’t have time.</w:t>
      </w:r>
    </w:p>
  </w:comment>
  <w:comment w:id="112" w:author="Candis Watts Smith" w:date="2025-01-12T12:14:00Z" w:initials="CS">
    <w:p w14:paraId="10DC8B04" w14:textId="674DDA54" w:rsidR="009B3AD6" w:rsidRDefault="009B3AD6" w:rsidP="009B3AD6">
      <w:r>
        <w:rPr>
          <w:rStyle w:val="CommentReference"/>
        </w:rPr>
        <w:annotationRef/>
      </w:r>
      <w:r>
        <w:rPr>
          <w:color w:val="000000"/>
          <w:sz w:val="20"/>
          <w:szCs w:val="20"/>
        </w:rPr>
        <w:t>I don’t remember you talking about this.</w:t>
      </w:r>
    </w:p>
  </w:comment>
  <w:comment w:id="116" w:author="Candis Watts Smith" w:date="2025-01-12T12:22:00Z" w:initials="CS">
    <w:p w14:paraId="201C1759" w14:textId="77777777" w:rsidR="00271F9D" w:rsidRDefault="00271F9D" w:rsidP="00271F9D">
      <w:r>
        <w:rPr>
          <w:rStyle w:val="CommentReference"/>
        </w:rPr>
        <w:annotationRef/>
      </w:r>
      <w:r>
        <w:rPr>
          <w:color w:val="000000"/>
          <w:sz w:val="20"/>
          <w:szCs w:val="20"/>
        </w:rPr>
        <w:t>This is an interesting (if not unexpected twist). Here, you have two kinds “interactions with incarcerated people”: those who are close to incarcerated people, and those who are victims. This is a cool idea.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4BD051" w15:done="0"/>
  <w15:commentEx w15:paraId="7360633F" w15:done="0"/>
  <w15:commentEx w15:paraId="6A6E56A1" w15:done="0"/>
  <w15:commentEx w15:paraId="0BBF778D" w15:done="0"/>
  <w15:commentEx w15:paraId="194DA953" w15:done="0"/>
  <w15:commentEx w15:paraId="3736D9D0" w15:done="0"/>
  <w15:commentEx w15:paraId="5A0C938B" w15:done="0"/>
  <w15:commentEx w15:paraId="0C600C13" w15:done="0"/>
  <w15:commentEx w15:paraId="5AFE1803" w15:done="0"/>
  <w15:commentEx w15:paraId="29945D8A" w15:done="0"/>
  <w15:commentEx w15:paraId="10939F81" w15:done="0"/>
  <w15:commentEx w15:paraId="7D2A9CDE" w15:done="0"/>
  <w15:commentEx w15:paraId="1D0233F6" w15:done="0"/>
  <w15:commentEx w15:paraId="0C2CD2E8" w15:done="0"/>
  <w15:commentEx w15:paraId="6D03841E" w15:done="0"/>
  <w15:commentEx w15:paraId="4897E8E7" w15:done="0"/>
  <w15:commentEx w15:paraId="52AAB0C1" w15:done="0"/>
  <w15:commentEx w15:paraId="028B19E1" w15:done="0"/>
  <w15:commentEx w15:paraId="6F47AFDC" w15:done="0"/>
  <w15:commentEx w15:paraId="757317DB" w15:done="0"/>
  <w15:commentEx w15:paraId="22252C72" w15:done="0"/>
  <w15:commentEx w15:paraId="2A2A52F0" w15:done="0"/>
  <w15:commentEx w15:paraId="283DC740" w15:done="0"/>
  <w15:commentEx w15:paraId="2BF7174B" w15:done="0"/>
  <w15:commentEx w15:paraId="02C9DB8E" w15:done="0"/>
  <w15:commentEx w15:paraId="069B921A" w15:done="0"/>
  <w15:commentEx w15:paraId="5A9278B8" w15:done="0"/>
  <w15:commentEx w15:paraId="103A9220" w15:done="0"/>
  <w15:commentEx w15:paraId="10DC8B04" w15:done="0"/>
  <w15:commentEx w15:paraId="201C17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F9136D" w16cex:dateUtc="2025-01-12T16:03:00Z"/>
  <w16cex:commentExtensible w16cex:durableId="464B90C8" w16cex:dateUtc="2025-01-12T16:05:00Z"/>
  <w16cex:commentExtensible w16cex:durableId="50CEEB9E" w16cex:dateUtc="2025-01-12T16:05:00Z"/>
  <w16cex:commentExtensible w16cex:durableId="54C7DBCD" w16cex:dateUtc="2025-01-12T16:07:00Z"/>
  <w16cex:commentExtensible w16cex:durableId="354F2431" w16cex:dateUtc="2025-01-12T16:07:00Z"/>
  <w16cex:commentExtensible w16cex:durableId="676E994C" w16cex:dateUtc="2025-01-12T16:09:00Z"/>
  <w16cex:commentExtensible w16cex:durableId="0064A757" w16cex:dateUtc="2025-01-12T16:10:00Z"/>
  <w16cex:commentExtensible w16cex:durableId="6EBB38F9" w16cex:dateUtc="2025-01-12T16:11:00Z"/>
  <w16cex:commentExtensible w16cex:durableId="1F3F694D" w16cex:dateUtc="2025-01-12T16:52:00Z"/>
  <w16cex:commentExtensible w16cex:durableId="4CD7C5E5" w16cex:dateUtc="2025-01-12T16:12:00Z"/>
  <w16cex:commentExtensible w16cex:durableId="6098D501" w16cex:dateUtc="2025-01-12T16:13:00Z"/>
  <w16cex:commentExtensible w16cex:durableId="5F05077E" w16cex:dateUtc="2025-01-12T16:15:00Z"/>
  <w16cex:commentExtensible w16cex:durableId="2A6A8637" w16cex:dateUtc="2025-01-12T16:14:00Z"/>
  <w16cex:commentExtensible w16cex:durableId="2E12FE1B" w16cex:dateUtc="2025-01-12T16:15:00Z"/>
  <w16cex:commentExtensible w16cex:durableId="78C83BE6" w16cex:dateUtc="2025-01-12T16:15:00Z"/>
  <w16cex:commentExtensible w16cex:durableId="53D5D5F8" w16cex:dateUtc="2025-01-12T16:21:00Z"/>
  <w16cex:commentExtensible w16cex:durableId="64D957B8" w16cex:dateUtc="2025-01-12T16:16:00Z"/>
  <w16cex:commentExtensible w16cex:durableId="5127F0C2" w16cex:dateUtc="2025-01-12T16:22:00Z"/>
  <w16cex:commentExtensible w16cex:durableId="094D79B3" w16cex:dateUtc="2025-01-12T16:24:00Z"/>
  <w16cex:commentExtensible w16cex:durableId="0BC98C42" w16cex:dateUtc="2025-01-12T16:29:00Z"/>
  <w16cex:commentExtensible w16cex:durableId="09A287BA" w16cex:dateUtc="2025-01-12T16:26:00Z"/>
  <w16cex:commentExtensible w16cex:durableId="58810C5A" w16cex:dateUtc="2025-01-12T16:26:00Z"/>
  <w16cex:commentExtensible w16cex:durableId="2B9E78FC" w16cex:dateUtc="2025-01-12T16:31:00Z"/>
  <w16cex:commentExtensible w16cex:durableId="65123C41" w16cex:dateUtc="2025-01-12T16:36:00Z"/>
  <w16cex:commentExtensible w16cex:durableId="625CD2E5" w16cex:dateUtc="2025-01-12T17:12:00Z"/>
  <w16cex:commentExtensible w16cex:durableId="7774C99B" w16cex:dateUtc="2025-01-12T17:13:00Z"/>
  <w16cex:commentExtensible w16cex:durableId="13F7042B" w16cex:dateUtc="2025-01-12T17:13:00Z"/>
  <w16cex:commentExtensible w16cex:durableId="018AC9CF" w16cex:dateUtc="2025-01-12T17:20:00Z"/>
  <w16cex:commentExtensible w16cex:durableId="2FB6ABC3" w16cex:dateUtc="2025-01-12T17:14:00Z"/>
  <w16cex:commentExtensible w16cex:durableId="052967C0" w16cex:dateUtc="2025-01-12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4BD051" w16cid:durableId="09F9136D"/>
  <w16cid:commentId w16cid:paraId="7360633F" w16cid:durableId="464B90C8"/>
  <w16cid:commentId w16cid:paraId="6A6E56A1" w16cid:durableId="50CEEB9E"/>
  <w16cid:commentId w16cid:paraId="0BBF778D" w16cid:durableId="54C7DBCD"/>
  <w16cid:commentId w16cid:paraId="194DA953" w16cid:durableId="354F2431"/>
  <w16cid:commentId w16cid:paraId="3736D9D0" w16cid:durableId="676E994C"/>
  <w16cid:commentId w16cid:paraId="5A0C938B" w16cid:durableId="0064A757"/>
  <w16cid:commentId w16cid:paraId="0C600C13" w16cid:durableId="6EBB38F9"/>
  <w16cid:commentId w16cid:paraId="5AFE1803" w16cid:durableId="1F3F694D"/>
  <w16cid:commentId w16cid:paraId="29945D8A" w16cid:durableId="4CD7C5E5"/>
  <w16cid:commentId w16cid:paraId="10939F81" w16cid:durableId="6098D501"/>
  <w16cid:commentId w16cid:paraId="7D2A9CDE" w16cid:durableId="5F05077E"/>
  <w16cid:commentId w16cid:paraId="1D0233F6" w16cid:durableId="2A6A8637"/>
  <w16cid:commentId w16cid:paraId="0C2CD2E8" w16cid:durableId="2E12FE1B"/>
  <w16cid:commentId w16cid:paraId="6D03841E" w16cid:durableId="78C83BE6"/>
  <w16cid:commentId w16cid:paraId="4897E8E7" w16cid:durableId="53D5D5F8"/>
  <w16cid:commentId w16cid:paraId="52AAB0C1" w16cid:durableId="64D957B8"/>
  <w16cid:commentId w16cid:paraId="028B19E1" w16cid:durableId="5127F0C2"/>
  <w16cid:commentId w16cid:paraId="6F47AFDC" w16cid:durableId="094D79B3"/>
  <w16cid:commentId w16cid:paraId="757317DB" w16cid:durableId="0BC98C42"/>
  <w16cid:commentId w16cid:paraId="22252C72" w16cid:durableId="09A287BA"/>
  <w16cid:commentId w16cid:paraId="2A2A52F0" w16cid:durableId="58810C5A"/>
  <w16cid:commentId w16cid:paraId="283DC740" w16cid:durableId="2B9E78FC"/>
  <w16cid:commentId w16cid:paraId="2BF7174B" w16cid:durableId="65123C41"/>
  <w16cid:commentId w16cid:paraId="02C9DB8E" w16cid:durableId="625CD2E5"/>
  <w16cid:commentId w16cid:paraId="069B921A" w16cid:durableId="7774C99B"/>
  <w16cid:commentId w16cid:paraId="5A9278B8" w16cid:durableId="13F7042B"/>
  <w16cid:commentId w16cid:paraId="103A9220" w16cid:durableId="018AC9CF"/>
  <w16cid:commentId w16cid:paraId="10DC8B04" w16cid:durableId="2FB6ABC3"/>
  <w16cid:commentId w16cid:paraId="201C1759" w16cid:durableId="052967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2AAF2" w14:textId="77777777" w:rsidR="00E67BF7" w:rsidRDefault="00E67BF7" w:rsidP="003E1D99">
      <w:r>
        <w:separator/>
      </w:r>
    </w:p>
  </w:endnote>
  <w:endnote w:type="continuationSeparator" w:id="0">
    <w:p w14:paraId="16B414C3" w14:textId="77777777" w:rsidR="00E67BF7" w:rsidRDefault="00E67BF7" w:rsidP="003E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9825021"/>
      <w:docPartObj>
        <w:docPartGallery w:val="Page Numbers (Bottom of Page)"/>
        <w:docPartUnique/>
      </w:docPartObj>
    </w:sdtPr>
    <w:sdtContent>
      <w:p w14:paraId="5ABDB0E5" w14:textId="77777777"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382838" w14:textId="77777777" w:rsidR="003E1D99" w:rsidRDefault="003E1D99"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151105"/>
      <w:docPartObj>
        <w:docPartGallery w:val="Page Numbers (Bottom of Page)"/>
        <w:docPartUnique/>
      </w:docPartObj>
    </w:sdtPr>
    <w:sdtContent>
      <w:p w14:paraId="1B377AEA" w14:textId="77777777"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732672" w14:textId="77777777" w:rsidR="003E1D99" w:rsidRDefault="003E1D99"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F7335" w14:textId="77777777" w:rsidR="00E67BF7" w:rsidRDefault="00E67BF7" w:rsidP="003E1D99">
      <w:r>
        <w:separator/>
      </w:r>
    </w:p>
  </w:footnote>
  <w:footnote w:type="continuationSeparator" w:id="0">
    <w:p w14:paraId="5389D90C" w14:textId="77777777" w:rsidR="00E67BF7" w:rsidRDefault="00E67BF7" w:rsidP="003E1D99">
      <w:r>
        <w:continuationSeparator/>
      </w:r>
    </w:p>
  </w:footnote>
  <w:footnote w:id="1">
    <w:p w14:paraId="20ECCC34" w14:textId="77777777" w:rsidR="003E1D99" w:rsidRDefault="003E1D99" w:rsidP="003E1D99">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3762B019" w14:textId="77777777" w:rsidR="003E1D99" w:rsidRDefault="003E1D99" w:rsidP="003E1D99">
      <w:pPr>
        <w:pStyle w:val="FootnoteText"/>
      </w:pPr>
    </w:p>
  </w:footnote>
  <w:footnote w:id="2">
    <w:p w14:paraId="600A7450" w14:textId="77777777" w:rsidR="003E1D99" w:rsidRPr="00595E87" w:rsidRDefault="003E1D99" w:rsidP="003E1D99">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3">
    <w:p w14:paraId="0C1D1AF9" w14:textId="77777777" w:rsidR="003E1D99" w:rsidRDefault="003E1D99" w:rsidP="003E1D9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(Peterson 2012, Aaroe and Petersen 2014).</w:t>
      </w:r>
      <w:r>
        <w:rPr>
          <w:rFonts w:ascii="Arial" w:hAnsi="Arial" w:cs="Arial"/>
        </w:rPr>
        <w:t>. O</w:t>
      </w:r>
      <w:r w:rsidRPr="00EE59D4">
        <w:rPr>
          <w:rFonts w:ascii="Arial" w:hAnsi="Arial" w:cs="Arial"/>
        </w:rPr>
        <w:t>thers stress that while the “CARIN” mechanisms constitute a constituent evaluative logic their meaning and salience varies across cultural contexts (Meuleman, Roosma, Abts 2020).</w:t>
      </w:r>
      <w:r>
        <w:rPr>
          <w:rFonts w:ascii="Arial" w:hAnsi="Arial" w:cs="Arial"/>
        </w:rPr>
        <w:t xml:space="preserve"> </w:t>
      </w:r>
    </w:p>
  </w:footnote>
  <w:footnote w:id="4">
    <w:p w14:paraId="53A08A3D" w14:textId="77777777" w:rsidR="003E1D99" w:rsidRDefault="003E1D99" w:rsidP="003E1D99">
      <w:pPr>
        <w:pStyle w:val="FootnoteText"/>
      </w:pPr>
      <w:r>
        <w:rPr>
          <w:rStyle w:val="FootnoteReference"/>
        </w:rPr>
        <w:footnoteRef/>
      </w:r>
      <w:r>
        <w:t xml:space="preserve"> T</w:t>
      </w:r>
      <w:r w:rsidRPr="00D756A1">
        <w: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Pr="00A50128">
        <w:t xml:space="preserve"> </w:t>
      </w:r>
      <w:r>
        <w:t>Exceptions to this include good time credits included in the First Step Act (2018).</w:t>
      </w:r>
      <w:r w:rsidRPr="00D756A1">
        <w:t xml:space="preserve"> Trends in the states have broadly followed suit, with exceptions for some relaxations of parole processes, “second look” laws, and, notably, expansions to prisons.</w:t>
      </w:r>
    </w:p>
  </w:footnote>
  <w:footnote w:id="5">
    <w:p w14:paraId="50E42073" w14:textId="77777777" w:rsidR="003E1D99" w:rsidRPr="00595E87" w:rsidRDefault="003E1D99" w:rsidP="003E1D99">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racialized and I suspect invoke an “I struggle too” response among white respondents.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DAF2" w14:textId="77777777" w:rsidR="003E1D99" w:rsidRDefault="003E1D99">
    <w:pPr>
      <w:pStyle w:val="Header"/>
      <w:rPr>
        <w:rFonts w:ascii="Calibri" w:hAnsi="Calibri" w:cs="Calibri"/>
      </w:rPr>
    </w:pPr>
    <w:r>
      <w:rPr>
        <w:rFonts w:ascii="Calibri" w:hAnsi="Calibri" w:cs="Calibri"/>
      </w:rPr>
      <w:t>Kristina Mensik</w:t>
    </w:r>
  </w:p>
  <w:p w14:paraId="5C5554CE" w14:textId="77777777" w:rsidR="003E1D99" w:rsidRPr="00100B73" w:rsidRDefault="003E1D99">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57AEF"/>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20230">
    <w:abstractNumId w:val="3"/>
  </w:num>
  <w:num w:numId="2" w16cid:durableId="1014964443">
    <w:abstractNumId w:val="1"/>
  </w:num>
  <w:num w:numId="3" w16cid:durableId="839006487">
    <w:abstractNumId w:val="2"/>
  </w:num>
  <w:num w:numId="4" w16cid:durableId="21204860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99"/>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95BD0"/>
    <w:rsid w:val="000C1731"/>
    <w:rsid w:val="000C49C5"/>
    <w:rsid w:val="000D060A"/>
    <w:rsid w:val="000D232F"/>
    <w:rsid w:val="000E0CC4"/>
    <w:rsid w:val="000E2273"/>
    <w:rsid w:val="000F2810"/>
    <w:rsid w:val="000F5217"/>
    <w:rsid w:val="000F7032"/>
    <w:rsid w:val="00102EC1"/>
    <w:rsid w:val="00116A55"/>
    <w:rsid w:val="00124849"/>
    <w:rsid w:val="00125217"/>
    <w:rsid w:val="001348D5"/>
    <w:rsid w:val="00154191"/>
    <w:rsid w:val="001548D9"/>
    <w:rsid w:val="001549A9"/>
    <w:rsid w:val="001610D3"/>
    <w:rsid w:val="001632D4"/>
    <w:rsid w:val="00166993"/>
    <w:rsid w:val="0016729F"/>
    <w:rsid w:val="00195352"/>
    <w:rsid w:val="001A4786"/>
    <w:rsid w:val="001B2435"/>
    <w:rsid w:val="001C20E2"/>
    <w:rsid w:val="001C3B60"/>
    <w:rsid w:val="001C5DAA"/>
    <w:rsid w:val="001D0700"/>
    <w:rsid w:val="001D2BC2"/>
    <w:rsid w:val="001E7DDC"/>
    <w:rsid w:val="001F484E"/>
    <w:rsid w:val="001F499D"/>
    <w:rsid w:val="001F5B84"/>
    <w:rsid w:val="002054C9"/>
    <w:rsid w:val="00206533"/>
    <w:rsid w:val="002131AE"/>
    <w:rsid w:val="002207E4"/>
    <w:rsid w:val="00225F9F"/>
    <w:rsid w:val="00231B05"/>
    <w:rsid w:val="00233885"/>
    <w:rsid w:val="00246E5A"/>
    <w:rsid w:val="00250029"/>
    <w:rsid w:val="00256025"/>
    <w:rsid w:val="00264DA6"/>
    <w:rsid w:val="002679E9"/>
    <w:rsid w:val="00271F9D"/>
    <w:rsid w:val="00283586"/>
    <w:rsid w:val="00291F8D"/>
    <w:rsid w:val="002A12FD"/>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4A4F"/>
    <w:rsid w:val="00375255"/>
    <w:rsid w:val="003766CF"/>
    <w:rsid w:val="00381330"/>
    <w:rsid w:val="0038172E"/>
    <w:rsid w:val="0038248B"/>
    <w:rsid w:val="00384A5A"/>
    <w:rsid w:val="003B6612"/>
    <w:rsid w:val="003B7CD3"/>
    <w:rsid w:val="003C585B"/>
    <w:rsid w:val="003D6392"/>
    <w:rsid w:val="003E1D99"/>
    <w:rsid w:val="004013E8"/>
    <w:rsid w:val="00416A5B"/>
    <w:rsid w:val="0042383C"/>
    <w:rsid w:val="0043020F"/>
    <w:rsid w:val="00434BFB"/>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0A8D"/>
    <w:rsid w:val="00621765"/>
    <w:rsid w:val="0062203C"/>
    <w:rsid w:val="00624BCB"/>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7F1397"/>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2FA9"/>
    <w:rsid w:val="00913C5A"/>
    <w:rsid w:val="00931DCD"/>
    <w:rsid w:val="0093302D"/>
    <w:rsid w:val="009339FA"/>
    <w:rsid w:val="009410B8"/>
    <w:rsid w:val="00947B45"/>
    <w:rsid w:val="0095054A"/>
    <w:rsid w:val="00960ABD"/>
    <w:rsid w:val="00967766"/>
    <w:rsid w:val="009804F0"/>
    <w:rsid w:val="009812A5"/>
    <w:rsid w:val="009A0B53"/>
    <w:rsid w:val="009A0BF3"/>
    <w:rsid w:val="009B3AD6"/>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A25FC"/>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67BF7"/>
    <w:rsid w:val="00E70FF2"/>
    <w:rsid w:val="00E72186"/>
    <w:rsid w:val="00E768AE"/>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0734C"/>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023F70"/>
  <w15:chartTrackingRefBased/>
  <w15:docId w15:val="{2779D1FE-287E-8C48-9AA8-5257DF72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99"/>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E1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E1D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D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D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D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D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3E1D9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E1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D9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E1D9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E1D9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E1D9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E1D9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E1D9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E1D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D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D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D99"/>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E1D99"/>
    <w:rPr>
      <w:i/>
      <w:iCs/>
      <w:color w:val="0F4761" w:themeColor="accent1" w:themeShade="BF"/>
    </w:rPr>
  </w:style>
  <w:style w:type="paragraph" w:styleId="IntenseQuote">
    <w:name w:val="Intense Quote"/>
    <w:basedOn w:val="Normal"/>
    <w:next w:val="Normal"/>
    <w:link w:val="IntenseQuoteChar"/>
    <w:uiPriority w:val="30"/>
    <w:qFormat/>
    <w:rsid w:val="003E1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D99"/>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E1D99"/>
    <w:rPr>
      <w:b/>
      <w:bCs/>
      <w:smallCaps/>
      <w:color w:val="0F4761" w:themeColor="accent1" w:themeShade="BF"/>
      <w:spacing w:val="5"/>
    </w:rPr>
  </w:style>
  <w:style w:type="paragraph" w:styleId="FootnoteText">
    <w:name w:val="footnote text"/>
    <w:basedOn w:val="Normal"/>
    <w:link w:val="FootnoteTextChar"/>
    <w:uiPriority w:val="99"/>
    <w:semiHidden/>
    <w:unhideWhenUsed/>
    <w:rsid w:val="003E1D99"/>
    <w:rPr>
      <w:sz w:val="20"/>
      <w:szCs w:val="20"/>
    </w:rPr>
  </w:style>
  <w:style w:type="character" w:customStyle="1" w:styleId="FootnoteTextChar">
    <w:name w:val="Footnote Text Char"/>
    <w:basedOn w:val="DefaultParagraphFont"/>
    <w:link w:val="FootnoteText"/>
    <w:uiPriority w:val="99"/>
    <w:semiHidden/>
    <w:rsid w:val="003E1D99"/>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E1D99"/>
    <w:rPr>
      <w:vertAlign w:val="superscript"/>
    </w:rPr>
  </w:style>
  <w:style w:type="paragraph" w:styleId="Header">
    <w:name w:val="header"/>
    <w:basedOn w:val="Normal"/>
    <w:link w:val="HeaderChar"/>
    <w:uiPriority w:val="99"/>
    <w:unhideWhenUsed/>
    <w:rsid w:val="003E1D99"/>
    <w:pPr>
      <w:tabs>
        <w:tab w:val="center" w:pos="4680"/>
        <w:tab w:val="right" w:pos="9360"/>
      </w:tabs>
    </w:pPr>
  </w:style>
  <w:style w:type="character" w:customStyle="1" w:styleId="HeaderChar">
    <w:name w:val="Header Char"/>
    <w:basedOn w:val="DefaultParagraphFont"/>
    <w:link w:val="Header"/>
    <w:uiPriority w:val="99"/>
    <w:rsid w:val="003E1D99"/>
    <w:rPr>
      <w:rFonts w:ascii="Times New Roman" w:hAnsi="Times New Roman" w:cs="Times New Roman"/>
      <w:kern w:val="0"/>
      <w14:ligatures w14:val="none"/>
    </w:rPr>
  </w:style>
  <w:style w:type="paragraph" w:styleId="Footer">
    <w:name w:val="footer"/>
    <w:basedOn w:val="Normal"/>
    <w:link w:val="FooterChar"/>
    <w:uiPriority w:val="99"/>
    <w:unhideWhenUsed/>
    <w:rsid w:val="003E1D99"/>
    <w:pPr>
      <w:tabs>
        <w:tab w:val="center" w:pos="4680"/>
        <w:tab w:val="right" w:pos="9360"/>
      </w:tabs>
    </w:pPr>
  </w:style>
  <w:style w:type="character" w:customStyle="1" w:styleId="FooterChar">
    <w:name w:val="Footer Char"/>
    <w:basedOn w:val="DefaultParagraphFont"/>
    <w:link w:val="Footer"/>
    <w:uiPriority w:val="99"/>
    <w:rsid w:val="003E1D99"/>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3E1D99"/>
  </w:style>
  <w:style w:type="paragraph" w:customStyle="1" w:styleId="whitespace-pre-wrap">
    <w:name w:val="whitespace-pre-wrap"/>
    <w:basedOn w:val="Normal"/>
    <w:rsid w:val="003E1D99"/>
    <w:pPr>
      <w:spacing w:before="100" w:beforeAutospacing="1" w:after="100" w:afterAutospacing="1"/>
    </w:pPr>
  </w:style>
  <w:style w:type="paragraph" w:customStyle="1" w:styleId="whitespace-normal">
    <w:name w:val="whitespace-normal"/>
    <w:basedOn w:val="Normal"/>
    <w:rsid w:val="003E1D99"/>
    <w:pPr>
      <w:spacing w:before="100" w:beforeAutospacing="1" w:after="100" w:afterAutospacing="1"/>
    </w:pPr>
  </w:style>
  <w:style w:type="character" w:styleId="Emphasis">
    <w:name w:val="Emphasis"/>
    <w:basedOn w:val="DefaultParagraphFont"/>
    <w:uiPriority w:val="20"/>
    <w:qFormat/>
    <w:rsid w:val="003E1D99"/>
    <w:rPr>
      <w:i/>
      <w:iCs/>
    </w:rPr>
  </w:style>
  <w:style w:type="paragraph" w:styleId="Revision">
    <w:name w:val="Revision"/>
    <w:hidden/>
    <w:uiPriority w:val="99"/>
    <w:semiHidden/>
    <w:rsid w:val="001C3B60"/>
    <w:rPr>
      <w:rFonts w:ascii="Times New Roman" w:hAnsi="Times New Roman" w:cs="Times New Roman"/>
      <w:kern w:val="0"/>
      <w14:ligatures w14:val="none"/>
    </w:rPr>
  </w:style>
  <w:style w:type="character" w:styleId="CommentReference">
    <w:name w:val="annotation reference"/>
    <w:basedOn w:val="DefaultParagraphFont"/>
    <w:uiPriority w:val="99"/>
    <w:semiHidden/>
    <w:unhideWhenUsed/>
    <w:rsid w:val="001C3B60"/>
    <w:rPr>
      <w:sz w:val="16"/>
      <w:szCs w:val="16"/>
    </w:rPr>
  </w:style>
  <w:style w:type="paragraph" w:styleId="CommentText">
    <w:name w:val="annotation text"/>
    <w:basedOn w:val="Normal"/>
    <w:link w:val="CommentTextChar"/>
    <w:uiPriority w:val="99"/>
    <w:semiHidden/>
    <w:unhideWhenUsed/>
    <w:rsid w:val="001C3B60"/>
    <w:rPr>
      <w:sz w:val="20"/>
      <w:szCs w:val="20"/>
    </w:rPr>
  </w:style>
  <w:style w:type="character" w:customStyle="1" w:styleId="CommentTextChar">
    <w:name w:val="Comment Text Char"/>
    <w:basedOn w:val="DefaultParagraphFont"/>
    <w:link w:val="CommentText"/>
    <w:uiPriority w:val="99"/>
    <w:semiHidden/>
    <w:rsid w:val="001C3B60"/>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C3B60"/>
    <w:rPr>
      <w:b/>
      <w:bCs/>
    </w:rPr>
  </w:style>
  <w:style w:type="character" w:customStyle="1" w:styleId="CommentSubjectChar">
    <w:name w:val="Comment Subject Char"/>
    <w:basedOn w:val="CommentTextChar"/>
    <w:link w:val="CommentSubject"/>
    <w:uiPriority w:val="99"/>
    <w:semiHidden/>
    <w:rsid w:val="001C3B60"/>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7378</Words>
  <Characters>42061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cp:lastPrinted>2025-01-12T13:59:00Z</cp:lastPrinted>
  <dcterms:created xsi:type="dcterms:W3CDTF">2025-01-14T22:36:00Z</dcterms:created>
  <dcterms:modified xsi:type="dcterms:W3CDTF">2025-01-14T22:36:00Z</dcterms:modified>
</cp:coreProperties>
</file>