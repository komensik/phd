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4E5BB" w14:textId="38646FA3" w:rsidR="00C57324" w:rsidRDefault="00C57324">
      <w:r>
        <w:t>More substantively changed portions</w:t>
      </w:r>
    </w:p>
    <w:p w14:paraId="3D00679F" w14:textId="77777777" w:rsidR="00C57324" w:rsidRDefault="00C57324"/>
    <w:p w14:paraId="0BD88B50" w14:textId="77777777" w:rsidR="00C57324" w:rsidRPr="009A1DBD" w:rsidRDefault="00C57324" w:rsidP="00C57324">
      <w:pPr>
        <w:pStyle w:val="ListParagraph"/>
        <w:numPr>
          <w:ilvl w:val="0"/>
          <w:numId w:val="1"/>
        </w:numPr>
        <w:spacing w:after="0" w:line="360" w:lineRule="auto"/>
        <w:contextualSpacing w:val="0"/>
        <w:rPr>
          <w:ins w:id="0" w:author="Changed" w:date="2024-12-28T13:15:00Z" w16du:dateUtc="2024-12-28T20:15:00Z"/>
          <w:sz w:val="23"/>
          <w:szCs w:val="23"/>
        </w:rPr>
      </w:pPr>
      <w:r w:rsidRPr="009A1DBD">
        <w:rPr>
          <w:sz w:val="23"/>
          <w:szCs w:val="23"/>
        </w:rPr>
        <w:t>In the 2024 elections, an estimated 4 million Americans were made ineligible to vote by laws that disenfranchise people incarcerated on felony convictions, and people on probation and parole (</w:t>
      </w:r>
      <w:proofErr w:type="spellStart"/>
      <w:r w:rsidRPr="009A1DBD">
        <w:rPr>
          <w:sz w:val="23"/>
          <w:szCs w:val="23"/>
        </w:rPr>
        <w:t>Uggen</w:t>
      </w:r>
      <w:proofErr w:type="spellEnd"/>
      <w:r w:rsidRPr="009A1DBD">
        <w:rPr>
          <w:sz w:val="23"/>
          <w:szCs w:val="23"/>
        </w:rPr>
        <w:t xml:space="preserve">, Willen, and Larson 2024). An additional 500,000 Americans are estimated to have been </w:t>
      </w:r>
      <w:del w:id="1"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ins w:id="2" w:author="Changed" w:date="2024-12-28T13:15:00Z" w16du:dateUtc="2024-12-28T20:15:00Z">
        <w:r w:rsidRPr="009A1DBD">
          <w:rPr>
            <w:sz w:val="23"/>
            <w:szCs w:val="23"/>
          </w:rPr>
          <w:t>‘</w:t>
        </w:r>
      </w:ins>
      <w:r w:rsidRPr="009A1DBD">
        <w:rPr>
          <w:i/>
          <w:iCs/>
          <w:sz w:val="23"/>
          <w:szCs w:val="23"/>
        </w:rPr>
        <w:t xml:space="preserve">de </w:t>
      </w:r>
      <w:del w:id="3"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facto'*</w:delText>
        </w:r>
      </w:del>
      <w:ins w:id="4" w:author="Changed" w:date="2024-12-28T13:15:00Z" w16du:dateUtc="2024-12-28T20:15:00Z">
        <w:r w:rsidRPr="009A1DBD">
          <w:rPr>
            <w:i/>
            <w:iCs/>
            <w:sz w:val="23"/>
            <w:szCs w:val="23"/>
          </w:rPr>
          <w:t>facto’</w:t>
        </w:r>
      </w:ins>
      <w:r w:rsidRPr="009A1DBD">
        <w:rPr>
          <w:sz w:val="23"/>
          <w:szCs w:val="23"/>
        </w:rPr>
        <w:t xml:space="preserve"> disenfranchised while incarcerated pre-trial or for misdemeanor convictions </w:t>
      </w:r>
      <w:del w:id="5"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ins w:id="6" w:author="Changed" w:date="2024-12-28T13:15:00Z" w16du:dateUtc="2024-12-28T20:15:00Z">
        <w:r w:rsidRPr="009A1DBD">
          <w:rPr>
            <w:sz w:val="23"/>
            <w:szCs w:val="23"/>
          </w:rPr>
          <w:t>–</w:t>
        </w:r>
      </w:ins>
      <w:r w:rsidRPr="009A1DBD">
        <w:rPr>
          <w:sz w:val="23"/>
          <w:szCs w:val="23"/>
        </w:rPr>
        <w:t xml:space="preserve"> as prisons, jails, and elections divisions generally provide no means for these eligible voters to cast a counted ballot (Wang</w:t>
      </w:r>
      <w:ins w:id="7" w:author="Changed" w:date="2024-12-28T13:15:00Z" w16du:dateUtc="2024-12-28T20:15:00Z">
        <w:r>
          <w:rPr>
            <w:sz w:val="23"/>
            <w:szCs w:val="23"/>
          </w:rPr>
          <w:t xml:space="preserve"> 2024</w:t>
        </w:r>
      </w:ins>
      <w:r w:rsidRPr="009A1DBD">
        <w:rPr>
          <w:sz w:val="23"/>
          <w:szCs w:val="23"/>
        </w:rPr>
        <w:t xml:space="preserve">). These policies </w:t>
      </w:r>
      <w:ins w:id="8" w:author="Changed" w:date="2024-12-28T13:15:00Z" w16du:dateUtc="2024-12-28T20:15:00Z">
        <w:r>
          <w:rPr>
            <w:sz w:val="23"/>
            <w:szCs w:val="23"/>
          </w:rPr>
          <w:t xml:space="preserve">are an important aspect of how </w:t>
        </w:r>
        <w:proofErr w:type="spellStart"/>
        <w:r>
          <w:rPr>
            <w:sz w:val="23"/>
            <w:szCs w:val="23"/>
          </w:rPr>
          <w:t>hyperincarceration</w:t>
        </w:r>
        <w:proofErr w:type="spellEnd"/>
        <w:r>
          <w:rPr>
            <w:sz w:val="23"/>
            <w:szCs w:val="23"/>
          </w:rPr>
          <w:t xml:space="preserve"> augments American democracy (Beckett and Western 2001, Simon 2007, 2020, Wacquant 2010, Weaver and Lerman 2010). They </w:t>
        </w:r>
      </w:ins>
      <w:r w:rsidRPr="009A1DBD">
        <w:rPr>
          <w:sz w:val="23"/>
          <w:szCs w:val="23"/>
        </w:rPr>
        <w:t>disproportionately impact</w:t>
      </w:r>
      <w:ins w:id="9" w:author="Changed" w:date="2024-12-28T13:15:00Z" w16du:dateUtc="2024-12-28T20:15:00Z">
        <w:r w:rsidRPr="009A1DBD">
          <w:rPr>
            <w:sz w:val="23"/>
            <w:szCs w:val="23"/>
          </w:rPr>
          <w:t>,</w:t>
        </w:r>
        <w:r>
          <w:rPr>
            <w:sz w:val="23"/>
            <w:szCs w:val="23"/>
          </w:rPr>
          <w:t xml:space="preserve"> and appear designed to target (Hinton and Cook 2021), political power of particularly</w:t>
        </w:r>
      </w:ins>
      <w:r>
        <w:rPr>
          <w:sz w:val="23"/>
          <w:szCs w:val="23"/>
        </w:rPr>
        <w:t xml:space="preserve"> </w:t>
      </w:r>
      <w:r w:rsidRPr="009A1DBD">
        <w:rPr>
          <w:sz w:val="23"/>
          <w:szCs w:val="23"/>
        </w:rPr>
        <w:t xml:space="preserve">Black and </w:t>
      </w:r>
      <w:ins w:id="10" w:author="Changed" w:date="2024-12-28T13:15:00Z" w16du:dateUtc="2024-12-28T20:15:00Z">
        <w:r>
          <w:rPr>
            <w:sz w:val="23"/>
            <w:szCs w:val="23"/>
          </w:rPr>
          <w:t xml:space="preserve">also </w:t>
        </w:r>
      </w:ins>
      <w:r w:rsidRPr="009A1DBD">
        <w:rPr>
          <w:sz w:val="23"/>
          <w:szCs w:val="23"/>
        </w:rPr>
        <w:t>low-income communities</w:t>
      </w:r>
      <w:del w:id="11"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ins w:id="12" w:author="Changed" w:date="2024-12-28T13:15:00Z" w16du:dateUtc="2024-12-28T20:15:00Z">
        <w:r w:rsidRPr="009A1DBD">
          <w:rPr>
            <w:sz w:val="23"/>
            <w:szCs w:val="23"/>
          </w:rPr>
          <w:t xml:space="preserve"> </w:t>
        </w:r>
        <w:r>
          <w:rPr>
            <w:sz w:val="23"/>
            <w:szCs w:val="23"/>
          </w:rPr>
          <w:t>--</w:t>
        </w:r>
      </w:ins>
      <w:r>
        <w:rPr>
          <w:sz w:val="23"/>
          <w:szCs w:val="23"/>
        </w:rPr>
        <w:t xml:space="preserve"> </w:t>
      </w:r>
      <w:r w:rsidRPr="009A1DBD">
        <w:rPr>
          <w:sz w:val="23"/>
          <w:szCs w:val="23"/>
        </w:rPr>
        <w:t>the same communities historically excluded from and underrepresented in legislative chambers</w:t>
      </w:r>
      <w:del w:id="13"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 xml:space="preserve"> and who bear the brunt of American punitiveness. 2. </w:delText>
        </w:r>
      </w:del>
      <w:ins w:id="14" w:author="Changed" w:date="2024-12-28T13:15:00Z" w16du:dateUtc="2024-12-28T20:15:00Z">
        <w:r>
          <w:rPr>
            <w:sz w:val="23"/>
            <w:szCs w:val="23"/>
          </w:rPr>
          <w:t>.</w:t>
        </w:r>
      </w:ins>
    </w:p>
    <w:p w14:paraId="0D652B92" w14:textId="77777777" w:rsidR="00C57324" w:rsidRDefault="00C57324" w:rsidP="00C57324">
      <w:pPr>
        <w:spacing w:line="360" w:lineRule="auto"/>
        <w:rPr>
          <w:ins w:id="15" w:author="Changed" w:date="2024-12-28T13:15:00Z" w16du:dateUtc="2024-12-28T20:15:00Z"/>
          <w:sz w:val="23"/>
          <w:szCs w:val="23"/>
        </w:rPr>
      </w:pPr>
    </w:p>
    <w:p w14:paraId="7D4539A8" w14:textId="77777777" w:rsidR="00C57324" w:rsidRPr="000E23E7" w:rsidRDefault="00C57324" w:rsidP="00C57324">
      <w:pPr>
        <w:pStyle w:val="ListParagraph"/>
        <w:numPr>
          <w:ilvl w:val="0"/>
          <w:numId w:val="1"/>
        </w:numPr>
        <w:spacing w:after="0" w:line="360" w:lineRule="auto"/>
        <w:contextualSpacing w:val="0"/>
        <w:rPr>
          <w:ins w:id="16" w:author="Changed" w:date="2024-12-28T13:15:00Z" w16du:dateUtc="2024-12-28T20:15:00Z"/>
          <w:sz w:val="23"/>
          <w:szCs w:val="23"/>
        </w:rPr>
      </w:pPr>
      <w:r w:rsidRPr="000E23E7">
        <w:rPr>
          <w:sz w:val="23"/>
          <w:szCs w:val="23"/>
        </w:rPr>
        <w:t xml:space="preserve">However, the question of whether and which incarcerated people deserve the right and ability to vote is far from settled, and the persistence of </w:t>
      </w:r>
      <w:del w:id="17"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r w:rsidRPr="000E23E7">
        <w:rPr>
          <w:i/>
          <w:iCs/>
          <w:sz w:val="23"/>
          <w:szCs w:val="23"/>
        </w:rPr>
        <w:t>de jure</w:t>
      </w:r>
      <w:del w:id="18"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r w:rsidRPr="000E23E7">
        <w:rPr>
          <w:sz w:val="23"/>
          <w:szCs w:val="23"/>
        </w:rPr>
        <w:t xml:space="preserve"> and </w:t>
      </w:r>
      <w:del w:id="19"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r w:rsidRPr="000E23E7">
        <w:rPr>
          <w:i/>
          <w:iCs/>
          <w:sz w:val="23"/>
          <w:szCs w:val="23"/>
        </w:rPr>
        <w:t>de facto</w:t>
      </w:r>
      <w:del w:id="20"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r w:rsidRPr="000E23E7">
        <w:rPr>
          <w:sz w:val="23"/>
          <w:szCs w:val="23"/>
        </w:rPr>
        <w:t xml:space="preserve"> voting restrictions presents a puzzle for scholars of policy and representation. In recent years, states have expanded voting rights for incarcerated people </w:t>
      </w:r>
      <w:del w:id="21"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ins w:id="22" w:author="Changed" w:date="2024-12-28T13:15:00Z" w16du:dateUtc="2024-12-28T20:15:00Z">
        <w:r w:rsidRPr="000E23E7">
          <w:rPr>
            <w:sz w:val="23"/>
            <w:szCs w:val="23"/>
          </w:rPr>
          <w:t>–</w:t>
        </w:r>
      </w:ins>
      <w:r w:rsidRPr="000E23E7">
        <w:rPr>
          <w:sz w:val="23"/>
          <w:szCs w:val="23"/>
        </w:rPr>
        <w:t xml:space="preserve"> legislation to restore voting rights to those serving felony convictions has advanced in Massachusetts and California, and been passed in Washington D.C., and some counties have systemized access to voting from jail, including in likely states with particularly punitive policies like Nashville and Texas. And while public support for expanding voting rights and access appears to have grown by 20 percentage in the past twenty years, reform continues to face material opposition. This includes in progressive states like California, where Democrat Governor </w:t>
      </w:r>
      <w:ins w:id="23" w:author="Changed" w:date="2024-12-28T13:15:00Z" w16du:dateUtc="2024-12-28T20:15:00Z">
        <w:r w:rsidRPr="000E23E7">
          <w:rPr>
            <w:sz w:val="23"/>
            <w:szCs w:val="23"/>
          </w:rPr>
          <w:t xml:space="preserve">Gavin Newson </w:t>
        </w:r>
      </w:ins>
      <w:r w:rsidRPr="000E23E7">
        <w:rPr>
          <w:sz w:val="23"/>
          <w:szCs w:val="23"/>
        </w:rPr>
        <w:t xml:space="preserve">vetoed jail voting legislation this past September, and Massachusetts where prison and elections officials appear unwilling to implement a new voting access law. Understanding what drives these divergent policy paths </w:t>
      </w:r>
      <w:ins w:id="24" w:author="Changed" w:date="2024-12-28T13:15:00Z" w16du:dateUtc="2024-12-28T20:15:00Z">
        <w:r w:rsidRPr="000E23E7">
          <w:rPr>
            <w:sz w:val="23"/>
            <w:szCs w:val="23"/>
          </w:rPr>
          <w:t xml:space="preserve">– and the maintenance of a highly punitive criminal legal system -- </w:t>
        </w:r>
      </w:ins>
      <w:r w:rsidRPr="000E23E7">
        <w:rPr>
          <w:sz w:val="23"/>
          <w:szCs w:val="23"/>
        </w:rPr>
        <w:t xml:space="preserve">requires understanding how different communities and policymakers come to understand whether </w:t>
      </w:r>
      <w:r w:rsidRPr="000E23E7">
        <w:rPr>
          <w:sz w:val="23"/>
          <w:szCs w:val="23"/>
        </w:rPr>
        <w:lastRenderedPageBreak/>
        <w:t>incarcerated people deserve to be included in democracy</w:t>
      </w:r>
      <w:del w:id="25"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 xml:space="preserve"> --</w:delText>
        </w:r>
      </w:del>
      <w:ins w:id="26" w:author="Changed" w:date="2024-12-28T13:15:00Z" w16du:dateUtc="2024-12-28T20:15:00Z">
        <w:r w:rsidRPr="000E23E7">
          <w:rPr>
            <w:sz w:val="23"/>
            <w:szCs w:val="23"/>
          </w:rPr>
          <w:t>,</w:t>
        </w:r>
      </w:ins>
      <w:r w:rsidRPr="000E23E7">
        <w:rPr>
          <w:sz w:val="23"/>
          <w:szCs w:val="23"/>
        </w:rPr>
        <w:t xml:space="preserve"> particularly</w:t>
      </w:r>
      <w:del w:id="27"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r w:rsidRPr="000E23E7">
        <w:rPr>
          <w:sz w:val="23"/>
          <w:szCs w:val="23"/>
        </w:rPr>
        <w:t xml:space="preserve"> given the </w:t>
      </w:r>
      <w:del w:id="28"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disparate impact</w:delText>
        </w:r>
      </w:del>
      <w:ins w:id="29" w:author="Changed" w:date="2024-12-28T13:15:00Z" w16du:dateUtc="2024-12-28T20:15:00Z">
        <w:r w:rsidRPr="000E23E7">
          <w:rPr>
            <w:sz w:val="23"/>
            <w:szCs w:val="23"/>
          </w:rPr>
          <w:t>highly concentrated and racialized impacts</w:t>
        </w:r>
      </w:ins>
      <w:r w:rsidRPr="000E23E7">
        <w:rPr>
          <w:sz w:val="23"/>
          <w:szCs w:val="23"/>
        </w:rPr>
        <w:t xml:space="preserve"> of incarceration and disenfranchisement</w:t>
      </w:r>
      <w:del w:id="30"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 xml:space="preserve">, between those communities impacted by incarceration and those not. 3. </w:delText>
        </w:r>
      </w:del>
      <w:ins w:id="31" w:author="Changed" w:date="2024-12-28T13:15:00Z" w16du:dateUtc="2024-12-28T20:15:00Z">
        <w:r>
          <w:rPr>
            <w:sz w:val="23"/>
            <w:szCs w:val="23"/>
          </w:rPr>
          <w:t>.</w:t>
        </w:r>
      </w:ins>
    </w:p>
    <w:p w14:paraId="63C1D605" w14:textId="77777777" w:rsidR="00C57324" w:rsidRDefault="00C57324" w:rsidP="00C57324">
      <w:pPr>
        <w:pStyle w:val="ListParagraph"/>
        <w:numPr>
          <w:ilvl w:val="0"/>
          <w:numId w:val="1"/>
        </w:numPr>
        <w:spacing w:after="0" w:line="360" w:lineRule="auto"/>
        <w:contextualSpacing w:val="0"/>
        <w:rPr>
          <w:ins w:id="32" w:author="Changed" w:date="2024-12-28T13:15:00Z" w16du:dateUtc="2024-12-28T20:15:00Z"/>
          <w:sz w:val="23"/>
          <w:szCs w:val="23"/>
        </w:rPr>
      </w:pPr>
      <w:r w:rsidRPr="009A1DBD">
        <w:rPr>
          <w:sz w:val="23"/>
          <w:szCs w:val="23"/>
        </w:rPr>
        <w:t xml:space="preserve">While introducing federal legislation to end </w:t>
      </w:r>
      <w:del w:id="33"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r w:rsidRPr="009A1DBD">
        <w:rPr>
          <w:i/>
          <w:iCs/>
          <w:sz w:val="23"/>
          <w:szCs w:val="23"/>
        </w:rPr>
        <w:t>de facto</w:t>
      </w:r>
      <w:del w:id="34"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r w:rsidRPr="009A1DBD">
        <w:rPr>
          <w:sz w:val="23"/>
          <w:szCs w:val="23"/>
        </w:rPr>
        <w:t xml:space="preserve"> and </w:t>
      </w:r>
      <w:del w:id="35"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r w:rsidRPr="009A1DBD">
        <w:rPr>
          <w:i/>
          <w:iCs/>
          <w:sz w:val="23"/>
          <w:szCs w:val="23"/>
        </w:rPr>
        <w:t>de jure</w:t>
      </w:r>
      <w:del w:id="36"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r w:rsidRPr="009A1DBD">
        <w:rPr>
          <w:sz w:val="23"/>
          <w:szCs w:val="23"/>
        </w:rPr>
        <w:t xml:space="preserve"> disenfranchisement</w:t>
      </w:r>
      <w:ins w:id="37" w:author="Changed" w:date="2024-12-28T13:15:00Z" w16du:dateUtc="2024-12-28T20:15:00Z">
        <w:r>
          <w:rPr>
            <w:sz w:val="23"/>
            <w:szCs w:val="23"/>
          </w:rPr>
          <w:t xml:space="preserve"> in January 2023</w:t>
        </w:r>
      </w:ins>
      <w:r w:rsidRPr="009A1DBD">
        <w:rPr>
          <w:sz w:val="23"/>
          <w:szCs w:val="23"/>
        </w:rPr>
        <w:t xml:space="preserve">, Congresswoman Ayanna Pressley of Massachusetts highlighted the role that activists and communities </w:t>
      </w:r>
      <w:del w:id="38"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r w:rsidRPr="009A1DBD">
        <w:rPr>
          <w:i/>
          <w:iCs/>
          <w:sz w:val="23"/>
          <w:szCs w:val="23"/>
        </w:rPr>
        <w:t>directly impacted</w:t>
      </w:r>
      <w:del w:id="39"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r w:rsidRPr="009A1DBD">
        <w:rPr>
          <w:sz w:val="23"/>
          <w:szCs w:val="23"/>
        </w:rPr>
        <w:t xml:space="preserve"> by incarceration have played in these struggles</w:t>
      </w:r>
      <w:del w:id="40"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 and grounding</w:delText>
        </w:r>
      </w:del>
      <w:ins w:id="41" w:author="Changed" w:date="2024-12-28T13:15:00Z" w16du:dateUtc="2024-12-28T20:15:00Z">
        <w:r>
          <w:rPr>
            <w:sz w:val="23"/>
            <w:szCs w:val="23"/>
          </w:rPr>
          <w:t xml:space="preserve"> by including quotes from incarcerated activists with whom her office works directly in her press materials. She also grounded</w:t>
        </w:r>
      </w:ins>
      <w:r w:rsidRPr="009A1DBD">
        <w:rPr>
          <w:sz w:val="23"/>
          <w:szCs w:val="23"/>
        </w:rPr>
        <w:t xml:space="preserve"> her own support for extending the </w:t>
      </w:r>
      <w:del w:id="42"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ins w:id="43" w:author="Changed" w:date="2024-12-28T13:15:00Z" w16du:dateUtc="2024-12-28T20:15:00Z">
        <w:r w:rsidRPr="009A1DBD">
          <w:rPr>
            <w:sz w:val="23"/>
            <w:szCs w:val="23"/>
          </w:rPr>
          <w:t>“</w:t>
        </w:r>
      </w:ins>
      <w:r w:rsidRPr="009A1DBD">
        <w:rPr>
          <w:sz w:val="23"/>
          <w:szCs w:val="23"/>
        </w:rPr>
        <w:t>sacred right to vote</w:t>
      </w:r>
      <w:del w:id="44"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ins w:id="45" w:author="Changed" w:date="2024-12-28T13:15:00Z" w16du:dateUtc="2024-12-28T20:15:00Z">
        <w:r w:rsidRPr="009A1DBD">
          <w:rPr>
            <w:sz w:val="23"/>
            <w:szCs w:val="23"/>
          </w:rPr>
          <w:t>”</w:t>
        </w:r>
      </w:ins>
      <w:r w:rsidRPr="009A1DBD">
        <w:rPr>
          <w:sz w:val="23"/>
          <w:szCs w:val="23"/>
        </w:rPr>
        <w:t xml:space="preserve"> beyond the wall in terms of protecting democracy, redressing racial inequality, and in her own identity as </w:t>
      </w:r>
      <w:del w:id="46"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ins w:id="47" w:author="Changed" w:date="2024-12-28T13:15:00Z" w16du:dateUtc="2024-12-28T20:15:00Z">
        <w:r w:rsidRPr="009A1DBD">
          <w:rPr>
            <w:sz w:val="23"/>
            <w:szCs w:val="23"/>
          </w:rPr>
          <w:t>“</w:t>
        </w:r>
      </w:ins>
      <w:r w:rsidRPr="009A1DBD">
        <w:rPr>
          <w:sz w:val="23"/>
          <w:szCs w:val="23"/>
        </w:rPr>
        <w:t>someone who has been personally impacted by mass incarceration</w:t>
      </w:r>
      <w:del w:id="48"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."[^1]</w:delText>
        </w:r>
      </w:del>
      <w:ins w:id="49" w:author="Changed" w:date="2024-12-28T13:15:00Z" w16du:dateUtc="2024-12-28T20:15:00Z">
        <w:r w:rsidRPr="009A1DBD">
          <w:rPr>
            <w:sz w:val="23"/>
            <w:szCs w:val="23"/>
          </w:rPr>
          <w:t>.”</w:t>
        </w:r>
        <w:r>
          <w:rPr>
            <w:rStyle w:val="FootnoteReference"/>
            <w:sz w:val="23"/>
            <w:szCs w:val="23"/>
          </w:rPr>
          <w:footnoteReference w:id="1"/>
        </w:r>
      </w:ins>
      <w:r w:rsidRPr="009A1DBD">
        <w:rPr>
          <w:sz w:val="23"/>
          <w:szCs w:val="23"/>
        </w:rPr>
        <w:t xml:space="preserve"> She highlights a broader paradox in criminal justice policy: criminal legal policy has been established and maintained by legislatures that descriptively underrepresent the communities most impacted</w:t>
      </w:r>
      <w:del w:id="51"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 xml:space="preserve">. This invokes questions about </w:delText>
        </w:r>
      </w:del>
      <w:ins w:id="52" w:author="Changed" w:date="2024-12-28T13:15:00Z" w16du:dateUtc="2024-12-28T20:15:00Z">
        <w:r>
          <w:rPr>
            <w:sz w:val="23"/>
            <w:szCs w:val="23"/>
          </w:rPr>
          <w:t xml:space="preserve"> by criminal legal policy</w:t>
        </w:r>
        <w:r w:rsidRPr="009A1DBD">
          <w:rPr>
            <w:sz w:val="23"/>
            <w:szCs w:val="23"/>
          </w:rPr>
          <w:t xml:space="preserve">. </w:t>
        </w:r>
        <w:r>
          <w:rPr>
            <w:sz w:val="23"/>
            <w:szCs w:val="23"/>
          </w:rPr>
          <w:t xml:space="preserve">Questions that suggesting a form of </w:t>
        </w:r>
      </w:ins>
      <w:r>
        <w:rPr>
          <w:sz w:val="23"/>
          <w:szCs w:val="23"/>
        </w:rPr>
        <w:t>epistemic injustice</w:t>
      </w:r>
      <w:del w:id="53"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 xml:space="preserve">, and whether legislatures have a different punitive tolerance, perception of </w:delText>
        </w:r>
      </w:del>
      <w:ins w:id="54" w:author="Changed" w:date="2024-12-28T13:15:00Z" w16du:dateUtc="2024-12-28T20:15:00Z">
        <w:r>
          <w:rPr>
            <w:sz w:val="23"/>
            <w:szCs w:val="23"/>
          </w:rPr>
          <w:t xml:space="preserve"> undergird this paradox: do those who are most directly impacted by the US carceral apparatus hold perceptions about </w:t>
        </w:r>
      </w:ins>
      <w:r>
        <w:rPr>
          <w:sz w:val="23"/>
          <w:szCs w:val="23"/>
        </w:rPr>
        <w:t xml:space="preserve">what incarcerated people do or do not deserve, </w:t>
      </w:r>
      <w:del w:id="55"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undergirding their maintenance</w:delText>
        </w:r>
      </w:del>
      <w:ins w:id="56" w:author="Changed" w:date="2024-12-28T13:15:00Z" w16du:dateUtc="2024-12-28T20:15:00Z">
        <w:r>
          <w:rPr>
            <w:sz w:val="23"/>
            <w:szCs w:val="23"/>
          </w:rPr>
          <w:t>or a different tolerance for punishment and the denial</w:t>
        </w:r>
      </w:ins>
      <w:r>
        <w:rPr>
          <w:sz w:val="23"/>
          <w:szCs w:val="23"/>
        </w:rPr>
        <w:t xml:space="preserve"> of </w:t>
      </w:r>
      <w:del w:id="57"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disenfranchisement</w:delText>
        </w:r>
      </w:del>
      <w:ins w:id="58" w:author="Changed" w:date="2024-12-28T13:15:00Z" w16du:dateUtc="2024-12-28T20:15:00Z">
        <w:r>
          <w:rPr>
            <w:sz w:val="23"/>
            <w:szCs w:val="23"/>
          </w:rPr>
          <w:t>help, than those who are not? If so, should the formal</w:t>
        </w:r>
      </w:ins>
      <w:r>
        <w:rPr>
          <w:sz w:val="23"/>
          <w:szCs w:val="23"/>
        </w:rPr>
        <w:t xml:space="preserve"> and </w:t>
      </w:r>
      <w:del w:id="59"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 xml:space="preserve">criminal legal policy more broadly? 4. </w:delText>
        </w:r>
      </w:del>
      <w:ins w:id="60" w:author="Changed" w:date="2024-12-28T13:15:00Z" w16du:dateUtc="2024-12-28T20:15:00Z">
        <w:r>
          <w:rPr>
            <w:i/>
            <w:iCs/>
            <w:sz w:val="23"/>
            <w:szCs w:val="23"/>
          </w:rPr>
          <w:t>de facto</w:t>
        </w:r>
        <w:r>
          <w:rPr>
            <w:sz w:val="23"/>
            <w:szCs w:val="23"/>
          </w:rPr>
          <w:t xml:space="preserve"> exclusion of carceral citizens from democracy, coupled with historic and enduring shortcomings in descriptive representation …</w:t>
        </w:r>
      </w:ins>
    </w:p>
    <w:p w14:paraId="1E3C5E8D" w14:textId="77777777" w:rsidR="00C57324" w:rsidRDefault="00C57324" w:rsidP="00C57324">
      <w:pPr>
        <w:pStyle w:val="ListParagraph"/>
        <w:spacing w:line="360" w:lineRule="auto"/>
        <w:rPr>
          <w:ins w:id="61" w:author="Changed" w:date="2024-12-28T13:15:00Z" w16du:dateUtc="2024-12-28T20:15:00Z"/>
          <w:sz w:val="23"/>
          <w:szCs w:val="23"/>
        </w:rPr>
      </w:pPr>
    </w:p>
    <w:p w14:paraId="0D040DCF" w14:textId="77777777" w:rsidR="00C57324" w:rsidRDefault="00C57324" w:rsidP="00C57324">
      <w:pPr>
        <w:pStyle w:val="ListParagraph"/>
        <w:numPr>
          <w:ilvl w:val="0"/>
          <w:numId w:val="1"/>
        </w:numPr>
        <w:spacing w:after="0" w:line="360" w:lineRule="auto"/>
        <w:contextualSpacing w:val="0"/>
        <w:rPr>
          <w:ins w:id="62" w:author="Changed" w:date="2024-12-28T13:15:00Z" w16du:dateUtc="2024-12-28T20:15:00Z"/>
          <w:sz w:val="23"/>
          <w:szCs w:val="23"/>
        </w:rPr>
      </w:pPr>
      <w:r w:rsidRPr="009A1DBD">
        <w:rPr>
          <w:sz w:val="23"/>
          <w:szCs w:val="23"/>
        </w:rPr>
        <w:t xml:space="preserve">Congresswoman Pressley is not alone in invoking this </w:t>
      </w:r>
      <w:del w:id="63"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tension or</w:delText>
        </w:r>
      </w:del>
      <w:ins w:id="64" w:author="Changed" w:date="2024-12-28T13:15:00Z" w16du:dateUtc="2024-12-28T20:15:00Z">
        <w:r>
          <w:rPr>
            <w:sz w:val="23"/>
            <w:szCs w:val="23"/>
          </w:rPr>
          <w:t>paradox and</w:t>
        </w:r>
      </w:ins>
      <w:r w:rsidRPr="009A1DBD">
        <w:rPr>
          <w:sz w:val="23"/>
          <w:szCs w:val="23"/>
        </w:rPr>
        <w:t xml:space="preserve"> arguing that </w:t>
      </w:r>
      <w:del w:id="65"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ins w:id="66" w:author="Changed" w:date="2024-12-28T13:15:00Z" w16du:dateUtc="2024-12-28T20:15:00Z">
        <w:r w:rsidRPr="009A1DBD">
          <w:rPr>
            <w:sz w:val="23"/>
            <w:szCs w:val="23"/>
          </w:rPr>
          <w:t>“</w:t>
        </w:r>
      </w:ins>
      <w:r w:rsidRPr="009A1DBD">
        <w:rPr>
          <w:sz w:val="23"/>
          <w:szCs w:val="23"/>
        </w:rPr>
        <w:t>the people closest to the pain should be closest to the power</w:t>
      </w:r>
      <w:del w:id="67"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ins w:id="68" w:author="Changed" w:date="2024-12-28T13:15:00Z" w16du:dateUtc="2024-12-28T20:15:00Z">
        <w:r w:rsidRPr="009A1DBD">
          <w:rPr>
            <w:sz w:val="23"/>
            <w:szCs w:val="23"/>
          </w:rPr>
          <w:t>.”</w:t>
        </w:r>
      </w:ins>
      <w:r w:rsidRPr="009A1DBD">
        <w:rPr>
          <w:sz w:val="23"/>
          <w:szCs w:val="23"/>
        </w:rPr>
        <w:t xml:space="preserve"> Similar arguments from </w:t>
      </w:r>
      <w:proofErr w:type="gramStart"/>
      <w:r w:rsidRPr="009A1DBD">
        <w:rPr>
          <w:sz w:val="23"/>
          <w:szCs w:val="23"/>
        </w:rPr>
        <w:t>directly-impacted</w:t>
      </w:r>
      <w:proofErr w:type="gramEnd"/>
      <w:r w:rsidRPr="009A1DBD">
        <w:rPr>
          <w:sz w:val="23"/>
          <w:szCs w:val="23"/>
        </w:rPr>
        <w:t xml:space="preserve"> legislators and advocates </w:t>
      </w:r>
      <w:ins w:id="69" w:author="Changed" w:date="2024-12-28T13:15:00Z" w16du:dateUtc="2024-12-28T20:15:00Z">
        <w:r>
          <w:rPr>
            <w:sz w:val="23"/>
            <w:szCs w:val="23"/>
          </w:rPr>
          <w:t xml:space="preserve">appear to </w:t>
        </w:r>
      </w:ins>
      <w:r>
        <w:rPr>
          <w:sz w:val="23"/>
          <w:szCs w:val="23"/>
        </w:rPr>
        <w:t>have</w:t>
      </w:r>
      <w:r w:rsidRPr="009A1DBD">
        <w:rPr>
          <w:sz w:val="23"/>
          <w:szCs w:val="23"/>
        </w:rPr>
        <w:t xml:space="preserve"> gained traction in some jurisdictions, leading counties in unlikely places like </w:t>
      </w:r>
      <w:del w:id="70"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Nashville</w:delText>
        </w:r>
      </w:del>
      <w:ins w:id="71" w:author="Changed" w:date="2024-12-28T13:15:00Z" w16du:dateUtc="2024-12-28T20:15:00Z">
        <w:r>
          <w:rPr>
            <w:sz w:val="23"/>
            <w:szCs w:val="23"/>
          </w:rPr>
          <w:t>Tennessee</w:t>
        </w:r>
      </w:ins>
      <w:r w:rsidRPr="009A1DBD">
        <w:rPr>
          <w:sz w:val="23"/>
          <w:szCs w:val="23"/>
        </w:rPr>
        <w:t xml:space="preserve"> and Texas to take steps to facilitate incarcerated voting. </w:t>
      </w:r>
      <w:del w:id="72"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But</w:delText>
        </w:r>
      </w:del>
      <w:ins w:id="73" w:author="Changed" w:date="2024-12-28T13:15:00Z" w16du:dateUtc="2024-12-28T20:15:00Z">
        <w:r w:rsidRPr="009A1DBD">
          <w:rPr>
            <w:sz w:val="23"/>
            <w:szCs w:val="23"/>
          </w:rPr>
          <w:t xml:space="preserve">But </w:t>
        </w:r>
        <w:r>
          <w:rPr>
            <w:sz w:val="23"/>
            <w:szCs w:val="23"/>
          </w:rPr>
          <w:t>particularly given the salience of punitive and racialized stereotypes about “criminals,”</w:t>
        </w:r>
      </w:ins>
      <w:r>
        <w:rPr>
          <w:sz w:val="23"/>
          <w:szCs w:val="23"/>
        </w:rPr>
        <w:t xml:space="preserve"> </w:t>
      </w:r>
      <w:r w:rsidRPr="009A1DBD">
        <w:rPr>
          <w:sz w:val="23"/>
          <w:szCs w:val="23"/>
        </w:rPr>
        <w:t xml:space="preserve">how do these arguments </w:t>
      </w:r>
      <w:ins w:id="74" w:author="Changed" w:date="2024-12-28T13:15:00Z" w16du:dateUtc="2024-12-28T20:15:00Z">
        <w:r>
          <w:rPr>
            <w:sz w:val="23"/>
            <w:szCs w:val="23"/>
          </w:rPr>
          <w:t xml:space="preserve">– and the possible increasing visibility of directly impacted advocates -- </w:t>
        </w:r>
      </w:ins>
      <w:r w:rsidRPr="009A1DBD">
        <w:rPr>
          <w:sz w:val="23"/>
          <w:szCs w:val="23"/>
        </w:rPr>
        <w:t xml:space="preserve">shape public perception? </w:t>
      </w:r>
      <w:del w:id="75"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 xml:space="preserve">I suspect opposition to incarcerated voting is undergirded by a reticence among </w:delText>
        </w:r>
      </w:del>
      <w:ins w:id="76" w:author="Changed" w:date="2024-12-28T13:15:00Z" w16du:dateUtc="2024-12-28T20:15:00Z">
        <w:r>
          <w:rPr>
            <w:sz w:val="23"/>
            <w:szCs w:val="23"/>
          </w:rPr>
          <w:t xml:space="preserve">To what extent are perceptions of deservingness and views on </w:t>
        </w:r>
      </w:ins>
      <w:r>
        <w:rPr>
          <w:sz w:val="23"/>
          <w:szCs w:val="23"/>
        </w:rPr>
        <w:t xml:space="preserve">policy </w:t>
      </w:r>
      <w:del w:id="77"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 xml:space="preserve">elites, including in progressive contexts. While working on carceral voting policy, I encountered longtime democracy reform lobbyists and funders whose opposition ranged from claims that voting in prison is a matter for </w:delText>
        </w:r>
      </w:del>
      <w:ins w:id="78" w:author="Changed" w:date="2024-12-28T13:15:00Z" w16du:dateUtc="2024-12-28T20:15:00Z">
        <w:r>
          <w:rPr>
            <w:sz w:val="23"/>
            <w:szCs w:val="23"/>
          </w:rPr>
          <w:t xml:space="preserve">contingent on humanization of carceral citizens, or carceral citizen “type?”  Understanding the </w:t>
        </w:r>
        <w:r>
          <w:rPr>
            <w:sz w:val="23"/>
            <w:szCs w:val="23"/>
          </w:rPr>
          <w:lastRenderedPageBreak/>
          <w:t xml:space="preserve">implications of US </w:t>
        </w:r>
      </w:ins>
      <w:r>
        <w:rPr>
          <w:sz w:val="23"/>
          <w:szCs w:val="23"/>
        </w:rPr>
        <w:t xml:space="preserve">criminal </w:t>
      </w:r>
      <w:del w:id="79"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justice advocates or that it is "unserious and "absurd," to legislators who speculated</w:delText>
        </w:r>
      </w:del>
      <w:ins w:id="80" w:author="Changed" w:date="2024-12-28T13:15:00Z" w16du:dateUtc="2024-12-28T20:15:00Z">
        <w:r>
          <w:rPr>
            <w:sz w:val="23"/>
            <w:szCs w:val="23"/>
          </w:rPr>
          <w:t>policy’s production in a context where those ‘closest to the pain’ are usually furthest ‘from the power’ requires evaluation how the perceptions and preferences of those impacted differ from other groups.</w:t>
        </w:r>
      </w:ins>
    </w:p>
    <w:p w14:paraId="6F9275B8" w14:textId="77777777" w:rsidR="00C57324" w:rsidRPr="001E0D90" w:rsidRDefault="00C57324" w:rsidP="00C57324">
      <w:pPr>
        <w:pStyle w:val="ListParagraph"/>
        <w:rPr>
          <w:ins w:id="81" w:author="Changed" w:date="2024-12-28T13:15:00Z" w16du:dateUtc="2024-12-28T20:15:00Z"/>
          <w:sz w:val="23"/>
          <w:szCs w:val="23"/>
        </w:rPr>
      </w:pPr>
    </w:p>
    <w:p w14:paraId="60BB0489" w14:textId="77777777" w:rsidR="00C57324" w:rsidRPr="00061238" w:rsidRDefault="00C57324" w:rsidP="00C57324">
      <w:pPr>
        <w:pStyle w:val="ListParagraph"/>
        <w:numPr>
          <w:ilvl w:val="0"/>
          <w:numId w:val="1"/>
        </w:numPr>
        <w:spacing w:after="0" w:line="360" w:lineRule="auto"/>
        <w:contextualSpacing w:val="0"/>
        <w:rPr>
          <w:ins w:id="82" w:author="Changed" w:date="2024-12-28T13:15:00Z" w16du:dateUtc="2024-12-28T20:15:00Z"/>
          <w:sz w:val="23"/>
          <w:szCs w:val="23"/>
        </w:rPr>
      </w:pPr>
      <w:ins w:id="83" w:author="Changed" w:date="2024-12-28T13:15:00Z" w16du:dateUtc="2024-12-28T20:15:00Z">
        <w:r>
          <w:rPr>
            <w:sz w:val="23"/>
            <w:szCs w:val="23"/>
          </w:rPr>
          <w:t>Scholars of deservingness have shown that groups in society are institutionally and discursively constructed, and how these constructions and perceptions of what groups deserve are translated by policymakers into policy</w:t>
        </w:r>
      </w:ins>
      <w:r>
        <w:rPr>
          <w:sz w:val="23"/>
          <w:szCs w:val="23"/>
        </w:rPr>
        <w:t xml:space="preserve"> that </w:t>
      </w:r>
      <w:del w:id="84"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enfranchised voters in prison</w:delText>
        </w:r>
      </w:del>
      <w:ins w:id="85" w:author="Changed" w:date="2024-12-28T13:15:00Z" w16du:dateUtc="2024-12-28T20:15:00Z">
        <w:r>
          <w:rPr>
            <w:sz w:val="23"/>
            <w:szCs w:val="23"/>
          </w:rPr>
          <w:t>helps</w:t>
        </w:r>
      </w:ins>
      <w:r>
        <w:rPr>
          <w:sz w:val="23"/>
          <w:szCs w:val="23"/>
        </w:rPr>
        <w:t xml:space="preserve"> or </w:t>
      </w:r>
      <w:del w:id="86"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jail would wield their ballot for nefarious ends -- unduly vote</w:delText>
        </w:r>
      </w:del>
      <w:ins w:id="87" w:author="Changed" w:date="2024-12-28T13:15:00Z" w16du:dateUtc="2024-12-28T20:15:00Z">
        <w:r>
          <w:rPr>
            <w:sz w:val="23"/>
            <w:szCs w:val="23"/>
          </w:rPr>
          <w:t>hinders these groups. The literature has also established a map of underlying cognitive mechanisms, and criteria that shape perceptions of group deservingness. And while a broad literature examines public punitiveness, less is known about perceptions of deservingness</w:t>
        </w:r>
      </w:ins>
      <w:r>
        <w:rPr>
          <w:sz w:val="23"/>
          <w:szCs w:val="23"/>
        </w:rPr>
        <w:t xml:space="preserve"> in the </w:t>
      </w:r>
      <w:del w:id="88"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small districts in which they were incarcerated or coordinate</w:delText>
        </w:r>
      </w:del>
      <w:ins w:id="89" w:author="Changed" w:date="2024-12-28T13:15:00Z" w16du:dateUtc="2024-12-28T20:15:00Z">
        <w:r>
          <w:rPr>
            <w:sz w:val="23"/>
            <w:szCs w:val="23"/>
          </w:rPr>
          <w:t>context of incarceration and their translation</w:t>
        </w:r>
      </w:ins>
      <w:r>
        <w:rPr>
          <w:sz w:val="23"/>
          <w:szCs w:val="23"/>
        </w:rPr>
        <w:t xml:space="preserve"> to </w:t>
      </w:r>
      <w:del w:id="90"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target outcomes of elections. Other legislators said they did not support the issue because voting could not possibly be important to incarcerated people themselves. 5. "</w:delText>
        </w:r>
      </w:del>
      <w:ins w:id="91" w:author="Changed" w:date="2024-12-28T13:15:00Z" w16du:dateUtc="2024-12-28T20:15:00Z">
        <w:r>
          <w:rPr>
            <w:sz w:val="23"/>
            <w:szCs w:val="23"/>
          </w:rPr>
          <w:t xml:space="preserve">policy views, and on issues of democratic rights. </w:t>
        </w:r>
      </w:ins>
    </w:p>
    <w:p w14:paraId="01A9DCCE" w14:textId="77777777" w:rsidR="00C57324" w:rsidRPr="00061238" w:rsidRDefault="00C57324" w:rsidP="00C57324">
      <w:pPr>
        <w:pStyle w:val="ListParagraph"/>
        <w:rPr>
          <w:ins w:id="92" w:author="Changed" w:date="2024-12-28T13:15:00Z" w16du:dateUtc="2024-12-28T20:15:00Z"/>
          <w:sz w:val="23"/>
          <w:szCs w:val="23"/>
        </w:rPr>
      </w:pPr>
    </w:p>
    <w:p w14:paraId="6C8886ED" w14:textId="77777777" w:rsidR="00C57324" w:rsidRPr="00061238" w:rsidRDefault="00C57324" w:rsidP="00C57324">
      <w:pPr>
        <w:pStyle w:val="ListParagraph"/>
        <w:numPr>
          <w:ilvl w:val="0"/>
          <w:numId w:val="1"/>
        </w:numPr>
        <w:spacing w:after="0" w:line="360" w:lineRule="auto"/>
        <w:contextualSpacing w:val="0"/>
        <w:rPr>
          <w:ins w:id="93" w:author="Changed" w:date="2024-12-28T13:15:00Z" w16du:dateUtc="2024-12-28T20:15:00Z"/>
          <w:sz w:val="23"/>
          <w:szCs w:val="23"/>
        </w:rPr>
      </w:pPr>
      <w:ins w:id="94" w:author="Changed" w:date="2024-12-28T13:15:00Z" w16du:dateUtc="2024-12-28T20:15:00Z">
        <w:r w:rsidRPr="00061238">
          <w:rPr>
            <w:sz w:val="23"/>
            <w:szCs w:val="23"/>
          </w:rPr>
          <w:t>“</w:t>
        </w:r>
      </w:ins>
      <w:r w:rsidRPr="00061238">
        <w:rPr>
          <w:sz w:val="23"/>
          <w:szCs w:val="23"/>
        </w:rPr>
        <w:t>Policy designs driven by social constructions and the deception</w:t>
      </w:r>
      <w:del w:id="95"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 xml:space="preserve"> contained within may work well to produce positive feedback, but they do not necessarily produce policy that will solve problems, reinforce democratic values and processes, or serve broad-based public interests.</w:delText>
        </w:r>
      </w:del>
      <w:ins w:id="96" w:author="Changed" w:date="2024-12-28T13:15:00Z" w16du:dateUtc="2024-12-28T20:15:00Z">
        <w:r w:rsidRPr="00061238">
          <w:rPr>
            <w:sz w:val="23"/>
            <w:szCs w:val="23"/>
          </w:rPr>
          <w:t>…</w:t>
        </w:r>
      </w:ins>
      <w:r w:rsidRPr="00061238">
        <w:rPr>
          <w:sz w:val="23"/>
          <w:szCs w:val="23"/>
        </w:rPr>
        <w:t xml:space="preserve"> It should be the subject of research whether and how these reinforcing feedback mechanisms overwhelm the negative feedback that should come from policy designs that do not solve problems, deepen inequalities, and discourage democratic participation</w:t>
      </w:r>
      <w:del w:id="97"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 (Schneider and Ingram 2019). **I. Research Questions** 6. This resistance -- and tensions -- raise fundamental questions about how proximity to the carceral system shapes beliefs about who deserves democratic rights, and what people who are incarcerated deserve more broadly. Do those "closest to the pain" in this case hold different perceptions than those "closest to the power?" And if so, what does their historical exclusion mean for policy? **OLD: In this paper, I** develop an argument that perceptions of "deviant" deservingness are mechanistically different than those of welfare beneficiaries and other groups. I draw on both literatures on deservingness and social constructions, as well as studies of punitiveness, dehumanization, and affect control. I then propose a study design to explore \_\_\_ questions: first, I ask whether perceptions of deservingness explain support for policy in this context, and whether relationships between perceptions of deservingness and policy views differs in the context of deviants. I expect this will translate into a relationship that leads to my second question: how does this relationship vary between those who are impacted and those who are not? 7. In this paper, I ask how perceptions of deservingness shape preferences for incarcerated voting rights, with particular attention to whether and why these perceptions may differ between communities most impacted by incarcerated and those who typically shape policy. Drawing on converging literatures in social construction and deservingness, I plan to explore three interrelated questions: 8. First, how do perceptions of deservingness operate differently in their application to incarcerated people, compared to other policy beneficiaries? And in this context, to they differ on matters of democratic rights? While scholars have extensively studied how people decide who deserves welfare benefits and healthcare, less is known about how these judgements work when considering more abstract than economic policies like voting rights, particularly for groups who are typically socially constructed as "deviants." 9. Second, I ask how proximity to incarceration -- through direct experience or social networks -- influences perceptions and policy preferences? This question is particularly important for debates about descriptive representation, particularly whether we can understand 'proportional'</w:delText>
        </w:r>
      </w:del>
      <w:ins w:id="98" w:author="Changed" w:date="2024-12-28T13:15:00Z" w16du:dateUtc="2024-12-28T20:15:00Z">
        <w:r w:rsidRPr="00061238">
          <w:rPr>
            <w:sz w:val="23"/>
            <w:szCs w:val="23"/>
          </w:rPr>
          <w:t xml:space="preserve">” (Schneider and Ingram 2019). </w:t>
        </w:r>
      </w:ins>
    </w:p>
    <w:p w14:paraId="4CAD25DD" w14:textId="77777777" w:rsidR="00C57324" w:rsidRDefault="00C57324" w:rsidP="00C57324">
      <w:pPr>
        <w:spacing w:line="360" w:lineRule="auto"/>
        <w:rPr>
          <w:ins w:id="99" w:author="Changed" w:date="2024-12-28T13:15:00Z" w16du:dateUtc="2024-12-28T20:15:00Z"/>
          <w:rFonts w:ascii="Arial" w:hAnsi="Arial" w:cs="Arial"/>
          <w:b/>
          <w:bCs/>
          <w:sz w:val="23"/>
          <w:szCs w:val="23"/>
        </w:rPr>
      </w:pPr>
      <w:ins w:id="100" w:author="Changed" w:date="2024-12-28T13:15:00Z" w16du:dateUtc="2024-12-28T20:15:00Z">
        <w:r w:rsidRPr="00853669">
          <w:rPr>
            <w:rFonts w:ascii="Arial" w:hAnsi="Arial" w:cs="Arial"/>
            <w:b/>
            <w:bCs/>
            <w:sz w:val="23"/>
            <w:szCs w:val="23"/>
          </w:rPr>
          <w:t xml:space="preserve">I. </w:t>
        </w:r>
        <w:r>
          <w:rPr>
            <w:rFonts w:ascii="Arial" w:hAnsi="Arial" w:cs="Arial"/>
            <w:b/>
            <w:bCs/>
            <w:sz w:val="23"/>
            <w:szCs w:val="23"/>
          </w:rPr>
          <w:t xml:space="preserve">Research </w:t>
        </w:r>
        <w:r w:rsidRPr="00853669">
          <w:rPr>
            <w:rFonts w:ascii="Arial" w:hAnsi="Arial" w:cs="Arial"/>
            <w:b/>
            <w:bCs/>
            <w:sz w:val="23"/>
            <w:szCs w:val="23"/>
          </w:rPr>
          <w:t xml:space="preserve">Questions </w:t>
        </w:r>
      </w:ins>
    </w:p>
    <w:p w14:paraId="29926694" w14:textId="77777777" w:rsidR="00C57324" w:rsidRPr="009514B7" w:rsidRDefault="00C57324" w:rsidP="00C57324">
      <w:pPr>
        <w:pStyle w:val="ListParagraph"/>
        <w:numPr>
          <w:ilvl w:val="0"/>
          <w:numId w:val="1"/>
        </w:numPr>
        <w:spacing w:after="0" w:line="360" w:lineRule="auto"/>
        <w:contextualSpacing w:val="0"/>
        <w:rPr>
          <w:ins w:id="101" w:author="Changed" w:date="2024-12-28T13:15:00Z" w16du:dateUtc="2024-12-28T20:15:00Z"/>
          <w:sz w:val="23"/>
          <w:szCs w:val="23"/>
        </w:rPr>
      </w:pPr>
      <w:ins w:id="102" w:author="Changed" w:date="2024-12-28T13:15:00Z" w16du:dateUtc="2024-12-28T20:15:00Z">
        <w:r w:rsidRPr="009514B7">
          <w:rPr>
            <w:sz w:val="23"/>
            <w:szCs w:val="23"/>
          </w:rPr>
          <w:t xml:space="preserve">In this paper, I propose a study design using novel survey data to take up X interrelated questions about </w:t>
        </w:r>
        <w:r>
          <w:rPr>
            <w:sz w:val="23"/>
            <w:szCs w:val="23"/>
          </w:rPr>
          <w:t xml:space="preserve">perceptions of what carceral citizens deserve and policy outcomes. First, I ask </w:t>
        </w:r>
        <w:r>
          <w:t xml:space="preserve">how perceptions of deservingness and related policy preferences differ between those directly impacted by incarceration and those who are not. This question is central to understanding a foundational paradox in criminal legal policy: decisions about carceral citizens' rights are made primarily by legislatures that descriptively underrepresent the communities most impacted by incarceration. Further, it is important for debates about whether </w:t>
        </w:r>
        <w:r w:rsidRPr="009A1DBD">
          <w:rPr>
            <w:sz w:val="23"/>
            <w:szCs w:val="23"/>
          </w:rPr>
          <w:t>‘proportional’</w:t>
        </w:r>
      </w:ins>
      <w:r w:rsidRPr="009A1DBD">
        <w:rPr>
          <w:sz w:val="23"/>
          <w:szCs w:val="23"/>
        </w:rPr>
        <w:t xml:space="preserve"> descriptive representation as adequate for substantive representation and serving as symbolically reparative (</w:t>
      </w:r>
      <w:proofErr w:type="spellStart"/>
      <w:r w:rsidRPr="009A1DBD">
        <w:rPr>
          <w:sz w:val="23"/>
          <w:szCs w:val="23"/>
        </w:rPr>
        <w:t>Mansbridge</w:t>
      </w:r>
      <w:proofErr w:type="spellEnd"/>
      <w:r w:rsidRPr="009A1DBD">
        <w:rPr>
          <w:sz w:val="23"/>
          <w:szCs w:val="23"/>
        </w:rPr>
        <w:t>).</w:t>
      </w:r>
      <w:del w:id="103"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 xml:space="preserve"> 10. Broadly</w:delText>
        </w:r>
      </w:del>
    </w:p>
    <w:p w14:paraId="707606B1" w14:textId="77777777" w:rsidR="00C57324" w:rsidRDefault="00C57324" w:rsidP="00C57324">
      <w:pPr>
        <w:pStyle w:val="ListParagraph"/>
        <w:spacing w:line="360" w:lineRule="auto"/>
        <w:rPr>
          <w:ins w:id="104" w:author="Changed" w:date="2024-12-28T13:15:00Z" w16du:dateUtc="2024-12-28T20:15:00Z"/>
          <w:sz w:val="23"/>
          <w:szCs w:val="23"/>
        </w:rPr>
      </w:pPr>
    </w:p>
    <w:p w14:paraId="7AEBA6B7" w14:textId="77777777" w:rsidR="00C57324" w:rsidRDefault="00C57324" w:rsidP="00C57324">
      <w:pPr>
        <w:pStyle w:val="ListParagraph"/>
        <w:numPr>
          <w:ilvl w:val="0"/>
          <w:numId w:val="1"/>
        </w:numPr>
        <w:spacing w:after="0" w:line="360" w:lineRule="auto"/>
        <w:contextualSpacing w:val="0"/>
        <w:rPr>
          <w:ins w:id="105" w:author="Changed" w:date="2024-12-28T13:15:00Z" w16du:dateUtc="2024-12-28T20:15:00Z"/>
          <w:sz w:val="23"/>
          <w:szCs w:val="23"/>
        </w:rPr>
      </w:pPr>
      <w:ins w:id="106" w:author="Changed" w:date="2024-12-28T13:15:00Z" w16du:dateUtc="2024-12-28T20:15:00Z">
        <w:r>
          <w:rPr>
            <w:sz w:val="23"/>
            <w:szCs w:val="23"/>
          </w:rPr>
          <w:lastRenderedPageBreak/>
          <w:t>Answering this question requires we first understand (second)</w:t>
        </w:r>
        <w:r w:rsidRPr="009A1DBD">
          <w:rPr>
            <w:sz w:val="23"/>
            <w:szCs w:val="23"/>
          </w:rPr>
          <w:t xml:space="preserve"> how </w:t>
        </w:r>
        <w:r>
          <w:rPr>
            <w:sz w:val="23"/>
            <w:szCs w:val="23"/>
          </w:rPr>
          <w:t>might</w:t>
        </w:r>
        <w:r w:rsidRPr="009A1DBD">
          <w:rPr>
            <w:sz w:val="23"/>
            <w:szCs w:val="23"/>
          </w:rPr>
          <w:t xml:space="preserve"> perceptions of deservingness operate</w:t>
        </w:r>
        <w:r>
          <w:rPr>
            <w:sz w:val="23"/>
            <w:szCs w:val="23"/>
          </w:rPr>
          <w:t xml:space="preserve"> in carceral contexts, and whether it differs than in</w:t>
        </w:r>
        <w:r w:rsidRPr="009A1DBD">
          <w:rPr>
            <w:sz w:val="23"/>
            <w:szCs w:val="23"/>
          </w:rPr>
          <w:t xml:space="preserve"> application</w:t>
        </w:r>
        <w:r>
          <w:rPr>
            <w:sz w:val="23"/>
            <w:szCs w:val="23"/>
          </w:rPr>
          <w:t>s</w:t>
        </w:r>
        <w:r w:rsidRPr="009A1DBD">
          <w:rPr>
            <w:sz w:val="23"/>
            <w:szCs w:val="23"/>
          </w:rPr>
          <w:t xml:space="preserve"> to </w:t>
        </w:r>
        <w:r>
          <w:rPr>
            <w:sz w:val="23"/>
            <w:szCs w:val="23"/>
          </w:rPr>
          <w:t>other groups?</w:t>
        </w:r>
        <w:r w:rsidRPr="009A1DBD">
          <w:rPr>
            <w:sz w:val="23"/>
            <w:szCs w:val="23"/>
          </w:rPr>
          <w:t xml:space="preserve"> And in this context, </w:t>
        </w:r>
        <w:r>
          <w:rPr>
            <w:sz w:val="23"/>
            <w:szCs w:val="23"/>
          </w:rPr>
          <w:t>how do</w:t>
        </w:r>
        <w:r w:rsidRPr="009A1DBD">
          <w:rPr>
            <w:sz w:val="23"/>
            <w:szCs w:val="23"/>
          </w:rPr>
          <w:t xml:space="preserve"> they </w:t>
        </w:r>
        <w:r>
          <w:rPr>
            <w:sz w:val="23"/>
            <w:szCs w:val="23"/>
          </w:rPr>
          <w:t xml:space="preserve">inform policy preferences, or </w:t>
        </w:r>
        <w:r w:rsidRPr="009A1DBD">
          <w:rPr>
            <w:sz w:val="23"/>
            <w:szCs w:val="23"/>
          </w:rPr>
          <w:t>differ on matters of democratic rights? W</w:t>
        </w:r>
        <w:r>
          <w:t>hile scholars have extensively studied perceptions of deservingness for welfare recipients and other groups, less is known about how these judgments function when applied to people who are incarcerated - a group often subject to dehumanizing stereotypes and strong affective responses. Drawing on social construction, deservingness, and punitiveness literature, I argue that affect and identity fundamentally shape how carceral deservingness is perceived and translated to policy preferences.</w:t>
        </w:r>
      </w:ins>
    </w:p>
    <w:p w14:paraId="3D67A268" w14:textId="77777777" w:rsidR="00C57324" w:rsidRPr="001B7D26" w:rsidRDefault="00C57324" w:rsidP="00C57324">
      <w:pPr>
        <w:pStyle w:val="ListParagraph"/>
        <w:numPr>
          <w:ilvl w:val="0"/>
          <w:numId w:val="1"/>
        </w:numPr>
        <w:spacing w:after="0" w:line="360" w:lineRule="auto"/>
        <w:contextualSpacing w:val="0"/>
        <w:rPr>
          <w:ins w:id="107" w:author="Changed" w:date="2024-12-28T13:15:00Z" w16du:dateUtc="2024-12-28T20:15:00Z"/>
          <w:sz w:val="23"/>
          <w:szCs w:val="23"/>
        </w:rPr>
      </w:pPr>
      <w:ins w:id="108" w:author="Changed" w:date="2024-12-28T13:15:00Z" w16du:dateUtc="2024-12-28T20:15:00Z">
        <w:r>
          <w:rPr>
            <w:sz w:val="23"/>
            <w:szCs w:val="23"/>
          </w:rPr>
          <w:t>Last, and broadly</w:t>
        </w:r>
      </w:ins>
      <w:r w:rsidRPr="009A1DBD">
        <w:rPr>
          <w:sz w:val="23"/>
          <w:szCs w:val="23"/>
        </w:rPr>
        <w:t>, I ultimately hope to</w:t>
      </w:r>
      <w:ins w:id="109" w:author="Changed" w:date="2024-12-28T13:15:00Z" w16du:dateUtc="2024-12-28T20:15:00Z">
        <w:r w:rsidRPr="009A1DBD">
          <w:rPr>
            <w:sz w:val="23"/>
            <w:szCs w:val="23"/>
          </w:rPr>
          <w:t xml:space="preserve"> </w:t>
        </w:r>
        <w:r>
          <w:rPr>
            <w:sz w:val="23"/>
            <w:szCs w:val="23"/>
          </w:rPr>
          <w:t>better</w:t>
        </w:r>
      </w:ins>
      <w:r>
        <w:rPr>
          <w:sz w:val="23"/>
          <w:szCs w:val="23"/>
        </w:rPr>
        <w:t xml:space="preserve"> </w:t>
      </w:r>
      <w:r w:rsidRPr="009A1DBD">
        <w:rPr>
          <w:sz w:val="23"/>
          <w:szCs w:val="23"/>
        </w:rPr>
        <w:t xml:space="preserve">understand what explains the persistence of restrictions on incarcerated voting even in contexts where we might expect support for rights expansion, or implementation of voting access. </w:t>
      </w:r>
      <w:del w:id="110"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 xml:space="preserve">To that end, I will also explore how views about policy and what incarcerated people deserve vary across demographics, party and ideology, and punitive policy. </w:delText>
        </w:r>
      </w:del>
      <w:r w:rsidRPr="009A1DBD">
        <w:rPr>
          <w:sz w:val="23"/>
          <w:szCs w:val="23"/>
        </w:rPr>
        <w:t>The pattern of resistance even among progressive advocates and in Democratic-controlled states suggest this debate extends beyond partisanshi</w:t>
      </w:r>
      <w:r>
        <w:rPr>
          <w:sz w:val="23"/>
          <w:szCs w:val="23"/>
        </w:rPr>
        <w:t xml:space="preserve">p. To </w:t>
      </w:r>
      <w:del w:id="111"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 xml:space="preserve">address these </w:delText>
        </w:r>
      </w:del>
      <w:ins w:id="112" w:author="Changed" w:date="2024-12-28T13:15:00Z" w16du:dateUtc="2024-12-28T20:15:00Z">
        <w:r>
          <w:rPr>
            <w:sz w:val="23"/>
            <w:szCs w:val="23"/>
          </w:rPr>
          <w:t xml:space="preserve">that end, I will also explore how views about policy and what incarcerated people deserve vary across demographics, party and ideology, racial resentment, and punitiveness.  These </w:t>
        </w:r>
      </w:ins>
      <w:r>
        <w:rPr>
          <w:sz w:val="23"/>
          <w:szCs w:val="23"/>
        </w:rPr>
        <w:t>questions</w:t>
      </w:r>
      <w:del w:id="113"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 xml:space="preserve">, I develop a theoretical framework that distinguishes deservingness perceptions in carceral contexts from how </w:delText>
        </w:r>
      </w:del>
      <w:ins w:id="114" w:author="Changed" w:date="2024-12-28T13:15:00Z" w16du:dateUtc="2024-12-28T20:15:00Z">
        <w:r>
          <w:rPr>
            <w:sz w:val="23"/>
            <w:szCs w:val="23"/>
          </w:rPr>
          <w:t xml:space="preserve"> are important given that some scholarship concerned with the role that public </w:t>
        </w:r>
      </w:ins>
      <w:r>
        <w:rPr>
          <w:sz w:val="23"/>
          <w:szCs w:val="23"/>
        </w:rPr>
        <w:t xml:space="preserve">perceptions of </w:t>
      </w:r>
      <w:ins w:id="115" w:author="Changed" w:date="2024-12-28T13:15:00Z" w16du:dateUtc="2024-12-28T20:15:00Z">
        <w:r>
          <w:rPr>
            <w:sz w:val="23"/>
            <w:szCs w:val="23"/>
          </w:rPr>
          <w:t xml:space="preserve">the “deserving versus undeserving citizenry” played the development of tough-on-crime (Garland 2001; Wacquant 2019). </w:t>
        </w:r>
      </w:ins>
    </w:p>
    <w:p w14:paraId="4BCE4739" w14:textId="77777777" w:rsidR="00C57324" w:rsidRDefault="00C57324" w:rsidP="00C57324">
      <w:pPr>
        <w:pStyle w:val="ListParagraph"/>
        <w:spacing w:line="360" w:lineRule="auto"/>
        <w:rPr>
          <w:ins w:id="116" w:author="Changed" w:date="2024-12-28T13:15:00Z" w16du:dateUtc="2024-12-28T20:15:00Z"/>
          <w:sz w:val="23"/>
          <w:szCs w:val="23"/>
        </w:rPr>
      </w:pPr>
    </w:p>
    <w:p w14:paraId="438F2E92" w14:textId="77777777" w:rsidR="00C57324" w:rsidRDefault="00C57324" w:rsidP="00C57324">
      <w:pPr>
        <w:pStyle w:val="ListParagraph"/>
        <w:numPr>
          <w:ilvl w:val="0"/>
          <w:numId w:val="1"/>
        </w:numPr>
        <w:spacing w:after="0" w:line="360" w:lineRule="auto"/>
        <w:contextualSpacing w:val="0"/>
        <w:rPr>
          <w:ins w:id="117" w:author="Changed" w:date="2024-12-28T13:15:00Z" w16du:dateUtc="2024-12-28T20:15:00Z"/>
          <w:sz w:val="23"/>
          <w:szCs w:val="23"/>
        </w:rPr>
      </w:pPr>
      <w:ins w:id="118" w:author="Changed" w:date="2024-12-28T13:15:00Z" w16du:dateUtc="2024-12-28T20:15:00Z">
        <w:r w:rsidRPr="00853669">
          <w:rPr>
            <w:b/>
            <w:bCs/>
            <w:sz w:val="23"/>
            <w:szCs w:val="23"/>
          </w:rPr>
          <w:t>In this paper, I</w:t>
        </w:r>
        <w:r w:rsidRPr="00853669">
          <w:rPr>
            <w:sz w:val="23"/>
            <w:szCs w:val="23"/>
          </w:rPr>
          <w:t xml:space="preserve"> </w:t>
        </w:r>
        <w:r>
          <w:rPr>
            <w:sz w:val="23"/>
            <w:szCs w:val="23"/>
          </w:rPr>
          <w:t xml:space="preserve">draw on social construction, deservingness, and punitiveness literatures to </w:t>
        </w:r>
        <w:r w:rsidRPr="00853669">
          <w:rPr>
            <w:sz w:val="23"/>
            <w:szCs w:val="23"/>
          </w:rPr>
          <w:t xml:space="preserve">develop an argument that perceptions of “deviant” </w:t>
        </w:r>
      </w:ins>
      <w:r w:rsidRPr="00853669">
        <w:rPr>
          <w:sz w:val="23"/>
          <w:szCs w:val="23"/>
        </w:rPr>
        <w:t xml:space="preserve">deservingness </w:t>
      </w:r>
      <w:del w:id="119"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 xml:space="preserve">operate in </w:delText>
        </w:r>
      </w:del>
      <w:ins w:id="120" w:author="Changed" w:date="2024-12-28T13:15:00Z" w16du:dateUtc="2024-12-28T20:15:00Z">
        <w:r w:rsidRPr="00853669">
          <w:rPr>
            <w:sz w:val="23"/>
            <w:szCs w:val="23"/>
          </w:rPr>
          <w:t>are mechanistically</w:t>
        </w:r>
        <w:r>
          <w:rPr>
            <w:sz w:val="23"/>
            <w:szCs w:val="23"/>
          </w:rPr>
          <w:t xml:space="preserve">, operationally, and possibly conceptually </w:t>
        </w:r>
        <w:r w:rsidRPr="00853669">
          <w:rPr>
            <w:sz w:val="23"/>
            <w:szCs w:val="23"/>
          </w:rPr>
          <w:t xml:space="preserve">different than those of </w:t>
        </w:r>
      </w:ins>
      <w:r>
        <w:rPr>
          <w:sz w:val="23"/>
          <w:szCs w:val="23"/>
        </w:rPr>
        <w:t xml:space="preserve">previously studied </w:t>
      </w:r>
      <w:ins w:id="121" w:author="Changed" w:date="2024-12-28T13:15:00Z" w16du:dateUtc="2024-12-28T20:15:00Z">
        <w:r>
          <w:rPr>
            <w:sz w:val="23"/>
            <w:szCs w:val="23"/>
          </w:rPr>
          <w:t xml:space="preserve">groups. I expect that perceptions of deservingness in carceral contexts are driven predominantly by affect and identity. </w:t>
        </w:r>
      </w:ins>
    </w:p>
    <w:p w14:paraId="66FA8136" w14:textId="77777777" w:rsidR="00C57324" w:rsidRPr="003734B5" w:rsidRDefault="00C57324" w:rsidP="00C57324">
      <w:pPr>
        <w:pStyle w:val="ListParagraph"/>
        <w:rPr>
          <w:ins w:id="122" w:author="Changed" w:date="2024-12-28T13:15:00Z" w16du:dateUtc="2024-12-28T20:15:00Z"/>
          <w:sz w:val="23"/>
          <w:szCs w:val="23"/>
        </w:rPr>
      </w:pPr>
    </w:p>
    <w:p w14:paraId="333BDD38" w14:textId="77777777" w:rsidR="00C57324" w:rsidRDefault="00C57324" w:rsidP="00C57324">
      <w:pPr>
        <w:pStyle w:val="ListParagraph"/>
        <w:spacing w:line="360" w:lineRule="auto"/>
        <w:rPr>
          <w:ins w:id="123" w:author="Changed" w:date="2024-12-28T13:15:00Z" w16du:dateUtc="2024-12-28T20:15:00Z"/>
          <w:sz w:val="23"/>
          <w:szCs w:val="23"/>
        </w:rPr>
      </w:pPr>
      <w:ins w:id="124" w:author="Changed" w:date="2024-12-28T13:15:00Z" w16du:dateUtc="2024-12-28T20:15:00Z">
        <w:r>
          <w:rPr>
            <w:sz w:val="23"/>
            <w:szCs w:val="23"/>
          </w:rPr>
          <w:t xml:space="preserve">Specifically, I hypothesize that: </w:t>
        </w:r>
      </w:ins>
    </w:p>
    <w:p w14:paraId="1AA276B3" w14:textId="77777777" w:rsidR="00C57324" w:rsidRDefault="00C57324" w:rsidP="00C57324">
      <w:pPr>
        <w:pStyle w:val="ListParagraph"/>
        <w:spacing w:line="360" w:lineRule="auto"/>
        <w:rPr>
          <w:ins w:id="125" w:author="Changed" w:date="2024-12-28T13:15:00Z" w16du:dateUtc="2024-12-28T20:15:00Z"/>
          <w:sz w:val="23"/>
          <w:szCs w:val="23"/>
        </w:rPr>
      </w:pPr>
      <w:ins w:id="126" w:author="Changed" w:date="2024-12-28T13:15:00Z" w16du:dateUtc="2024-12-28T20:15:00Z">
        <w:r>
          <w:rPr>
            <w:sz w:val="23"/>
            <w:szCs w:val="23"/>
          </w:rPr>
          <w:t>Support for policy is punitively idiosyncratic</w:t>
        </w:r>
      </w:ins>
    </w:p>
    <w:p w14:paraId="65B08432" w14:textId="77777777" w:rsidR="00C57324" w:rsidRPr="001F7CAD" w:rsidRDefault="00C57324" w:rsidP="00C57324">
      <w:pPr>
        <w:pStyle w:val="whitespace-normal"/>
        <w:numPr>
          <w:ilvl w:val="0"/>
          <w:numId w:val="3"/>
        </w:numPr>
        <w:spacing w:line="360" w:lineRule="auto"/>
        <w:rPr>
          <w:ins w:id="127" w:author="Changed" w:date="2024-12-28T13:15:00Z" w16du:dateUtc="2024-12-28T20:15:00Z"/>
        </w:rPr>
      </w:pPr>
      <w:ins w:id="128" w:author="Changed" w:date="2024-12-28T13:15:00Z" w16du:dateUtc="2024-12-28T20:15:00Z">
        <w:r>
          <w:rPr>
            <w:sz w:val="23"/>
            <w:szCs w:val="23"/>
          </w:rPr>
          <w:lastRenderedPageBreak/>
          <w:t xml:space="preserve">(H1) those directly impacted by the carceral system – defined as people whose social networks extend into prison, people who have been incarcerated, </w:t>
        </w:r>
        <w:proofErr w:type="gramStart"/>
        <w:r>
          <w:rPr>
            <w:sz w:val="23"/>
            <w:szCs w:val="23"/>
          </w:rPr>
          <w:t>and also</w:t>
        </w:r>
        <w:proofErr w:type="gramEnd"/>
        <w:r>
          <w:rPr>
            <w:sz w:val="23"/>
            <w:szCs w:val="23"/>
          </w:rPr>
          <w:t xml:space="preserve"> people who have been victims of serios offenses – will substantively differ from those who are not directly impacted in their perceptions of carceral citizen deservingness and in their policy views. While I anticipate variation among the three subsets of </w:t>
        </w:r>
        <w:proofErr w:type="gramStart"/>
        <w:r>
          <w:rPr>
            <w:sz w:val="23"/>
            <w:szCs w:val="23"/>
          </w:rPr>
          <w:t>directly-impacted</w:t>
        </w:r>
        <w:proofErr w:type="gramEnd"/>
        <w:r>
          <w:rPr>
            <w:sz w:val="23"/>
            <w:szCs w:val="23"/>
          </w:rPr>
          <w:t xml:space="preserve">, I broadly expect these groups will perceive carceral citizens as more deserving, show less support for punitive policy, and more support for symbolic and material policy benefits. </w:t>
        </w:r>
      </w:ins>
    </w:p>
    <w:p w14:paraId="3FCC63D5" w14:textId="77777777" w:rsidR="00C57324" w:rsidRDefault="00C57324" w:rsidP="00C57324">
      <w:pPr>
        <w:pStyle w:val="whitespace-normal"/>
        <w:numPr>
          <w:ilvl w:val="0"/>
          <w:numId w:val="3"/>
        </w:numPr>
        <w:spacing w:line="360" w:lineRule="auto"/>
        <w:rPr>
          <w:ins w:id="129" w:author="Changed" w:date="2024-12-28T13:15:00Z" w16du:dateUtc="2024-12-28T20:15:00Z"/>
        </w:rPr>
      </w:pPr>
      <w:ins w:id="130" w:author="Changed" w:date="2024-12-28T13:15:00Z" w16du:dateUtc="2024-12-28T20:15:00Z">
        <w:r>
          <w:rPr>
            <w:sz w:val="23"/>
            <w:szCs w:val="23"/>
          </w:rPr>
          <w:t xml:space="preserve">This hypothesis is premised on my expectation that perceptions of deservingness in carceral </w:t>
        </w:r>
      </w:ins>
      <w:r>
        <w:rPr>
          <w:sz w:val="23"/>
          <w:szCs w:val="23"/>
        </w:rPr>
        <w:t>contexts</w:t>
      </w:r>
      <w:del w:id="131" w:author="Changed" w:date="2024-12-28T13:15:00Z" w16du:dateUtc="2024-12-28T20:15:00Z">
        <w:r w:rsidRPr="006A088C">
          <w:rPr>
            <w:rFonts w:ascii="Menlo" w:hAnsi="Menlo" w:cs="Menlo"/>
            <w:color w:val="29261B"/>
            <w:spacing w:val="-6"/>
            <w:sz w:val="18"/>
            <w:szCs w:val="18"/>
            <w:shd w:val="clear" w:color="auto" w:fill="FFFFFF"/>
          </w:rPr>
          <w:delText>. **</w:delText>
        </w:r>
      </w:del>
      <w:ins w:id="132" w:author="Changed" w:date="2024-12-28T13:15:00Z" w16du:dateUtc="2024-12-28T20:15:00Z">
        <w:r>
          <w:rPr>
            <w:sz w:val="23"/>
            <w:szCs w:val="23"/>
          </w:rPr>
          <w:t xml:space="preserve"> are primarily shaped by affect and identity, the latter of which moderates affect. Thus, (H2) more humanized portrayals of carceral citizens will positively influence perceptions. This is supported by literature on dehumanization effects </w:t>
        </w:r>
        <w:r>
          <w:t xml:space="preserve">Vasiljevic and Viki 2014), moral disgust in criminal justice attitudes (Rozin et al.), and evidence of differentiation in perceptions of deservingness among subgroups (Smith and Kreitzer). Among non-impacted groups, I expect that perceptions of deservingness will </w:t>
        </w:r>
        <w:proofErr w:type="spellStart"/>
        <w:r>
          <w:t>corrolate</w:t>
        </w:r>
        <w:proofErr w:type="spellEnd"/>
        <w:r>
          <w:t xml:space="preserve"> with race, racial attitudes, party and ideology.  </w:t>
        </w:r>
      </w:ins>
    </w:p>
    <w:p w14:paraId="1F1EAAE9" w14:textId="77777777" w:rsidR="00C57324" w:rsidRDefault="00C57324" w:rsidP="00C57324">
      <w:pPr>
        <w:pStyle w:val="whitespace-normal"/>
        <w:numPr>
          <w:ilvl w:val="0"/>
          <w:numId w:val="3"/>
        </w:numPr>
        <w:spacing w:line="360" w:lineRule="auto"/>
        <w:rPr>
          <w:ins w:id="133" w:author="Changed" w:date="2024-12-28T13:15:00Z" w16du:dateUtc="2024-12-28T20:15:00Z"/>
        </w:rPr>
      </w:pPr>
      <w:ins w:id="134" w:author="Changed" w:date="2024-12-28T13:15:00Z" w16du:dateUtc="2024-12-28T20:15:00Z">
        <w:r>
          <w:t xml:space="preserve">Further </w:t>
        </w:r>
      </w:ins>
    </w:p>
    <w:p w14:paraId="768F7FE3" w14:textId="77777777" w:rsidR="00C57324" w:rsidRDefault="00C57324" w:rsidP="00C57324">
      <w:pPr>
        <w:pStyle w:val="ListParagraph"/>
        <w:spacing w:line="360" w:lineRule="auto"/>
        <w:ind w:firstLine="720"/>
        <w:rPr>
          <w:ins w:id="135" w:author="Changed" w:date="2024-12-28T13:15:00Z" w16du:dateUtc="2024-12-28T20:15:00Z"/>
          <w:sz w:val="23"/>
          <w:szCs w:val="23"/>
        </w:rPr>
      </w:pPr>
    </w:p>
    <w:p w14:paraId="7A2A2019" w14:textId="77777777" w:rsidR="00C57324" w:rsidRDefault="00C57324" w:rsidP="00C57324">
      <w:pPr>
        <w:pStyle w:val="ListParagraph"/>
        <w:spacing w:line="360" w:lineRule="auto"/>
        <w:rPr>
          <w:ins w:id="136" w:author="Changed" w:date="2024-12-28T13:15:00Z" w16du:dateUtc="2024-12-28T20:15:00Z"/>
          <w:sz w:val="23"/>
          <w:szCs w:val="23"/>
        </w:rPr>
      </w:pPr>
    </w:p>
    <w:p w14:paraId="3D1E49DB" w14:textId="77777777" w:rsidR="00C57324" w:rsidRDefault="00C57324" w:rsidP="00C57324">
      <w:pPr>
        <w:pStyle w:val="ListParagraph"/>
        <w:spacing w:line="360" w:lineRule="auto"/>
        <w:rPr>
          <w:ins w:id="137" w:author="Changed" w:date="2024-12-28T13:15:00Z" w16du:dateUtc="2024-12-28T20:15:00Z"/>
          <w:sz w:val="23"/>
          <w:szCs w:val="23"/>
        </w:rPr>
      </w:pPr>
    </w:p>
    <w:p w14:paraId="4E042A41" w14:textId="77777777" w:rsidR="00C57324" w:rsidRDefault="00C57324" w:rsidP="00C57324">
      <w:pPr>
        <w:pStyle w:val="ListParagraph"/>
        <w:spacing w:line="360" w:lineRule="auto"/>
        <w:rPr>
          <w:ins w:id="138" w:author="Changed" w:date="2024-12-28T13:15:00Z" w16du:dateUtc="2024-12-28T20:15:00Z"/>
          <w:sz w:val="23"/>
          <w:szCs w:val="23"/>
        </w:rPr>
      </w:pPr>
    </w:p>
    <w:p w14:paraId="10D5D556" w14:textId="77777777" w:rsidR="00C57324" w:rsidRDefault="00C57324" w:rsidP="00C57324">
      <w:pPr>
        <w:rPr>
          <w:ins w:id="139" w:author="Changed" w:date="2024-12-28T13:15:00Z" w16du:dateUtc="2024-12-28T20:15:00Z"/>
        </w:rPr>
      </w:pPr>
      <w:proofErr w:type="gramStart"/>
      <w:ins w:id="140" w:author="Changed" w:date="2024-12-28T13:15:00Z" w16du:dateUtc="2024-12-28T20:15:00Z">
        <w:r>
          <w:rPr>
            <w:rFonts w:hAnsi="Symbol"/>
          </w:rPr>
          <w:t></w:t>
        </w:r>
        <w:r>
          <w:t xml:space="preserve">  Those</w:t>
        </w:r>
        <w:proofErr w:type="gramEnd"/>
        <w:r>
          <w:t xml:space="preserve"> directly impacted by incarceration will: </w:t>
        </w:r>
      </w:ins>
    </w:p>
    <w:p w14:paraId="7665EFEC" w14:textId="77777777" w:rsidR="00C57324" w:rsidRDefault="00C57324" w:rsidP="00C57324">
      <w:pPr>
        <w:pStyle w:val="whitespace-normal"/>
        <w:numPr>
          <w:ilvl w:val="0"/>
          <w:numId w:val="2"/>
        </w:numPr>
        <w:rPr>
          <w:ins w:id="141" w:author="Changed" w:date="2024-12-28T13:15:00Z" w16du:dateUtc="2024-12-28T20:15:00Z"/>
        </w:rPr>
      </w:pPr>
      <w:ins w:id="142" w:author="Changed" w:date="2024-12-28T13:15:00Z" w16du:dateUtc="2024-12-28T20:15:00Z">
        <w:r>
          <w:t>Show higher overall deservingness ratings for carceral citizens</w:t>
        </w:r>
      </w:ins>
    </w:p>
    <w:p w14:paraId="3FB22CF7" w14:textId="77777777" w:rsidR="00C57324" w:rsidRDefault="00C57324" w:rsidP="00C57324">
      <w:pPr>
        <w:pStyle w:val="whitespace-normal"/>
        <w:numPr>
          <w:ilvl w:val="0"/>
          <w:numId w:val="2"/>
        </w:numPr>
        <w:rPr>
          <w:ins w:id="143" w:author="Changed" w:date="2024-12-28T13:15:00Z" w16du:dateUtc="2024-12-28T20:15:00Z"/>
        </w:rPr>
      </w:pPr>
      <w:ins w:id="144" w:author="Changed" w:date="2024-12-28T13:15:00Z" w16du:dateUtc="2024-12-28T20:15:00Z">
        <w:r>
          <w:t>Demonstrate stronger support for both concrete policies and democratic rights</w:t>
        </w:r>
      </w:ins>
    </w:p>
    <w:p w14:paraId="3173DFB7" w14:textId="77777777" w:rsidR="00C57324" w:rsidRDefault="00C57324" w:rsidP="00C57324">
      <w:pPr>
        <w:pStyle w:val="whitespace-normal"/>
        <w:numPr>
          <w:ilvl w:val="0"/>
          <w:numId w:val="2"/>
        </w:numPr>
        <w:rPr>
          <w:ins w:id="145" w:author="Changed" w:date="2024-12-28T13:15:00Z" w16du:dateUtc="2024-12-28T20:15:00Z"/>
        </w:rPr>
      </w:pPr>
      <w:ins w:id="146" w:author="Changed" w:date="2024-12-28T13:15:00Z" w16du:dateUtc="2024-12-28T20:15:00Z">
        <w:r>
          <w:t>Be less influenced by dehumanizing labels in their evaluations Supporting points: Literature on contact theory, descriptive representation effects (</w:t>
        </w:r>
        <w:proofErr w:type="spellStart"/>
        <w:r>
          <w:t>Mansbridge</w:t>
        </w:r>
        <w:proofErr w:type="spellEnd"/>
        <w:r>
          <w:t>); evidence that family members show less punitive attitudes (Lee, Porter, and Comfort 2014)</w:t>
        </w:r>
      </w:ins>
    </w:p>
    <w:p w14:paraId="455A3D1B" w14:textId="77777777" w:rsidR="00C57324" w:rsidRDefault="00C57324" w:rsidP="00C57324">
      <w:pPr>
        <w:pStyle w:val="whitespace-normal"/>
        <w:numPr>
          <w:ilvl w:val="0"/>
          <w:numId w:val="2"/>
        </w:numPr>
        <w:rPr>
          <w:ins w:id="147" w:author="Changed" w:date="2024-12-28T13:15:00Z" w16du:dateUtc="2024-12-28T20:15:00Z"/>
        </w:rPr>
      </w:pPr>
      <w:ins w:id="148" w:author="Changed" w:date="2024-12-28T13:15:00Z" w16du:dateUtc="2024-12-28T20:15:00Z">
        <w:r>
          <w:t>Be less influenced by dehumanizing labels ("criminals" vs "incarcerated people") Supporting points: Contact theory, descriptive representation (</w:t>
        </w:r>
        <w:proofErr w:type="spellStart"/>
        <w:r>
          <w:t>Mansbridge</w:t>
        </w:r>
        <w:proofErr w:type="spellEnd"/>
        <w:r>
          <w:t>); evidence about family attitudes (Lee, Porter, and Comfort 2014)</w:t>
        </w:r>
      </w:ins>
    </w:p>
    <w:p w14:paraId="31E7158B" w14:textId="77777777" w:rsidR="00C57324" w:rsidRDefault="00C57324" w:rsidP="00C57324">
      <w:pPr>
        <w:pStyle w:val="whitespace-normal"/>
        <w:numPr>
          <w:ilvl w:val="0"/>
          <w:numId w:val="2"/>
        </w:numPr>
        <w:rPr>
          <w:ins w:id="149" w:author="Changed" w:date="2024-12-28T13:15:00Z" w16du:dateUtc="2024-12-28T20:15:00Z"/>
        </w:rPr>
      </w:pPr>
      <w:ins w:id="150" w:author="Changed" w:date="2024-12-28T13:15:00Z" w16du:dateUtc="2024-12-28T20:15:00Z">
        <w:r>
          <w:t xml:space="preserve">Have different differences in perceptions than non-impacted people: </w:t>
        </w:r>
      </w:ins>
    </w:p>
    <w:p w14:paraId="09323C15" w14:textId="77777777" w:rsidR="00C57324" w:rsidRDefault="00C57324" w:rsidP="00C57324">
      <w:pPr>
        <w:ind w:left="720"/>
        <w:rPr>
          <w:ins w:id="151" w:author="Changed" w:date="2024-12-28T13:15:00Z" w16du:dateUtc="2024-12-28T20:15:00Z"/>
        </w:rPr>
      </w:pPr>
      <w:proofErr w:type="gramStart"/>
      <w:ins w:id="152" w:author="Changed" w:date="2024-12-28T13:15:00Z" w16du:dateUtc="2024-12-28T20:15:00Z">
        <w:r>
          <w:rPr>
            <w:rFonts w:hAnsi="Symbol"/>
          </w:rPr>
          <w:t></w:t>
        </w:r>
        <w:r>
          <w:t xml:space="preserve">  Be</w:t>
        </w:r>
        <w:proofErr w:type="gramEnd"/>
        <w:r>
          <w:t xml:space="preserve"> largest for abstract categories ("criminals", "prisoners") </w:t>
        </w:r>
      </w:ins>
    </w:p>
    <w:p w14:paraId="6737A926" w14:textId="77777777" w:rsidR="00C57324" w:rsidRDefault="00C57324" w:rsidP="00C57324">
      <w:pPr>
        <w:ind w:left="720"/>
        <w:rPr>
          <w:ins w:id="153" w:author="Changed" w:date="2024-12-28T13:15:00Z" w16du:dateUtc="2024-12-28T20:15:00Z"/>
        </w:rPr>
      </w:pPr>
      <w:proofErr w:type="gramStart"/>
      <w:ins w:id="154" w:author="Changed" w:date="2024-12-28T13:15:00Z" w16du:dateUtc="2024-12-28T20:15:00Z">
        <w:r>
          <w:rPr>
            <w:rFonts w:hAnsi="Symbol"/>
          </w:rPr>
          <w:t></w:t>
        </w:r>
        <w:r>
          <w:t xml:space="preserve">  Be</w:t>
        </w:r>
        <w:proofErr w:type="gramEnd"/>
        <w:r>
          <w:t xml:space="preserve"> smaller for humanized categories ("incarcerated parents") </w:t>
        </w:r>
      </w:ins>
    </w:p>
    <w:p w14:paraId="5D61077F" w14:textId="77777777" w:rsidR="00C57324" w:rsidRDefault="00C57324" w:rsidP="00C57324">
      <w:pPr>
        <w:pStyle w:val="whitespace-normal"/>
        <w:numPr>
          <w:ilvl w:val="1"/>
          <w:numId w:val="2"/>
        </w:numPr>
        <w:rPr>
          <w:ins w:id="155" w:author="Changed" w:date="2024-12-28T13:15:00Z" w16du:dateUtc="2024-12-28T20:15:00Z"/>
        </w:rPr>
      </w:pPr>
      <w:proofErr w:type="gramStart"/>
      <w:ins w:id="156" w:author="Changed" w:date="2024-12-28T13:15:00Z" w16du:dateUtc="2024-12-28T20:15:00Z">
        <w:r>
          <w:rPr>
            <w:rFonts w:hAnsi="Symbol"/>
          </w:rPr>
          <w:lastRenderedPageBreak/>
          <w:t></w:t>
        </w:r>
        <w:r>
          <w:t xml:space="preserve">  Correlate</w:t>
        </w:r>
        <w:proofErr w:type="gramEnd"/>
        <w:r>
          <w:t xml:space="preserve"> with racial attitudes and punitive ideology Supporting points: Dehumanization literature, evidence about how proximity reduces stereotype reliance</w:t>
        </w:r>
      </w:ins>
    </w:p>
    <w:p w14:paraId="6E69742B" w14:textId="77777777" w:rsidR="00C57324" w:rsidRDefault="00C57324" w:rsidP="00C57324">
      <w:pPr>
        <w:rPr>
          <w:ins w:id="157" w:author="Changed" w:date="2024-12-28T13:15:00Z" w16du:dateUtc="2024-12-28T20:15:00Z"/>
        </w:rPr>
      </w:pPr>
      <w:proofErr w:type="gramStart"/>
      <w:ins w:id="158" w:author="Changed" w:date="2024-12-28T13:15:00Z" w16du:dateUtc="2024-12-28T20:15:00Z">
        <w:r>
          <w:rPr>
            <w:rFonts w:hAnsi="Symbol"/>
          </w:rPr>
          <w:t></w:t>
        </w:r>
        <w:r>
          <w:t xml:space="preserve">  Perceptions</w:t>
        </w:r>
        <w:proofErr w:type="gramEnd"/>
        <w:r>
          <w:t xml:space="preserve"> of deservingness in carceral contexts are primarily shaped by: </w:t>
        </w:r>
      </w:ins>
    </w:p>
    <w:p w14:paraId="5E9A7813" w14:textId="77777777" w:rsidR="00C57324" w:rsidRDefault="00C57324" w:rsidP="00C57324">
      <w:pPr>
        <w:pStyle w:val="whitespace-normal"/>
        <w:numPr>
          <w:ilvl w:val="0"/>
          <w:numId w:val="3"/>
        </w:numPr>
        <w:rPr>
          <w:ins w:id="159" w:author="Changed" w:date="2024-12-28T13:15:00Z" w16du:dateUtc="2024-12-28T20:15:00Z"/>
        </w:rPr>
      </w:pPr>
      <w:ins w:id="160" w:author="Changed" w:date="2024-12-28T13:15:00Z" w16du:dateUtc="2024-12-28T20:15:00Z">
        <w:r>
          <w:t>Affect (particularly moral disgust and dehumanization)</w:t>
        </w:r>
      </w:ins>
    </w:p>
    <w:p w14:paraId="66FD64AA" w14:textId="77777777" w:rsidR="00C57324" w:rsidRDefault="00C57324" w:rsidP="00C57324">
      <w:pPr>
        <w:pStyle w:val="whitespace-normal"/>
        <w:numPr>
          <w:ilvl w:val="0"/>
          <w:numId w:val="3"/>
        </w:numPr>
        <w:rPr>
          <w:ins w:id="161" w:author="Changed" w:date="2024-12-28T13:15:00Z" w16du:dateUtc="2024-12-28T20:15:00Z"/>
        </w:rPr>
      </w:pPr>
      <w:ins w:id="162" w:author="Changed" w:date="2024-12-28T13:15:00Z" w16du:dateUtc="2024-12-28T20:15:00Z">
        <w:r>
          <w:t>Identity (both of evaluator and target group)</w:t>
        </w:r>
      </w:ins>
    </w:p>
    <w:p w14:paraId="220BBFF3" w14:textId="77777777" w:rsidR="00C57324" w:rsidRDefault="00C57324" w:rsidP="00C57324">
      <w:pPr>
        <w:pStyle w:val="whitespace-normal"/>
        <w:numPr>
          <w:ilvl w:val="0"/>
          <w:numId w:val="3"/>
        </w:numPr>
        <w:rPr>
          <w:ins w:id="163" w:author="Changed" w:date="2024-12-28T13:15:00Z" w16du:dateUtc="2024-12-28T20:15:00Z"/>
        </w:rPr>
      </w:pPr>
      <w:ins w:id="164" w:author="Changed" w:date="2024-12-28T13:15:00Z" w16du:dateUtc="2024-12-28T20:15:00Z">
        <w:r>
          <w:t>Less by traditional deservingness criteria like need or reciprocity Supporting points: Literature on dehumanization effects (Vasiljevic and Viki 2014), moral disgust in criminal justice attitudes (Rozin et al.)</w:t>
        </w:r>
      </w:ins>
    </w:p>
    <w:p w14:paraId="37CFA039" w14:textId="77777777" w:rsidR="00C57324" w:rsidRDefault="00C57324" w:rsidP="00C57324">
      <w:pPr>
        <w:pStyle w:val="whitespace-normal"/>
        <w:numPr>
          <w:ilvl w:val="0"/>
          <w:numId w:val="3"/>
        </w:numPr>
        <w:rPr>
          <w:ins w:id="165" w:author="Changed" w:date="2024-12-28T13:15:00Z" w16du:dateUtc="2024-12-28T20:15:00Z"/>
        </w:rPr>
      </w:pPr>
      <w:ins w:id="166" w:author="Changed" w:date="2024-12-28T13:15:00Z" w16du:dateUtc="2024-12-28T20:15:00Z">
        <w:r>
          <w:t>Categories suggesting systemic injustice ("wrongly convicted") receive highest ratings Supporting points: Literature on frames/language effects, social construction theory about group differentiation (Smith and Kreitzer)</w:t>
        </w:r>
      </w:ins>
    </w:p>
    <w:p w14:paraId="33428778" w14:textId="77777777" w:rsidR="00C57324" w:rsidRDefault="00C57324" w:rsidP="00C57324">
      <w:pPr>
        <w:rPr>
          <w:ins w:id="167" w:author="Changed" w:date="2024-12-28T13:15:00Z" w16du:dateUtc="2024-12-28T20:15:00Z"/>
        </w:rPr>
      </w:pPr>
      <w:proofErr w:type="gramStart"/>
      <w:ins w:id="168" w:author="Changed" w:date="2024-12-28T13:15:00Z" w16du:dateUtc="2024-12-28T20:15:00Z">
        <w:r>
          <w:rPr>
            <w:rFonts w:hAnsi="Symbol"/>
          </w:rPr>
          <w:t></w:t>
        </w:r>
        <w:r>
          <w:t xml:space="preserve">  The</w:t>
        </w:r>
        <w:proofErr w:type="gramEnd"/>
        <w:r>
          <w:t xml:space="preserve"> relationship between deservingness perceptions and policy views will: </w:t>
        </w:r>
      </w:ins>
    </w:p>
    <w:p w14:paraId="1A53DB7D" w14:textId="77777777" w:rsidR="00C57324" w:rsidRDefault="00C57324" w:rsidP="00C57324">
      <w:pPr>
        <w:pStyle w:val="whitespace-normal"/>
        <w:numPr>
          <w:ilvl w:val="0"/>
          <w:numId w:val="4"/>
        </w:numPr>
        <w:rPr>
          <w:ins w:id="169" w:author="Changed" w:date="2024-12-28T13:15:00Z" w16du:dateUtc="2024-12-28T20:15:00Z"/>
        </w:rPr>
      </w:pPr>
      <w:ins w:id="170" w:author="Changed" w:date="2024-12-28T13:15:00Z" w16du:dateUtc="2024-12-28T20:15:00Z">
        <w:r>
          <w:t>Be weaker for carceral citizens than for non-stigmatized groups</w:t>
        </w:r>
      </w:ins>
    </w:p>
    <w:p w14:paraId="1E181C89" w14:textId="77777777" w:rsidR="00C57324" w:rsidRDefault="00C57324" w:rsidP="00C57324">
      <w:pPr>
        <w:pStyle w:val="whitespace-normal"/>
        <w:numPr>
          <w:ilvl w:val="0"/>
          <w:numId w:val="4"/>
        </w:numPr>
        <w:rPr>
          <w:ins w:id="171" w:author="Changed" w:date="2024-12-28T13:15:00Z" w16du:dateUtc="2024-12-28T20:15:00Z"/>
        </w:rPr>
      </w:pPr>
      <w:ins w:id="172" w:author="Changed" w:date="2024-12-28T13:15:00Z" w16du:dateUtc="2024-12-28T20:15:00Z">
        <w:r>
          <w:t>Vary systematically with racial attitudes and punitive ideology Supporting points: Social construction literature on 'deviant' groups (Schneider and Ingram), racial dimensions of punitiveness (</w:t>
        </w:r>
        <w:proofErr w:type="spellStart"/>
        <w:r>
          <w:t>Chouhy</w:t>
        </w:r>
        <w:proofErr w:type="spellEnd"/>
        <w:r>
          <w:t xml:space="preserve"> et al. 2020)</w:t>
        </w:r>
      </w:ins>
    </w:p>
    <w:p w14:paraId="1E0B6A3F" w14:textId="77777777" w:rsidR="00C57324" w:rsidRDefault="00C57324" w:rsidP="00C57324">
      <w:pPr>
        <w:spacing w:line="360" w:lineRule="auto"/>
        <w:rPr>
          <w:ins w:id="173" w:author="Changed" w:date="2024-12-28T13:15:00Z" w16du:dateUtc="2024-12-28T20:15:00Z"/>
          <w:sz w:val="23"/>
          <w:szCs w:val="23"/>
        </w:rPr>
      </w:pPr>
    </w:p>
    <w:p w14:paraId="5F152552" w14:textId="77777777" w:rsidR="00C57324" w:rsidRDefault="00C57324" w:rsidP="00C57324">
      <w:pPr>
        <w:spacing w:line="360" w:lineRule="auto"/>
      </w:pPr>
    </w:p>
    <w:p w14:paraId="4945A5C9" w14:textId="77777777" w:rsidR="00C57324" w:rsidRDefault="00C57324" w:rsidP="00C57324">
      <w:pPr>
        <w:pStyle w:val="ListParagraph"/>
        <w:numPr>
          <w:ilvl w:val="0"/>
          <w:numId w:val="1"/>
        </w:numPr>
        <w:spacing w:after="0" w:line="360" w:lineRule="auto"/>
        <w:contextualSpacing w:val="0"/>
        <w:rPr>
          <w:ins w:id="174" w:author="Changed" w:date="2024-12-28T13:15:00Z" w16du:dateUtc="2024-12-28T20:15:00Z"/>
        </w:rPr>
      </w:pPr>
      <w:del w:id="175"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 xml:space="preserve"> 37. </w:delText>
        </w:r>
      </w:del>
      <w:r w:rsidRPr="009A1DBD">
        <w:t>Democrats, I expect, will vary more than Republicans in their evaluations of sub-groups</w:t>
      </w:r>
      <w:del w:id="176"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 Some</w:delText>
        </w:r>
      </w:del>
      <w:ins w:id="177" w:author="Changed" w:date="2024-12-28T13:15:00Z" w16du:dateUtc="2024-12-28T20:15:00Z">
        <w:r>
          <w:t xml:space="preserve">, as many note the that punitiveness is almost pre-determined within conservative ideology (Burton et al 2020, </w:t>
        </w:r>
        <w:proofErr w:type="spellStart"/>
        <w:r>
          <w:t>Mancici</w:t>
        </w:r>
        <w:proofErr w:type="spellEnd"/>
        <w:r>
          <w:t xml:space="preserve"> et al 2021, Wilson et al 2015). While </w:t>
        </w:r>
        <w:proofErr w:type="spellStart"/>
        <w:r w:rsidRPr="009A1DBD">
          <w:t>Sniderman</w:t>
        </w:r>
        <w:proofErr w:type="spellEnd"/>
        <w:r w:rsidRPr="009A1DBD">
          <w:t xml:space="preserve"> </w:t>
        </w:r>
        <w:r>
          <w:t>and</w:t>
        </w:r>
        <w:r w:rsidRPr="009A1DBD">
          <w:t xml:space="preserve"> Piazza</w:t>
        </w:r>
        <w:r>
          <w:t xml:space="preserve"> (1993)</w:t>
        </w:r>
      </w:ins>
      <w:r>
        <w:t xml:space="preserve"> </w:t>
      </w:r>
      <w:r w:rsidRPr="009A1DBD">
        <w:t xml:space="preserve">contend </w:t>
      </w:r>
      <w:del w:id="178"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Democrats'</w:delText>
        </w:r>
      </w:del>
      <w:ins w:id="179" w:author="Changed" w:date="2024-12-28T13:15:00Z" w16du:dateUtc="2024-12-28T20:15:00Z">
        <w:r w:rsidRPr="009A1DBD">
          <w:t>Democrats’</w:t>
        </w:r>
      </w:ins>
      <w:r w:rsidRPr="009A1DBD">
        <w:t xml:space="preserve"> punitiveness reflects ideological beliefs about personal responsibility and the rule of </w:t>
      </w:r>
      <w:r>
        <w:t>law</w:t>
      </w:r>
      <w:del w:id="180"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 xml:space="preserve"> (Sniderman &amp; Piazza, 1993). But</w:delText>
        </w:r>
      </w:del>
      <w:ins w:id="181" w:author="Changed" w:date="2024-12-28T13:15:00Z" w16du:dateUtc="2024-12-28T20:15:00Z">
        <w:r>
          <w:t xml:space="preserve">, </w:t>
        </w:r>
        <w:proofErr w:type="spellStart"/>
        <w:r>
          <w:t>Chouhy</w:t>
        </w:r>
        <w:proofErr w:type="spellEnd"/>
        <w:r>
          <w:t xml:space="preserve"> and colleagues (2022) recently find evidence that Republican opposition may be more reflective of punitiveness, where for Democrats, opposition is more strongly driven by “culture of control” impulses to think of citizenship desert in terms of merits (Miller and Alexander 2016). </w:t>
        </w:r>
      </w:ins>
    </w:p>
    <w:p w14:paraId="0FF5F88C" w14:textId="77777777" w:rsidR="00C57324" w:rsidRDefault="00C57324" w:rsidP="00C57324">
      <w:pPr>
        <w:pStyle w:val="ListParagraph"/>
        <w:rPr>
          <w:ins w:id="182" w:author="Changed" w:date="2024-12-28T13:15:00Z" w16du:dateUtc="2024-12-28T20:15:00Z"/>
        </w:rPr>
      </w:pPr>
    </w:p>
    <w:p w14:paraId="6A4CD53E" w14:textId="77777777" w:rsidR="00C57324" w:rsidRPr="00E3250A" w:rsidRDefault="00C57324" w:rsidP="00C57324">
      <w:pPr>
        <w:pStyle w:val="ListParagraph"/>
        <w:numPr>
          <w:ilvl w:val="0"/>
          <w:numId w:val="1"/>
        </w:numPr>
        <w:spacing w:after="0" w:line="360" w:lineRule="auto"/>
        <w:contextualSpacing w:val="0"/>
      </w:pPr>
      <w:ins w:id="183" w:author="Changed" w:date="2024-12-28T13:15:00Z" w16du:dateUtc="2024-12-28T20:15:00Z">
        <w:r>
          <w:t xml:space="preserve"> Further, racial resentment may also serve as a party through-line – because Democrats are punitive and more supportive of carceral voting policies than Republicans, </w:t>
        </w:r>
        <w:r w:rsidRPr="009A1DBD">
          <w:t xml:space="preserve">“symbolic racism is most strongly associated with support for felony </w:t>
        </w:r>
        <w:r w:rsidRPr="009A1DBD">
          <w:lastRenderedPageBreak/>
          <w:t>disenfranchisement for Democrats than Republicans” (</w:t>
        </w:r>
        <w:proofErr w:type="spellStart"/>
        <w:r w:rsidRPr="009A1DBD">
          <w:t>Chouhy</w:t>
        </w:r>
        <w:proofErr w:type="spellEnd"/>
        <w:r w:rsidRPr="009A1DBD">
          <w:t xml:space="preserve"> et al. 202</w:t>
        </w:r>
        <w:r>
          <w:t>2</w:t>
        </w:r>
        <w:r w:rsidRPr="009A1DBD">
          <w:t xml:space="preserve">).  </w:t>
        </w:r>
        <w:r>
          <w:t>Further</w:t>
        </w:r>
      </w:ins>
      <w:r w:rsidRPr="009A1DBD">
        <w:t xml:space="preserve"> findings that framing criminal legal policy in racial terms </w:t>
      </w:r>
      <w:del w:id="184"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r w:rsidRPr="00D9367F">
        <w:rPr>
          <w:i/>
          <w:iCs/>
        </w:rPr>
        <w:t>increases</w:t>
      </w:r>
      <w:del w:id="185"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r w:rsidRPr="009A1DBD">
        <w:t xml:space="preserve"> white support for punitive policies make clear and of particular interest that </w:t>
      </w:r>
      <w:del w:id="186"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Democrats'</w:delText>
        </w:r>
      </w:del>
      <w:ins w:id="187" w:author="Changed" w:date="2024-12-28T13:15:00Z" w16du:dateUtc="2024-12-28T20:15:00Z">
        <w:r w:rsidRPr="009A1DBD">
          <w:t>Democrats’</w:t>
        </w:r>
      </w:ins>
      <w:r w:rsidRPr="009A1DBD">
        <w:t xml:space="preserve"> punitiveness also reflects racial resentment</w:t>
      </w:r>
      <w:r>
        <w:t xml:space="preserve">. </w:t>
      </w:r>
      <w:del w:id="188"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38. Importantly</w:delText>
        </w:r>
      </w:del>
      <w:ins w:id="189" w:author="Changed" w:date="2024-12-28T13:15:00Z" w16du:dateUtc="2024-12-28T20:15:00Z">
        <w:r>
          <w:t>And importantly</w:t>
        </w:r>
      </w:ins>
      <w:r>
        <w:t xml:space="preserve">, racial </w:t>
      </w:r>
      <w:del w:id="190"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disparity extends</w:delText>
        </w:r>
      </w:del>
      <w:ins w:id="191" w:author="Changed" w:date="2024-12-28T13:15:00Z" w16du:dateUtc="2024-12-28T20:15:00Z">
        <w:r>
          <w:t>differences will extend</w:t>
        </w:r>
      </w:ins>
      <w:r>
        <w:t xml:space="preserve"> </w:t>
      </w:r>
      <w:r w:rsidRPr="009A1DBD">
        <w:t xml:space="preserve">into political and ideological groups </w:t>
      </w:r>
      <w:del w:id="192"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ins w:id="193" w:author="Changed" w:date="2024-12-28T13:15:00Z" w16du:dateUtc="2024-12-28T20:15:00Z">
        <w:r w:rsidRPr="009A1DBD">
          <w:t>–</w:t>
        </w:r>
      </w:ins>
      <w:r w:rsidRPr="009A1DBD">
        <w:t xml:space="preserve"> a survey fielded by The Sentencing Project in 2022 showed that among liberals and democrats respectively, support for incarcerated voting drops by over 20% from Black to white respondents. </w:t>
      </w:r>
    </w:p>
    <w:p w14:paraId="7391EB39" w14:textId="77777777" w:rsidR="00C57324" w:rsidRDefault="00C57324"/>
    <w:p w14:paraId="2F4D558D" w14:textId="77777777" w:rsidR="00C57324" w:rsidRPr="00853669" w:rsidRDefault="00C57324" w:rsidP="00C57324">
      <w:pPr>
        <w:spacing w:line="360" w:lineRule="auto"/>
        <w:rPr>
          <w:rFonts w:ascii="Arial" w:hAnsi="Arial" w:cs="Arial"/>
          <w:b/>
          <w:bCs/>
        </w:rPr>
      </w:pPr>
      <w:del w:id="194"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r w:rsidRPr="00853669">
        <w:rPr>
          <w:rFonts w:ascii="Arial" w:hAnsi="Arial" w:cs="Arial"/>
          <w:b/>
          <w:bCs/>
        </w:rPr>
        <w:t>IV. Hypotheses</w:t>
      </w:r>
    </w:p>
    <w:p w14:paraId="44D7E0DB" w14:textId="77777777" w:rsidR="00C57324" w:rsidRDefault="00C57324" w:rsidP="00C57324">
      <w:pPr>
        <w:spacing w:line="360" w:lineRule="auto"/>
        <w:rPr>
          <w:ins w:id="195" w:author="Changed" w:date="2024-12-28T13:15:00Z" w16du:dateUtc="2024-12-28T20:15:00Z"/>
          <w:sz w:val="23"/>
          <w:szCs w:val="23"/>
        </w:rPr>
      </w:pPr>
      <w:del w:id="196"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 xml:space="preserve">** </w:delText>
        </w:r>
      </w:del>
      <w:r>
        <w:rPr>
          <w:sz w:val="23"/>
          <w:szCs w:val="23"/>
        </w:rPr>
        <w:t xml:space="preserve">What expectations can be derived about how the public will view the deservingness of carceral citizens, and how these perceptions will translate to views on policy? Criminal legal policy is a highly emotional and racialized domain, where </w:t>
      </w:r>
      <w:del w:id="197"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 xml:space="preserve">a </w:delText>
        </w:r>
      </w:del>
      <w:r>
        <w:rPr>
          <w:sz w:val="23"/>
          <w:szCs w:val="23"/>
        </w:rPr>
        <w:t xml:space="preserve">policies at least nominally aimed at protecting universal public good </w:t>
      </w:r>
      <w:del w:id="198"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ins w:id="199" w:author="Changed" w:date="2024-12-28T13:15:00Z" w16du:dateUtc="2024-12-28T20:15:00Z">
        <w:r>
          <w:rPr>
            <w:sz w:val="23"/>
            <w:szCs w:val="23"/>
          </w:rPr>
          <w:t>–</w:t>
        </w:r>
      </w:ins>
      <w:r>
        <w:rPr>
          <w:sz w:val="23"/>
          <w:szCs w:val="23"/>
        </w:rPr>
        <w:t xml:space="preserve"> public safety </w:t>
      </w:r>
      <w:del w:id="200"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ins w:id="201" w:author="Changed" w:date="2024-12-28T13:15:00Z" w16du:dateUtc="2024-12-28T20:15:00Z">
        <w:r>
          <w:rPr>
            <w:sz w:val="23"/>
            <w:szCs w:val="23"/>
          </w:rPr>
          <w:t>–</w:t>
        </w:r>
      </w:ins>
      <w:r>
        <w:rPr>
          <w:sz w:val="23"/>
          <w:szCs w:val="23"/>
        </w:rPr>
        <w:t xml:space="preserve"> affect a highly localized target. </w:t>
      </w:r>
      <w:del w:id="202" w:author="Changed" w:date="2024-12-28T13:15:00Z" w16du:dateUtc="2024-12-28T20:15:00Z">
        <w:r w:rsidRPr="006A088C">
          <w:rPr>
            <w:rFonts w:ascii="Menlo" w:eastAsia="Times New Roman" w:hAnsi="Menlo" w:cs="Menlo"/>
            <w:color w:val="29261B"/>
            <w:spacing w:val="-6"/>
            <w:kern w:val="0"/>
            <w:sz w:val="18"/>
            <w:szCs w:val="18"/>
            <w:shd w:val="clear" w:color="auto" w:fill="FFFFFF"/>
            <w14:ligatures w14:val="none"/>
          </w:rPr>
          <w:delText>**</w:delText>
        </w:r>
      </w:del>
      <w:ins w:id="203" w:author="Changed" w:date="2024-12-28T13:15:00Z" w16du:dateUtc="2024-12-28T20:15:00Z">
        <w:r>
          <w:rPr>
            <w:sz w:val="23"/>
            <w:szCs w:val="23"/>
          </w:rPr>
          <w:t>Broadly, I suspect that applied to carceral citizens, and possibly most groups about whom there is consensus of “</w:t>
        </w:r>
        <w:proofErr w:type="spellStart"/>
        <w:r>
          <w:rPr>
            <w:sz w:val="23"/>
            <w:szCs w:val="23"/>
          </w:rPr>
          <w:t>undeservingness</w:t>
        </w:r>
        <w:proofErr w:type="spellEnd"/>
        <w:r>
          <w:rPr>
            <w:sz w:val="23"/>
            <w:szCs w:val="23"/>
          </w:rPr>
          <w:t xml:space="preserve">” or deviance, deservingness implies a first-order reaction, and second-order judgement, and that both broadly will be primarily shaped by affect and identity. Policy views may more strongly reflect differentiated second order judgements, allowing many some of the same who view carceral citizens as undeserving to be more supportive of policy than might otherwise be expected. </w:t>
        </w:r>
      </w:ins>
    </w:p>
    <w:p w14:paraId="0CD054AE" w14:textId="77777777" w:rsidR="00C57324" w:rsidRDefault="00C57324"/>
    <w:sectPr w:rsidR="00C573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BC17F" w14:textId="77777777" w:rsidR="00F91DA0" w:rsidRDefault="00F91DA0" w:rsidP="00C57324">
      <w:pPr>
        <w:spacing w:after="0" w:line="240" w:lineRule="auto"/>
      </w:pPr>
      <w:r>
        <w:separator/>
      </w:r>
    </w:p>
  </w:endnote>
  <w:endnote w:type="continuationSeparator" w:id="0">
    <w:p w14:paraId="0E9B40D8" w14:textId="77777777" w:rsidR="00F91DA0" w:rsidRDefault="00F91DA0" w:rsidP="00C57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4015C" w14:textId="77777777" w:rsidR="00F91DA0" w:rsidRDefault="00F91DA0" w:rsidP="00C57324">
      <w:pPr>
        <w:spacing w:after="0" w:line="240" w:lineRule="auto"/>
      </w:pPr>
      <w:r>
        <w:separator/>
      </w:r>
    </w:p>
  </w:footnote>
  <w:footnote w:type="continuationSeparator" w:id="0">
    <w:p w14:paraId="470D29C7" w14:textId="77777777" w:rsidR="00F91DA0" w:rsidRDefault="00F91DA0" w:rsidP="00C57324">
      <w:pPr>
        <w:spacing w:after="0" w:line="240" w:lineRule="auto"/>
      </w:pPr>
      <w:r>
        <w:continuationSeparator/>
      </w:r>
    </w:p>
  </w:footnote>
  <w:footnote w:id="1">
    <w:p w14:paraId="36F7A863" w14:textId="77777777" w:rsidR="00C57324" w:rsidRPr="00595E87" w:rsidRDefault="00C57324" w:rsidP="00C57324">
      <w:pPr>
        <w:pStyle w:val="FootnoteText"/>
      </w:pPr>
      <w:ins w:id="50" w:author="Changed" w:date="2024-12-28T13:15:00Z" w16du:dateUtc="2024-12-28T20:15:00Z">
        <w:r w:rsidRPr="00595E87">
          <w:rPr>
            <w:rStyle w:val="FootnoteReference"/>
          </w:rPr>
          <w:footnoteRef/>
        </w:r>
        <w:r w:rsidRPr="00595E87">
          <w:t xml:space="preserve"> See: https://pressley.house.gov/2023/12/06/pressley-welch-unveil-historic-bill-to-guarantee-right-to-vote-for-incarcerated-citizens/</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D6F93"/>
    <w:multiLevelType w:val="hybridMultilevel"/>
    <w:tmpl w:val="BAC46C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3E01D6"/>
    <w:multiLevelType w:val="multilevel"/>
    <w:tmpl w:val="41C8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D3CF7"/>
    <w:multiLevelType w:val="multilevel"/>
    <w:tmpl w:val="1DCA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D9584F"/>
    <w:multiLevelType w:val="multilevel"/>
    <w:tmpl w:val="2FFA0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389997">
    <w:abstractNumId w:val="0"/>
  </w:num>
  <w:num w:numId="2" w16cid:durableId="1205368895">
    <w:abstractNumId w:val="3"/>
  </w:num>
  <w:num w:numId="3" w16cid:durableId="934826077">
    <w:abstractNumId w:val="1"/>
  </w:num>
  <w:num w:numId="4" w16cid:durableId="1752386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324"/>
    <w:rsid w:val="00BD1087"/>
    <w:rsid w:val="00C57324"/>
    <w:rsid w:val="00F91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4128CC"/>
  <w15:chartTrackingRefBased/>
  <w15:docId w15:val="{09F324A5-C475-1749-8351-A7E32B413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3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3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3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3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3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3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3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3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3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3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324"/>
    <w:rPr>
      <w:rFonts w:eastAsiaTheme="majorEastAsia" w:cstheme="majorBidi"/>
      <w:color w:val="272727" w:themeColor="text1" w:themeTint="D8"/>
    </w:rPr>
  </w:style>
  <w:style w:type="paragraph" w:styleId="Title">
    <w:name w:val="Title"/>
    <w:basedOn w:val="Normal"/>
    <w:next w:val="Normal"/>
    <w:link w:val="TitleChar"/>
    <w:uiPriority w:val="10"/>
    <w:qFormat/>
    <w:rsid w:val="00C57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324"/>
    <w:pPr>
      <w:spacing w:before="160"/>
      <w:jc w:val="center"/>
    </w:pPr>
    <w:rPr>
      <w:i/>
      <w:iCs/>
      <w:color w:val="404040" w:themeColor="text1" w:themeTint="BF"/>
    </w:rPr>
  </w:style>
  <w:style w:type="character" w:customStyle="1" w:styleId="QuoteChar">
    <w:name w:val="Quote Char"/>
    <w:basedOn w:val="DefaultParagraphFont"/>
    <w:link w:val="Quote"/>
    <w:uiPriority w:val="29"/>
    <w:rsid w:val="00C57324"/>
    <w:rPr>
      <w:i/>
      <w:iCs/>
      <w:color w:val="404040" w:themeColor="text1" w:themeTint="BF"/>
    </w:rPr>
  </w:style>
  <w:style w:type="paragraph" w:styleId="ListParagraph">
    <w:name w:val="List Paragraph"/>
    <w:basedOn w:val="Normal"/>
    <w:uiPriority w:val="1"/>
    <w:qFormat/>
    <w:rsid w:val="00C57324"/>
    <w:pPr>
      <w:ind w:left="720"/>
      <w:contextualSpacing/>
    </w:pPr>
  </w:style>
  <w:style w:type="character" w:styleId="IntenseEmphasis">
    <w:name w:val="Intense Emphasis"/>
    <w:basedOn w:val="DefaultParagraphFont"/>
    <w:uiPriority w:val="21"/>
    <w:qFormat/>
    <w:rsid w:val="00C57324"/>
    <w:rPr>
      <w:i/>
      <w:iCs/>
      <w:color w:val="0F4761" w:themeColor="accent1" w:themeShade="BF"/>
    </w:rPr>
  </w:style>
  <w:style w:type="paragraph" w:styleId="IntenseQuote">
    <w:name w:val="Intense Quote"/>
    <w:basedOn w:val="Normal"/>
    <w:next w:val="Normal"/>
    <w:link w:val="IntenseQuoteChar"/>
    <w:uiPriority w:val="30"/>
    <w:qFormat/>
    <w:rsid w:val="00C57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324"/>
    <w:rPr>
      <w:i/>
      <w:iCs/>
      <w:color w:val="0F4761" w:themeColor="accent1" w:themeShade="BF"/>
    </w:rPr>
  </w:style>
  <w:style w:type="character" w:styleId="IntenseReference">
    <w:name w:val="Intense Reference"/>
    <w:basedOn w:val="DefaultParagraphFont"/>
    <w:uiPriority w:val="32"/>
    <w:qFormat/>
    <w:rsid w:val="00C57324"/>
    <w:rPr>
      <w:b/>
      <w:bCs/>
      <w:smallCaps/>
      <w:color w:val="0F4761" w:themeColor="accent1" w:themeShade="BF"/>
      <w:spacing w:val="5"/>
    </w:rPr>
  </w:style>
  <w:style w:type="paragraph" w:styleId="FootnoteText">
    <w:name w:val="footnote text"/>
    <w:basedOn w:val="Normal"/>
    <w:link w:val="FootnoteTextChar"/>
    <w:uiPriority w:val="99"/>
    <w:semiHidden/>
    <w:unhideWhenUsed/>
    <w:rsid w:val="00C57324"/>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C57324"/>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C57324"/>
    <w:rPr>
      <w:vertAlign w:val="superscript"/>
    </w:rPr>
  </w:style>
  <w:style w:type="paragraph" w:customStyle="1" w:styleId="whitespace-normal">
    <w:name w:val="whitespace-normal"/>
    <w:basedOn w:val="Normal"/>
    <w:rsid w:val="00C5732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2733</Words>
  <Characters>15582</Characters>
  <Application>Microsoft Office Word</Application>
  <DocSecurity>0</DocSecurity>
  <Lines>129</Lines>
  <Paragraphs>36</Paragraphs>
  <ScaleCrop>false</ScaleCrop>
  <Company/>
  <LinksUpToDate>false</LinksUpToDate>
  <CharactersWithSpaces>18279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cp:revision>
  <dcterms:created xsi:type="dcterms:W3CDTF">2024-12-28T20:17:00Z</dcterms:created>
  <dcterms:modified xsi:type="dcterms:W3CDTF">2024-12-28T20:19:00Z</dcterms:modified>
</cp:coreProperties>
</file>