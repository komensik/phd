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E8A7D" w14:textId="3179CC5F" w:rsidR="00A2270B" w:rsidRDefault="00A2270B" w:rsidP="00A2270B">
      <w:pPr>
        <w:rPr>
          <w:rFonts w:ascii="Times New Roman" w:hAnsi="Times New Roman"/>
          <w:b/>
          <w:bCs/>
          <w:color w:val="212121"/>
        </w:rPr>
      </w:pPr>
      <w:r w:rsidRPr="00A2270B">
        <w:rPr>
          <w:rFonts w:ascii="Times New Roman" w:hAnsi="Times New Roman"/>
          <w:b/>
          <w:bCs/>
          <w:color w:val="212121"/>
        </w:rPr>
        <w:t>Intro</w:t>
      </w:r>
    </w:p>
    <w:p w14:paraId="092FE960" w14:textId="77777777" w:rsidR="00A2270B" w:rsidRDefault="00A2270B" w:rsidP="00A2270B">
      <w:pPr>
        <w:rPr>
          <w:rFonts w:ascii="Times New Roman" w:hAnsi="Times New Roman"/>
          <w:b/>
          <w:bCs/>
          <w:color w:val="212121"/>
        </w:rPr>
      </w:pPr>
    </w:p>
    <w:p w14:paraId="7C4A2EA8" w14:textId="77777777" w:rsidR="001A070E" w:rsidRDefault="001A070E" w:rsidP="00A2270B">
      <w:pPr>
        <w:rPr>
          <w:rFonts w:ascii="Times New Roman" w:hAnsi="Times New Roman"/>
          <w:color w:val="212121"/>
        </w:rPr>
      </w:pPr>
    </w:p>
    <w:p w14:paraId="05524A1A" w14:textId="12D4DEBA" w:rsidR="001A070E" w:rsidRPr="008E183C" w:rsidRDefault="008E183C" w:rsidP="00600F90">
      <w:pPr>
        <w:spacing w:line="360" w:lineRule="auto"/>
        <w:rPr>
          <w:rFonts w:ascii="Times New Roman" w:hAnsi="Times New Roman"/>
          <w:color w:val="212121"/>
        </w:rPr>
      </w:pPr>
      <w:commentRangeStart w:id="0"/>
      <w:r>
        <w:rPr>
          <w:rFonts w:ascii="Times New Roman" w:hAnsi="Times New Roman"/>
          <w:color w:val="212121"/>
        </w:rPr>
        <w:t xml:space="preserve">Since Michelle Alexander’s </w:t>
      </w:r>
      <w:r>
        <w:rPr>
          <w:rFonts w:ascii="Times New Roman" w:hAnsi="Times New Roman"/>
          <w:i/>
          <w:iCs/>
          <w:color w:val="212121"/>
        </w:rPr>
        <w:t>The New Jim Crow</w:t>
      </w:r>
      <w:r>
        <w:rPr>
          <w:rFonts w:ascii="Times New Roman" w:hAnsi="Times New Roman"/>
          <w:color w:val="212121"/>
        </w:rPr>
        <w:t xml:space="preserve"> (2010) linked tough-on-crime policies and hyper-incarceration to </w:t>
      </w:r>
      <w:proofErr w:type="gramStart"/>
      <w:r>
        <w:rPr>
          <w:rFonts w:ascii="Times New Roman" w:hAnsi="Times New Roman"/>
          <w:color w:val="212121"/>
        </w:rPr>
        <w:t>racially-motivated</w:t>
      </w:r>
      <w:proofErr w:type="gramEnd"/>
      <w:r>
        <w:rPr>
          <w:rFonts w:ascii="Times New Roman" w:hAnsi="Times New Roman"/>
          <w:color w:val="212121"/>
        </w:rPr>
        <w:t xml:space="preserve"> social control, </w:t>
      </w:r>
      <w:commentRangeEnd w:id="0"/>
      <w:r>
        <w:rPr>
          <w:rStyle w:val="CommentReference"/>
        </w:rPr>
        <w:commentReference w:id="0"/>
      </w:r>
      <w:r w:rsidR="00922E75">
        <w:rPr>
          <w:rFonts w:ascii="Times New Roman" w:hAnsi="Times New Roman"/>
          <w:color w:val="212121"/>
        </w:rPr>
        <w:t xml:space="preserve">a policy feedback literature has established that contact with the criminal legal system can bolster or stymie political engagement, foment government distrust, and alter narratives about one’s own civic standing (citations). While an interrelated literature has established that institutions and policies shape perceptions of what targets of policy deserve (citations), both literatures leave open the question of how criminal legal contact – </w:t>
      </w:r>
      <w:r w:rsidR="00D45B27">
        <w:rPr>
          <w:rFonts w:ascii="Times New Roman" w:hAnsi="Times New Roman"/>
          <w:color w:val="212121"/>
        </w:rPr>
        <w:t xml:space="preserve">particularly contact that includes experiences of victimization, in addition to incarceration </w:t>
      </w:r>
      <w:r w:rsidR="00922E75">
        <w:rPr>
          <w:rFonts w:ascii="Times New Roman" w:hAnsi="Times New Roman"/>
          <w:color w:val="212121"/>
        </w:rPr>
        <w:t xml:space="preserve">– shapes perceptions of what </w:t>
      </w:r>
      <w:r w:rsidR="00922E75">
        <w:rPr>
          <w:rFonts w:ascii="Times New Roman" w:hAnsi="Times New Roman"/>
          <w:i/>
          <w:iCs/>
          <w:color w:val="212121"/>
        </w:rPr>
        <w:t>targets</w:t>
      </w:r>
      <w:r w:rsidR="00922E75">
        <w:rPr>
          <w:rFonts w:ascii="Times New Roman" w:hAnsi="Times New Roman"/>
          <w:color w:val="212121"/>
        </w:rPr>
        <w:t xml:space="preserve"> of the criminal legal system deserve.  </w:t>
      </w:r>
    </w:p>
    <w:p w14:paraId="4AC59E62" w14:textId="77777777" w:rsidR="001A070E" w:rsidRPr="001A070E" w:rsidRDefault="001A070E" w:rsidP="00600F90">
      <w:pPr>
        <w:spacing w:line="360" w:lineRule="auto"/>
        <w:rPr>
          <w:rFonts w:ascii="Times New Roman" w:hAnsi="Times New Roman"/>
          <w:color w:val="212121"/>
        </w:rPr>
      </w:pPr>
    </w:p>
    <w:p w14:paraId="3B82573D" w14:textId="2E4A9DA4" w:rsidR="00A2270B" w:rsidRDefault="00A2270B" w:rsidP="00600F90">
      <w:pPr>
        <w:spacing w:line="360" w:lineRule="auto"/>
        <w:rPr>
          <w:rFonts w:ascii="Times New Roman" w:hAnsi="Times New Roman"/>
          <w:color w:val="212121"/>
        </w:rPr>
      </w:pPr>
      <w:commentRangeStart w:id="1"/>
      <w:r>
        <w:rPr>
          <w:rFonts w:ascii="Times New Roman" w:hAnsi="Times New Roman"/>
          <w:color w:val="212121"/>
        </w:rPr>
        <w:t>In the criminal legal domain, perceptions of deservingness have myriad real-world consequences</w:t>
      </w:r>
      <w:commentRangeEnd w:id="1"/>
      <w:r>
        <w:rPr>
          <w:rStyle w:val="CommentReference"/>
        </w:rPr>
        <w:commentReference w:id="1"/>
      </w:r>
      <w:r w:rsidR="00D45B27">
        <w:rPr>
          <w:rFonts w:ascii="Times New Roman" w:hAnsi="Times New Roman"/>
          <w:color w:val="212121"/>
        </w:rPr>
        <w:t>.</w:t>
      </w:r>
      <w:r>
        <w:rPr>
          <w:rFonts w:ascii="Times New Roman" w:hAnsi="Times New Roman"/>
          <w:color w:val="212121"/>
        </w:rPr>
        <w:t xml:space="preserve"> </w:t>
      </w:r>
      <w:r w:rsidR="00D45B27">
        <w:rPr>
          <w:rFonts w:ascii="Times New Roman" w:hAnsi="Times New Roman"/>
          <w:color w:val="212121"/>
        </w:rPr>
        <w:t xml:space="preserve">They may inform </w:t>
      </w:r>
      <w:r>
        <w:rPr>
          <w:rFonts w:ascii="Times New Roman" w:hAnsi="Times New Roman"/>
          <w:color w:val="212121"/>
        </w:rPr>
        <w:t>judgements about criminal culpability in juries</w:t>
      </w:r>
      <w:r w:rsidR="00D45B27">
        <w:rPr>
          <w:rFonts w:ascii="Times New Roman" w:hAnsi="Times New Roman"/>
          <w:color w:val="212121"/>
        </w:rPr>
        <w:t xml:space="preserve"> and sentencing decisions by judges</w:t>
      </w:r>
      <w:r>
        <w:rPr>
          <w:rFonts w:ascii="Times New Roman" w:hAnsi="Times New Roman"/>
          <w:color w:val="212121"/>
        </w:rPr>
        <w:t>, employer</w:t>
      </w:r>
      <w:r w:rsidR="00D45B27">
        <w:rPr>
          <w:rFonts w:ascii="Times New Roman" w:hAnsi="Times New Roman"/>
          <w:color w:val="212121"/>
        </w:rPr>
        <w:t>s’</w:t>
      </w:r>
      <w:r>
        <w:rPr>
          <w:rFonts w:ascii="Times New Roman" w:hAnsi="Times New Roman"/>
          <w:color w:val="212121"/>
        </w:rPr>
        <w:t xml:space="preserve"> judgements about </w:t>
      </w:r>
      <w:r w:rsidR="00D45B27">
        <w:rPr>
          <w:rFonts w:ascii="Times New Roman" w:hAnsi="Times New Roman"/>
          <w:color w:val="212121"/>
        </w:rPr>
        <w:t>whether</w:t>
      </w:r>
      <w:r>
        <w:rPr>
          <w:rFonts w:ascii="Times New Roman" w:hAnsi="Times New Roman"/>
          <w:color w:val="212121"/>
        </w:rPr>
        <w:t xml:space="preserve"> </w:t>
      </w:r>
      <w:r w:rsidR="00D45B27">
        <w:rPr>
          <w:rFonts w:ascii="Times New Roman" w:hAnsi="Times New Roman"/>
          <w:color w:val="212121"/>
        </w:rPr>
        <w:t xml:space="preserve">to hire </w:t>
      </w:r>
      <w:r>
        <w:rPr>
          <w:rFonts w:ascii="Times New Roman" w:hAnsi="Times New Roman"/>
          <w:color w:val="212121"/>
        </w:rPr>
        <w:t xml:space="preserve">returning citizens, or </w:t>
      </w:r>
      <w:r w:rsidR="00D45B27">
        <w:rPr>
          <w:rFonts w:ascii="Times New Roman" w:hAnsi="Times New Roman"/>
          <w:color w:val="212121"/>
        </w:rPr>
        <w:t xml:space="preserve">how </w:t>
      </w:r>
      <w:r>
        <w:rPr>
          <w:rFonts w:ascii="Times New Roman" w:hAnsi="Times New Roman"/>
          <w:color w:val="212121"/>
        </w:rPr>
        <w:t>a neighborhood association</w:t>
      </w:r>
      <w:r w:rsidR="00D45B27">
        <w:rPr>
          <w:rFonts w:ascii="Times New Roman" w:hAnsi="Times New Roman"/>
          <w:color w:val="212121"/>
        </w:rPr>
        <w:t xml:space="preserve"> responds</w:t>
      </w:r>
      <w:r>
        <w:rPr>
          <w:rFonts w:ascii="Times New Roman" w:hAnsi="Times New Roman"/>
          <w:color w:val="212121"/>
        </w:rPr>
        <w:t xml:space="preserve"> to a</w:t>
      </w:r>
      <w:r w:rsidR="00D45B27">
        <w:rPr>
          <w:rFonts w:ascii="Times New Roman" w:hAnsi="Times New Roman"/>
          <w:color w:val="212121"/>
        </w:rPr>
        <w:t xml:space="preserve"> proposal to construct</w:t>
      </w:r>
      <w:r>
        <w:rPr>
          <w:rFonts w:ascii="Times New Roman" w:hAnsi="Times New Roman"/>
          <w:color w:val="212121"/>
        </w:rPr>
        <w:t xml:space="preserve"> </w:t>
      </w:r>
      <w:r w:rsidR="00D45B27">
        <w:rPr>
          <w:rFonts w:ascii="Times New Roman" w:hAnsi="Times New Roman"/>
          <w:color w:val="212121"/>
        </w:rPr>
        <w:t>a</w:t>
      </w:r>
      <w:r>
        <w:rPr>
          <w:rFonts w:ascii="Times New Roman" w:hAnsi="Times New Roman"/>
          <w:color w:val="212121"/>
        </w:rPr>
        <w:t xml:space="preserve"> re-entry home</w:t>
      </w:r>
      <w:r w:rsidR="00D45B27">
        <w:rPr>
          <w:rFonts w:ascii="Times New Roman" w:hAnsi="Times New Roman"/>
          <w:color w:val="212121"/>
        </w:rPr>
        <w:t xml:space="preserve"> nearby.</w:t>
      </w:r>
      <w:r>
        <w:rPr>
          <w:rFonts w:ascii="Times New Roman" w:hAnsi="Times New Roman"/>
          <w:color w:val="212121"/>
        </w:rPr>
        <w:t xml:space="preserve"> </w:t>
      </w:r>
      <w:r w:rsidR="00D45B27">
        <w:rPr>
          <w:rFonts w:ascii="Times New Roman" w:hAnsi="Times New Roman"/>
          <w:color w:val="212121"/>
        </w:rPr>
        <w:t>Literature on s</w:t>
      </w:r>
      <w:r>
        <w:rPr>
          <w:rFonts w:ascii="Times New Roman" w:hAnsi="Times New Roman"/>
          <w:color w:val="212121"/>
        </w:rPr>
        <w:t>ocial construction</w:t>
      </w:r>
      <w:r w:rsidR="00D45B27">
        <w:rPr>
          <w:rFonts w:ascii="Times New Roman" w:hAnsi="Times New Roman"/>
          <w:color w:val="212121"/>
        </w:rPr>
        <w:t>, however, situates perceptions of deservingness as particularly importa</w:t>
      </w:r>
      <w:r>
        <w:rPr>
          <w:rFonts w:ascii="Times New Roman" w:hAnsi="Times New Roman"/>
          <w:color w:val="212121"/>
        </w:rPr>
        <w:t xml:space="preserve">nt in their </w:t>
      </w:r>
      <w:r w:rsidR="00D45B27">
        <w:rPr>
          <w:rFonts w:ascii="Times New Roman" w:hAnsi="Times New Roman"/>
          <w:color w:val="212121"/>
        </w:rPr>
        <w:t>capacity to shape</w:t>
      </w:r>
      <w:r>
        <w:rPr>
          <w:rFonts w:ascii="Times New Roman" w:hAnsi="Times New Roman"/>
          <w:color w:val="212121"/>
        </w:rPr>
        <w:t xml:space="preserve"> policy preferences and </w:t>
      </w:r>
      <w:r w:rsidR="00D45B27">
        <w:rPr>
          <w:rFonts w:ascii="Times New Roman" w:hAnsi="Times New Roman"/>
          <w:color w:val="212121"/>
        </w:rPr>
        <w:t xml:space="preserve">ultimately determine policy </w:t>
      </w:r>
      <w:r>
        <w:rPr>
          <w:rFonts w:ascii="Times New Roman" w:hAnsi="Times New Roman"/>
          <w:color w:val="212121"/>
        </w:rPr>
        <w:t>outcomes</w:t>
      </w:r>
      <w:r w:rsidR="00D45B27">
        <w:rPr>
          <w:rFonts w:ascii="Times New Roman" w:hAnsi="Times New Roman"/>
          <w:color w:val="212121"/>
        </w:rPr>
        <w:t xml:space="preserve"> ()</w:t>
      </w:r>
      <w:r>
        <w:rPr>
          <w:rFonts w:ascii="Times New Roman" w:hAnsi="Times New Roman"/>
          <w:color w:val="212121"/>
        </w:rPr>
        <w:t xml:space="preserve">. However, surprisingly little literature has tested this link, particularly in the criminal legal domain. While </w:t>
      </w:r>
      <w:r w:rsidR="00D45B27">
        <w:rPr>
          <w:rFonts w:ascii="Times New Roman" w:hAnsi="Times New Roman"/>
          <w:color w:val="212121"/>
        </w:rPr>
        <w:t>scholars have begun to establish that experience with a policy can generate warmer perceptions of that policy’s targets, more</w:t>
      </w:r>
      <w:r>
        <w:rPr>
          <w:rFonts w:ascii="Times New Roman" w:hAnsi="Times New Roman"/>
          <w:color w:val="212121"/>
        </w:rPr>
        <w:t xml:space="preserve"> </w:t>
      </w:r>
      <w:r w:rsidR="00D45B27">
        <w:rPr>
          <w:rFonts w:ascii="Times New Roman" w:hAnsi="Times New Roman"/>
          <w:color w:val="212121"/>
        </w:rPr>
        <w:t xml:space="preserve">recent evidence suggests that </w:t>
      </w:r>
      <w:r>
        <w:rPr>
          <w:rFonts w:ascii="Times New Roman" w:hAnsi="Times New Roman"/>
          <w:color w:val="212121"/>
        </w:rPr>
        <w:t>judgements about what an individual deserves do not always translate to support for policy that would accomplish that end</w:t>
      </w:r>
      <w:r w:rsidR="00D45B27">
        <w:rPr>
          <w:rFonts w:ascii="Times New Roman" w:hAnsi="Times New Roman"/>
          <w:color w:val="212121"/>
        </w:rPr>
        <w:t xml:space="preserve"> (Sorelle and Laws)</w:t>
      </w:r>
      <w:r>
        <w:rPr>
          <w:rFonts w:ascii="Times New Roman" w:hAnsi="Times New Roman"/>
          <w:color w:val="212121"/>
        </w:rPr>
        <w:t xml:space="preserve">. </w:t>
      </w:r>
    </w:p>
    <w:p w14:paraId="3E90DC6B" w14:textId="77777777" w:rsidR="00865EEC" w:rsidRDefault="00865EEC" w:rsidP="00600F90">
      <w:pPr>
        <w:spacing w:line="360" w:lineRule="auto"/>
        <w:rPr>
          <w:rFonts w:ascii="Times New Roman" w:hAnsi="Times New Roman"/>
          <w:color w:val="212121"/>
        </w:rPr>
      </w:pPr>
    </w:p>
    <w:p w14:paraId="723026BF" w14:textId="074C4891" w:rsidR="00865EEC" w:rsidRDefault="00D45B27" w:rsidP="00600F90">
      <w:pPr>
        <w:spacing w:line="360" w:lineRule="auto"/>
        <w:rPr>
          <w:rFonts w:ascii="Times New Roman" w:hAnsi="Times New Roman"/>
          <w:color w:val="212121"/>
        </w:rPr>
      </w:pPr>
      <w:r>
        <w:rPr>
          <w:rFonts w:ascii="Times New Roman" w:hAnsi="Times New Roman"/>
          <w:color w:val="212121"/>
        </w:rPr>
        <w:t xml:space="preserve">In this paper, I ask how </w:t>
      </w:r>
      <w:r w:rsidR="00865EEC">
        <w:rPr>
          <w:rFonts w:ascii="Times New Roman" w:hAnsi="Times New Roman"/>
          <w:color w:val="212121"/>
        </w:rPr>
        <w:t>experiences of incarceration and victimization shape perceptions of what incarcerated people deserve</w:t>
      </w:r>
      <w:r>
        <w:rPr>
          <w:rFonts w:ascii="Times New Roman" w:hAnsi="Times New Roman"/>
          <w:color w:val="212121"/>
        </w:rPr>
        <w:t>, and whether</w:t>
      </w:r>
      <w:r w:rsidR="00865EEC">
        <w:rPr>
          <w:rFonts w:ascii="Times New Roman" w:hAnsi="Times New Roman"/>
          <w:color w:val="212121"/>
        </w:rPr>
        <w:t xml:space="preserve"> these perceptions translate to opinions on prison policy</w:t>
      </w:r>
      <w:r>
        <w:rPr>
          <w:rFonts w:ascii="Times New Roman" w:hAnsi="Times New Roman"/>
          <w:color w:val="212121"/>
        </w:rPr>
        <w:t>.</w:t>
      </w:r>
      <w:r w:rsidR="00865EEC">
        <w:rPr>
          <w:rFonts w:ascii="Times New Roman" w:hAnsi="Times New Roman"/>
          <w:color w:val="212121"/>
        </w:rPr>
        <w:t xml:space="preserve"> </w:t>
      </w:r>
      <w:r>
        <w:rPr>
          <w:rFonts w:ascii="Times New Roman" w:hAnsi="Times New Roman"/>
          <w:color w:val="212121"/>
        </w:rPr>
        <w:t xml:space="preserve">In doing so, I </w:t>
      </w:r>
      <w:r w:rsidR="00865EEC">
        <w:rPr>
          <w:rFonts w:ascii="Times New Roman" w:hAnsi="Times New Roman"/>
          <w:color w:val="212121"/>
        </w:rPr>
        <w:t>seek to connect literatures on policy feedback and social constructions of deservingness</w:t>
      </w:r>
      <w:r w:rsidR="002B43E8">
        <w:rPr>
          <w:rFonts w:ascii="Times New Roman" w:hAnsi="Times New Roman"/>
          <w:color w:val="212121"/>
        </w:rPr>
        <w:t xml:space="preserve">. To do so, </w:t>
      </w:r>
      <w:r>
        <w:rPr>
          <w:rFonts w:ascii="Times New Roman" w:hAnsi="Times New Roman"/>
          <w:color w:val="212121"/>
        </w:rPr>
        <w:t>I</w:t>
      </w:r>
      <w:r w:rsidR="002B43E8">
        <w:rPr>
          <w:rFonts w:ascii="Times New Roman" w:hAnsi="Times New Roman"/>
          <w:color w:val="212121"/>
        </w:rPr>
        <w:t xml:space="preserve"> </w:t>
      </w:r>
      <w:proofErr w:type="gramStart"/>
      <w:r w:rsidR="002B43E8">
        <w:rPr>
          <w:rFonts w:ascii="Times New Roman" w:hAnsi="Times New Roman"/>
          <w:color w:val="212121"/>
        </w:rPr>
        <w:t>leverages</w:t>
      </w:r>
      <w:proofErr w:type="gramEnd"/>
      <w:r w:rsidR="002B43E8">
        <w:rPr>
          <w:rFonts w:ascii="Times New Roman" w:hAnsi="Times New Roman"/>
          <w:color w:val="212121"/>
        </w:rPr>
        <w:t xml:space="preserve"> novel survey data </w:t>
      </w:r>
      <w:r w:rsidR="002B43E8" w:rsidRPr="00FE4CDE">
        <w:rPr>
          <w:rFonts w:ascii="Times New Roman" w:hAnsi="Times New Roman"/>
          <w:color w:val="212121"/>
        </w:rPr>
        <w:t>to establish correlational relationship between incarceration and victimization and perceptions of carceral citizens’ deservingness.</w:t>
      </w:r>
    </w:p>
    <w:p w14:paraId="737B3FBC" w14:textId="77777777" w:rsidR="002B43E8" w:rsidRDefault="002B43E8" w:rsidP="00600F90">
      <w:pPr>
        <w:spacing w:line="360" w:lineRule="auto"/>
        <w:rPr>
          <w:rFonts w:ascii="Times New Roman" w:hAnsi="Times New Roman"/>
          <w:color w:val="212121"/>
        </w:rPr>
      </w:pPr>
    </w:p>
    <w:p w14:paraId="0667129A" w14:textId="4E380229" w:rsidR="00A2270B" w:rsidRPr="00A16A19" w:rsidRDefault="002B43E8" w:rsidP="00600F90">
      <w:pPr>
        <w:spacing w:line="360" w:lineRule="auto"/>
        <w:rPr>
          <w:rFonts w:ascii="Times New Roman" w:hAnsi="Times New Roman"/>
          <w:color w:val="212121"/>
        </w:rPr>
      </w:pPr>
      <w:r w:rsidRPr="002B43E8">
        <w:rPr>
          <w:rFonts w:ascii="Times New Roman" w:hAnsi="Times New Roman"/>
          <w:color w:val="212121"/>
        </w:rPr>
        <w:t xml:space="preserve">My theoretical starting point is that perceptions of what groups like carceral citizens deserve are often based on </w:t>
      </w:r>
      <w:r w:rsidR="000A5A4B">
        <w:rPr>
          <w:rFonts w:ascii="Times New Roman" w:hAnsi="Times New Roman"/>
          <w:color w:val="212121"/>
        </w:rPr>
        <w:t xml:space="preserve">discursive </w:t>
      </w:r>
      <w:r w:rsidRPr="002B43E8">
        <w:rPr>
          <w:rFonts w:ascii="Times New Roman" w:hAnsi="Times New Roman"/>
          <w:color w:val="212121"/>
        </w:rPr>
        <w:t>social constructions about them (Schneider and Ingram</w:t>
      </w:r>
      <w:r w:rsidR="003128F1">
        <w:rPr>
          <w:rFonts w:ascii="Times New Roman" w:hAnsi="Times New Roman"/>
          <w:color w:val="212121"/>
        </w:rPr>
        <w:t>, 1993</w:t>
      </w:r>
      <w:r w:rsidRPr="002B43E8">
        <w:rPr>
          <w:rFonts w:ascii="Times New Roman" w:hAnsi="Times New Roman"/>
          <w:color w:val="212121"/>
        </w:rPr>
        <w:t xml:space="preserve">). </w:t>
      </w:r>
      <w:r w:rsidR="00D45B27">
        <w:rPr>
          <w:rFonts w:ascii="Times New Roman" w:hAnsi="Times New Roman"/>
          <w:color w:val="212121"/>
        </w:rPr>
        <w:t xml:space="preserve">Policy directly shapes these constructions, as it produces both resource and interpretive feedback </w:t>
      </w:r>
      <w:r w:rsidR="000A5A4B">
        <w:rPr>
          <w:rFonts w:ascii="Times New Roman" w:hAnsi="Times New Roman"/>
          <w:color w:val="212121"/>
        </w:rPr>
        <w:t xml:space="preserve">effects that are part of </w:t>
      </w:r>
      <w:r w:rsidR="00D45B27">
        <w:rPr>
          <w:rFonts w:ascii="Times New Roman" w:hAnsi="Times New Roman"/>
          <w:color w:val="212121"/>
        </w:rPr>
        <w:t xml:space="preserve">the discourse </w:t>
      </w:r>
      <w:r w:rsidR="0012128D">
        <w:rPr>
          <w:rFonts w:ascii="Times New Roman" w:hAnsi="Times New Roman"/>
          <w:color w:val="212121"/>
        </w:rPr>
        <w:t xml:space="preserve">that shapes </w:t>
      </w:r>
      <w:r w:rsidR="000A5A4B">
        <w:rPr>
          <w:rFonts w:ascii="Times New Roman" w:hAnsi="Times New Roman"/>
          <w:color w:val="212121"/>
        </w:rPr>
        <w:t xml:space="preserve">constructions. </w:t>
      </w:r>
      <w:r w:rsidR="00802BC7">
        <w:rPr>
          <w:rFonts w:ascii="Times New Roman" w:hAnsi="Times New Roman"/>
          <w:color w:val="212121"/>
        </w:rPr>
        <w:t>In forming opinions about policy and deciding what inequalities are tolerable, publics draw on salient social constructions about the relevant policy target and use them in</w:t>
      </w:r>
      <w:r w:rsidRPr="002B43E8">
        <w:rPr>
          <w:rFonts w:ascii="Times New Roman" w:hAnsi="Times New Roman"/>
          <w:color w:val="212121"/>
        </w:rPr>
        <w:t xml:space="preserve"> </w:t>
      </w:r>
      <w:r w:rsidR="00802BC7">
        <w:rPr>
          <w:rFonts w:ascii="Times New Roman" w:hAnsi="Times New Roman"/>
          <w:color w:val="212121"/>
        </w:rPr>
        <w:t xml:space="preserve">as a </w:t>
      </w:r>
      <w:r w:rsidR="00802BC7">
        <w:rPr>
          <w:rFonts w:ascii="Times New Roman" w:hAnsi="Times New Roman"/>
          <w:color w:val="212121"/>
        </w:rPr>
        <w:lastRenderedPageBreak/>
        <w:t xml:space="preserve">heuristic process </w:t>
      </w:r>
      <w:r w:rsidR="000A5A4B">
        <w:rPr>
          <w:rFonts w:ascii="Times New Roman" w:hAnsi="Times New Roman"/>
          <w:color w:val="212121"/>
        </w:rPr>
        <w:t>to</w:t>
      </w:r>
      <w:r w:rsidR="00802BC7">
        <w:rPr>
          <w:rFonts w:ascii="Times New Roman" w:hAnsi="Times New Roman"/>
          <w:color w:val="212121"/>
        </w:rPr>
        <w:t xml:space="preserve"> quickly </w:t>
      </w:r>
      <w:r w:rsidR="000A5A4B">
        <w:rPr>
          <w:rFonts w:ascii="Times New Roman" w:hAnsi="Times New Roman"/>
          <w:color w:val="212121"/>
        </w:rPr>
        <w:t xml:space="preserve">determine </w:t>
      </w:r>
      <w:r w:rsidR="00802BC7">
        <w:rPr>
          <w:rFonts w:ascii="Times New Roman" w:hAnsi="Times New Roman"/>
          <w:color w:val="212121"/>
        </w:rPr>
        <w:t>w</w:t>
      </w:r>
      <w:r w:rsidRPr="002B43E8">
        <w:rPr>
          <w:rFonts w:ascii="Times New Roman" w:hAnsi="Times New Roman"/>
          <w:color w:val="212121"/>
        </w:rPr>
        <w:t xml:space="preserve">hether a target is </w:t>
      </w:r>
      <w:r w:rsidR="00802BC7">
        <w:rPr>
          <w:rFonts w:ascii="Times New Roman" w:hAnsi="Times New Roman"/>
          <w:color w:val="212121"/>
        </w:rPr>
        <w:t>“</w:t>
      </w:r>
      <w:r w:rsidRPr="002B43E8">
        <w:rPr>
          <w:rFonts w:ascii="Times New Roman" w:hAnsi="Times New Roman"/>
          <w:color w:val="212121"/>
        </w:rPr>
        <w:t>deserving</w:t>
      </w:r>
      <w:r w:rsidR="00802BC7">
        <w:rPr>
          <w:rFonts w:ascii="Times New Roman" w:hAnsi="Times New Roman"/>
          <w:color w:val="212121"/>
        </w:rPr>
        <w:t>”</w:t>
      </w:r>
      <w:r w:rsidRPr="002B43E8">
        <w:rPr>
          <w:rFonts w:ascii="Times New Roman" w:hAnsi="Times New Roman"/>
          <w:color w:val="212121"/>
        </w:rPr>
        <w:t xml:space="preserve"> of help. </w:t>
      </w:r>
      <w:commentRangeStart w:id="2"/>
      <w:r w:rsidRPr="002B43E8">
        <w:rPr>
          <w:rFonts w:ascii="Times New Roman" w:hAnsi="Times New Roman"/>
          <w:i/>
          <w:iCs/>
          <w:color w:val="212121"/>
        </w:rPr>
        <w:t>Theoretically</w:t>
      </w:r>
      <w:commentRangeEnd w:id="2"/>
      <w:r w:rsidR="000A5A4B">
        <w:rPr>
          <w:rStyle w:val="CommentReference"/>
        </w:rPr>
        <w:commentReference w:id="2"/>
      </w:r>
      <w:r w:rsidRPr="002B43E8">
        <w:rPr>
          <w:rFonts w:ascii="Times New Roman" w:hAnsi="Times New Roman"/>
          <w:i/>
          <w:iCs/>
          <w:color w:val="212121"/>
        </w:rPr>
        <w:t>,</w:t>
      </w:r>
      <w:r w:rsidR="00802BC7">
        <w:rPr>
          <w:rFonts w:ascii="Times New Roman" w:hAnsi="Times New Roman"/>
          <w:i/>
          <w:iCs/>
          <w:color w:val="212121"/>
        </w:rPr>
        <w:t xml:space="preserve"> then</w:t>
      </w:r>
      <w:r w:rsidRPr="002B43E8">
        <w:rPr>
          <w:rFonts w:ascii="Times New Roman" w:hAnsi="Times New Roman"/>
          <w:i/>
          <w:iCs/>
          <w:color w:val="212121"/>
        </w:rPr>
        <w:t xml:space="preserve"> these judgements translate to, or at play in the formation of, beliefs about criminal legal policy.</w:t>
      </w:r>
      <w:r w:rsidRPr="002B43E8">
        <w:rPr>
          <w:rFonts w:ascii="Times New Roman" w:hAnsi="Times New Roman"/>
          <w:color w:val="212121"/>
        </w:rPr>
        <w:t xml:space="preserve"> </w:t>
      </w:r>
    </w:p>
    <w:p w14:paraId="54A0E51C" w14:textId="77777777" w:rsidR="00A2270B" w:rsidRDefault="00A2270B" w:rsidP="00F72FAD">
      <w:pPr>
        <w:spacing w:line="360" w:lineRule="auto"/>
        <w:rPr>
          <w:rFonts w:ascii="Times New Roman" w:hAnsi="Times New Roman"/>
          <w:b/>
          <w:bCs/>
        </w:rPr>
      </w:pPr>
    </w:p>
    <w:p w14:paraId="3BC8307B" w14:textId="3B415684" w:rsidR="00760C6C" w:rsidRDefault="009A3326" w:rsidP="00F72FAD">
      <w:pPr>
        <w:spacing w:line="360" w:lineRule="auto"/>
        <w:rPr>
          <w:rFonts w:ascii="Times New Roman" w:hAnsi="Times New Roman"/>
          <w:b/>
          <w:bCs/>
        </w:rPr>
      </w:pPr>
      <w:r>
        <w:rPr>
          <w:rFonts w:ascii="Times New Roman" w:hAnsi="Times New Roman"/>
          <w:b/>
          <w:bCs/>
        </w:rPr>
        <w:t>Policy Feedback &amp; Social Constructions</w:t>
      </w:r>
    </w:p>
    <w:p w14:paraId="57A3BCCE" w14:textId="77777777" w:rsidR="009A3326" w:rsidRDefault="009A3326" w:rsidP="00F72FAD">
      <w:pPr>
        <w:spacing w:line="360" w:lineRule="auto"/>
        <w:rPr>
          <w:rFonts w:ascii="Times New Roman" w:hAnsi="Times New Roman"/>
          <w:b/>
          <w:bCs/>
        </w:rPr>
      </w:pPr>
    </w:p>
    <w:p w14:paraId="047B6B67" w14:textId="38324AF1" w:rsidR="008F457C" w:rsidRDefault="00F72FAD" w:rsidP="00F72FAD">
      <w:pPr>
        <w:spacing w:line="360" w:lineRule="auto"/>
        <w:rPr>
          <w:rFonts w:ascii="Times New Roman" w:hAnsi="Times New Roman"/>
          <w:color w:val="212121"/>
        </w:rPr>
      </w:pPr>
      <w:r>
        <w:rPr>
          <w:rFonts w:ascii="Times New Roman" w:hAnsi="Times New Roman"/>
          <w:color w:val="212121"/>
        </w:rPr>
        <w:t>In the US, Black, Latinx, and low-income communities bear the disproportionate brunt of policing and incarceration</w:t>
      </w:r>
      <w:r w:rsidR="00DE28B8">
        <w:rPr>
          <w:rFonts w:ascii="Times New Roman" w:hAnsi="Times New Roman"/>
          <w:color w:val="212121"/>
        </w:rPr>
        <w:t xml:space="preserve"> (</w:t>
      </w:r>
      <w:r w:rsidR="00DE28B8" w:rsidRPr="00DE28B8">
        <w:rPr>
          <w:rFonts w:ascii="Times New Roman" w:hAnsi="Times New Roman"/>
          <w:szCs w:val="22"/>
        </w:rPr>
        <w:t>Gelman, Fagan, and Kiss 2007, Baumgartner, Epp, and Shoub 2018, Davenport, Soule, and Armstrong 2011</w:t>
      </w:r>
      <w:r w:rsidR="00DE28B8">
        <w:rPr>
          <w:rFonts w:ascii="Times New Roman" w:hAnsi="Times New Roman"/>
          <w:szCs w:val="22"/>
        </w:rPr>
        <w:t>)</w:t>
      </w:r>
      <w:r>
        <w:rPr>
          <w:rFonts w:ascii="Times New Roman" w:hAnsi="Times New Roman"/>
          <w:color w:val="212121"/>
        </w:rPr>
        <w:t>. Noting this disparity</w:t>
      </w:r>
      <w:r w:rsidR="00802BC7">
        <w:rPr>
          <w:rFonts w:ascii="Times New Roman" w:hAnsi="Times New Roman"/>
          <w:color w:val="212121"/>
        </w:rPr>
        <w:t xml:space="preserve"> and th</w:t>
      </w:r>
      <w:r w:rsidR="00BF7F68">
        <w:rPr>
          <w:rFonts w:ascii="Times New Roman" w:hAnsi="Times New Roman"/>
          <w:color w:val="212121"/>
        </w:rPr>
        <w:t xml:space="preserve">ose produced by the carceral system’s </w:t>
      </w:r>
      <w:r w:rsidR="00802BC7">
        <w:rPr>
          <w:rFonts w:ascii="Times New Roman" w:hAnsi="Times New Roman"/>
          <w:color w:val="212121"/>
        </w:rPr>
        <w:t>myriad collateral consequences</w:t>
      </w:r>
      <w:r w:rsidR="00BF7F68">
        <w:rPr>
          <w:rFonts w:ascii="Times New Roman" w:hAnsi="Times New Roman"/>
          <w:color w:val="212121"/>
        </w:rPr>
        <w:t xml:space="preserve"> </w:t>
      </w:r>
      <w:r w:rsidR="003E66BA">
        <w:rPr>
          <w:rFonts w:ascii="Times New Roman" w:hAnsi="Times New Roman"/>
          <w:color w:val="212121"/>
        </w:rPr>
        <w:t xml:space="preserve">outside the strictly political domain </w:t>
      </w:r>
      <w:r w:rsidR="00BF7F68">
        <w:rPr>
          <w:rFonts w:ascii="Times New Roman" w:hAnsi="Times New Roman"/>
          <w:color w:val="212121"/>
        </w:rPr>
        <w:t>(Western et al 2004, Massoglia 2008)</w:t>
      </w:r>
      <w:r>
        <w:rPr>
          <w:rFonts w:ascii="Times New Roman" w:hAnsi="Times New Roman"/>
          <w:color w:val="212121"/>
        </w:rPr>
        <w:t xml:space="preserve">, </w:t>
      </w:r>
      <w:r w:rsidR="008F457C">
        <w:rPr>
          <w:rFonts w:ascii="Times New Roman" w:hAnsi="Times New Roman"/>
          <w:color w:val="212121"/>
        </w:rPr>
        <w:t xml:space="preserve">scholars grounded in </w:t>
      </w:r>
      <w:r w:rsidR="0078736A">
        <w:rPr>
          <w:rFonts w:ascii="Times New Roman" w:hAnsi="Times New Roman"/>
          <w:color w:val="212121"/>
        </w:rPr>
        <w:t>policy feedback theory</w:t>
      </w:r>
      <w:r>
        <w:rPr>
          <w:rFonts w:ascii="Times New Roman" w:hAnsi="Times New Roman"/>
          <w:color w:val="212121"/>
        </w:rPr>
        <w:t xml:space="preserve"> </w:t>
      </w:r>
      <w:r w:rsidR="008F457C">
        <w:rPr>
          <w:rFonts w:ascii="Times New Roman" w:hAnsi="Times New Roman"/>
          <w:color w:val="212121"/>
        </w:rPr>
        <w:t>have</w:t>
      </w:r>
      <w:r>
        <w:rPr>
          <w:rFonts w:ascii="Times New Roman" w:hAnsi="Times New Roman"/>
          <w:color w:val="212121"/>
        </w:rPr>
        <w:t xml:space="preserve"> </w:t>
      </w:r>
      <w:r w:rsidR="008F457C">
        <w:rPr>
          <w:rFonts w:ascii="Times New Roman" w:hAnsi="Times New Roman"/>
          <w:color w:val="212121"/>
        </w:rPr>
        <w:t xml:space="preserve">demonstrated myriad ways </w:t>
      </w:r>
      <w:r w:rsidR="009A2F26">
        <w:rPr>
          <w:rFonts w:ascii="Times New Roman" w:hAnsi="Times New Roman"/>
          <w:color w:val="212121"/>
        </w:rPr>
        <w:t>the criminal legal system shape</w:t>
      </w:r>
      <w:r w:rsidR="003E66BA">
        <w:rPr>
          <w:rFonts w:ascii="Times New Roman" w:hAnsi="Times New Roman"/>
          <w:color w:val="212121"/>
        </w:rPr>
        <w:t>s</w:t>
      </w:r>
      <w:r w:rsidR="009A2F26">
        <w:rPr>
          <w:rFonts w:ascii="Times New Roman" w:hAnsi="Times New Roman"/>
          <w:color w:val="212121"/>
        </w:rPr>
        <w:t xml:space="preserve"> political attitudes and behavior </w:t>
      </w:r>
      <w:r w:rsidR="008F457C">
        <w:rPr>
          <w:rFonts w:ascii="Times New Roman" w:hAnsi="Times New Roman"/>
          <w:color w:val="212121"/>
        </w:rPr>
        <w:t xml:space="preserve">of the people and communities it incarcerates and polices </w:t>
      </w:r>
      <w:r w:rsidR="00DE28B8">
        <w:rPr>
          <w:rFonts w:ascii="Times New Roman" w:hAnsi="Times New Roman"/>
          <w:color w:val="212121"/>
        </w:rPr>
        <w:t>(Lerman and Weaver 2014, White 2019a and b, Michener 2018, Burch 2013, Owens 2014, Walker 2020)</w:t>
      </w:r>
      <w:r>
        <w:rPr>
          <w:rFonts w:ascii="Times New Roman" w:hAnsi="Times New Roman"/>
          <w:color w:val="212121"/>
        </w:rPr>
        <w:t xml:space="preserve">. </w:t>
      </w:r>
      <w:r w:rsidR="00DF1182">
        <w:rPr>
          <w:rFonts w:ascii="Times New Roman" w:hAnsi="Times New Roman"/>
          <w:color w:val="212121"/>
        </w:rPr>
        <w:t xml:space="preserve"> Lerman and Weaver (2014) </w:t>
      </w:r>
      <w:r w:rsidR="00ED743A">
        <w:rPr>
          <w:rFonts w:ascii="Times New Roman" w:hAnsi="Times New Roman"/>
          <w:color w:val="212121"/>
        </w:rPr>
        <w:t>employ findings</w:t>
      </w:r>
      <w:r w:rsidR="00DF1182">
        <w:rPr>
          <w:rFonts w:ascii="Times New Roman" w:hAnsi="Times New Roman"/>
          <w:color w:val="212121"/>
        </w:rPr>
        <w:t xml:space="preserve"> that court, police, and prison encounters depress political participation by fostering government distrust and perceptions of a reduced civic status</w:t>
      </w:r>
      <w:r w:rsidR="00ED743A">
        <w:rPr>
          <w:rFonts w:ascii="Times New Roman" w:hAnsi="Times New Roman"/>
          <w:color w:val="212121"/>
        </w:rPr>
        <w:t xml:space="preserve"> to argue that the carceral state “actively construct[s] a different citizenship” (28). Other’s before and since have found </w:t>
      </w:r>
      <w:r w:rsidR="0089777A">
        <w:rPr>
          <w:rFonts w:ascii="Times New Roman" w:hAnsi="Times New Roman"/>
          <w:color w:val="212121"/>
        </w:rPr>
        <w:t xml:space="preserve">that </w:t>
      </w:r>
      <w:r w:rsidR="00093C91">
        <w:rPr>
          <w:rFonts w:ascii="Times New Roman" w:hAnsi="Times New Roman"/>
          <w:color w:val="212121"/>
        </w:rPr>
        <w:t xml:space="preserve">direct </w:t>
      </w:r>
      <w:r w:rsidR="0089777A">
        <w:rPr>
          <w:rFonts w:ascii="Times New Roman" w:hAnsi="Times New Roman"/>
          <w:color w:val="212121"/>
        </w:rPr>
        <w:t>interactions with the carceral system</w:t>
      </w:r>
      <w:r w:rsidR="00093C91">
        <w:rPr>
          <w:rFonts w:ascii="Times New Roman" w:hAnsi="Times New Roman"/>
          <w:color w:val="212121"/>
        </w:rPr>
        <w:t>, including short stints in jail</w:t>
      </w:r>
      <w:r w:rsidR="003E66BA">
        <w:rPr>
          <w:rFonts w:ascii="Times New Roman" w:hAnsi="Times New Roman"/>
          <w:color w:val="212121"/>
        </w:rPr>
        <w:t xml:space="preserve"> and encounters with the police like traffic stops </w:t>
      </w:r>
      <w:r w:rsidR="0089777A">
        <w:rPr>
          <w:rFonts w:ascii="Times New Roman" w:hAnsi="Times New Roman"/>
          <w:color w:val="212121"/>
        </w:rPr>
        <w:t xml:space="preserve">depress </w:t>
      </w:r>
      <w:r w:rsidR="009A2F26">
        <w:rPr>
          <w:rFonts w:ascii="Times New Roman" w:hAnsi="Times New Roman"/>
          <w:color w:val="212121"/>
        </w:rPr>
        <w:t>participatio</w:t>
      </w:r>
      <w:r w:rsidR="00093C91">
        <w:rPr>
          <w:rFonts w:ascii="Times New Roman" w:hAnsi="Times New Roman"/>
          <w:color w:val="212121"/>
        </w:rPr>
        <w:t xml:space="preserve">n </w:t>
      </w:r>
      <w:r w:rsidR="009A2F26">
        <w:rPr>
          <w:rFonts w:ascii="Times New Roman" w:hAnsi="Times New Roman"/>
          <w:color w:val="212121"/>
        </w:rPr>
        <w:t>(White 2019</w:t>
      </w:r>
      <w:r w:rsidR="003E66BA">
        <w:rPr>
          <w:rFonts w:ascii="Times New Roman" w:hAnsi="Times New Roman"/>
          <w:color w:val="212121"/>
        </w:rPr>
        <w:t>, Ben-Menachem and Morris 2023, Rosenthal and Farhart 2022</w:t>
      </w:r>
      <w:r w:rsidR="009A2F26">
        <w:rPr>
          <w:rFonts w:ascii="Times New Roman" w:hAnsi="Times New Roman"/>
          <w:color w:val="212121"/>
        </w:rPr>
        <w:t>)</w:t>
      </w:r>
      <w:r w:rsidR="003E66BA">
        <w:rPr>
          <w:rFonts w:ascii="Times New Roman" w:hAnsi="Times New Roman"/>
          <w:color w:val="212121"/>
        </w:rPr>
        <w:t xml:space="preserve"> --</w:t>
      </w:r>
      <w:r w:rsidR="009A2F26">
        <w:rPr>
          <w:rFonts w:ascii="Times New Roman" w:hAnsi="Times New Roman"/>
          <w:color w:val="212121"/>
        </w:rPr>
        <w:t xml:space="preserve"> </w:t>
      </w:r>
      <w:r w:rsidR="00093C91">
        <w:rPr>
          <w:rFonts w:ascii="Times New Roman" w:hAnsi="Times New Roman"/>
          <w:color w:val="212121"/>
        </w:rPr>
        <w:t xml:space="preserve">and that </w:t>
      </w:r>
      <w:r w:rsidR="003E66BA">
        <w:rPr>
          <w:rFonts w:ascii="Times New Roman" w:hAnsi="Times New Roman"/>
          <w:color w:val="212121"/>
        </w:rPr>
        <w:t xml:space="preserve">these </w:t>
      </w:r>
      <w:r w:rsidR="00093C91">
        <w:rPr>
          <w:rFonts w:ascii="Times New Roman" w:hAnsi="Times New Roman"/>
          <w:color w:val="212121"/>
        </w:rPr>
        <w:t xml:space="preserve">demobilizing effects can extend </w:t>
      </w:r>
      <w:r w:rsidR="003E66BA">
        <w:rPr>
          <w:rFonts w:ascii="Times New Roman" w:hAnsi="Times New Roman"/>
          <w:color w:val="212121"/>
        </w:rPr>
        <w:t>beyond the individual to their social networks and neighbors</w:t>
      </w:r>
      <w:r w:rsidR="00093C91">
        <w:rPr>
          <w:rFonts w:ascii="Times New Roman" w:hAnsi="Times New Roman"/>
          <w:color w:val="212121"/>
        </w:rPr>
        <w:t xml:space="preserve"> </w:t>
      </w:r>
      <w:r w:rsidR="009A2F26">
        <w:rPr>
          <w:rFonts w:ascii="Times New Roman" w:hAnsi="Times New Roman"/>
          <w:color w:val="212121"/>
        </w:rPr>
        <w:t xml:space="preserve">(Burch </w:t>
      </w:r>
      <w:commentRangeStart w:id="3"/>
      <w:r w:rsidR="009A2F26">
        <w:rPr>
          <w:rFonts w:ascii="Times New Roman" w:hAnsi="Times New Roman"/>
          <w:color w:val="212121"/>
        </w:rPr>
        <w:t>2014</w:t>
      </w:r>
      <w:commentRangeEnd w:id="3"/>
      <w:r w:rsidR="003E66BA">
        <w:rPr>
          <w:rStyle w:val="CommentReference"/>
        </w:rPr>
        <w:commentReference w:id="3"/>
      </w:r>
      <w:r w:rsidR="009A2F26">
        <w:rPr>
          <w:rFonts w:ascii="Times New Roman" w:hAnsi="Times New Roman"/>
          <w:color w:val="212121"/>
        </w:rPr>
        <w:t>)</w:t>
      </w:r>
      <w:r w:rsidR="00093C91">
        <w:rPr>
          <w:rFonts w:ascii="Times New Roman" w:hAnsi="Times New Roman"/>
          <w:color w:val="212121"/>
        </w:rPr>
        <w:t>.</w:t>
      </w:r>
      <w:r w:rsidR="009A2F26">
        <w:rPr>
          <w:rFonts w:ascii="Times New Roman" w:hAnsi="Times New Roman"/>
          <w:color w:val="212121"/>
        </w:rPr>
        <w:t xml:space="preserve"> </w:t>
      </w:r>
      <w:r w:rsidR="0089777A">
        <w:rPr>
          <w:rFonts w:ascii="Times New Roman" w:hAnsi="Times New Roman"/>
          <w:color w:val="212121"/>
        </w:rPr>
        <w:t xml:space="preserve"> </w:t>
      </w:r>
      <w:r w:rsidR="003E66BA">
        <w:rPr>
          <w:rFonts w:ascii="Times New Roman" w:hAnsi="Times New Roman"/>
          <w:color w:val="212121"/>
        </w:rPr>
        <w:t>Still others show that c</w:t>
      </w:r>
      <w:r w:rsidR="0089777A">
        <w:rPr>
          <w:rFonts w:ascii="Times New Roman" w:hAnsi="Times New Roman"/>
          <w:color w:val="212121"/>
        </w:rPr>
        <w:t>ontact with the criminal legal system is not unidirectional in its effect</w:t>
      </w:r>
      <w:r w:rsidR="00313CF8">
        <w:rPr>
          <w:rFonts w:ascii="Times New Roman" w:hAnsi="Times New Roman"/>
          <w:color w:val="212121"/>
        </w:rPr>
        <w:t>:</w:t>
      </w:r>
      <w:r w:rsidR="0089777A">
        <w:rPr>
          <w:rFonts w:ascii="Times New Roman" w:hAnsi="Times New Roman"/>
          <w:color w:val="212121"/>
        </w:rPr>
        <w:t xml:space="preserve"> </w:t>
      </w:r>
      <w:r w:rsidR="004E4D8D">
        <w:rPr>
          <w:rFonts w:ascii="Times New Roman" w:hAnsi="Times New Roman"/>
          <w:color w:val="212121"/>
        </w:rPr>
        <w:t xml:space="preserve">criminal legal </w:t>
      </w:r>
      <w:r w:rsidR="00CD6FC1">
        <w:rPr>
          <w:rFonts w:ascii="Times New Roman" w:hAnsi="Times New Roman"/>
          <w:color w:val="212121"/>
        </w:rPr>
        <w:t xml:space="preserve">contact </w:t>
      </w:r>
      <w:r w:rsidR="004E4D8D">
        <w:rPr>
          <w:rFonts w:ascii="Times New Roman" w:hAnsi="Times New Roman"/>
          <w:color w:val="212121"/>
        </w:rPr>
        <w:t xml:space="preserve">can </w:t>
      </w:r>
      <w:r w:rsidR="00CD6FC1">
        <w:rPr>
          <w:rFonts w:ascii="Times New Roman" w:hAnsi="Times New Roman"/>
          <w:color w:val="212121"/>
        </w:rPr>
        <w:t xml:space="preserve">be politically </w:t>
      </w:r>
      <w:r w:rsidR="004E4D8D">
        <w:rPr>
          <w:rFonts w:ascii="Times New Roman" w:hAnsi="Times New Roman"/>
          <w:color w:val="212121"/>
        </w:rPr>
        <w:t>mobiliz</w:t>
      </w:r>
      <w:r w:rsidR="00CD6FC1">
        <w:rPr>
          <w:rFonts w:ascii="Times New Roman" w:hAnsi="Times New Roman"/>
          <w:color w:val="212121"/>
        </w:rPr>
        <w:t xml:space="preserve">ing </w:t>
      </w:r>
      <w:r w:rsidR="004E4D8D">
        <w:rPr>
          <w:rFonts w:ascii="Times New Roman" w:hAnsi="Times New Roman"/>
          <w:color w:val="212121"/>
        </w:rPr>
        <w:t>despite perceptions of procedural unfairness (Owens 2014, Walker 2020).</w:t>
      </w:r>
      <w:r w:rsidR="008F457C">
        <w:rPr>
          <w:rFonts w:ascii="Times New Roman" w:hAnsi="Times New Roman"/>
          <w:color w:val="212121"/>
        </w:rPr>
        <w:t xml:space="preserve"> This, Walker (2020) demonstrates, can happen despite both “resource effects” -- </w:t>
      </w:r>
      <w:r w:rsidR="008F457C">
        <w:rPr>
          <w:rFonts w:ascii="Times New Roman" w:hAnsi="Times New Roman"/>
          <w:color w:val="212121"/>
        </w:rPr>
        <w:t xml:space="preserve">financial burdens or cumbersome processes to reinstate voting rights (Comfort 2008, </w:t>
      </w:r>
      <w:r w:rsidR="008F457C" w:rsidRPr="0057042B">
        <w:rPr>
          <w:rFonts w:ascii="Times New Roman" w:hAnsi="Times New Roman"/>
          <w:color w:val="212121"/>
        </w:rPr>
        <w:t xml:space="preserve">Page, </w:t>
      </w:r>
      <w:proofErr w:type="spellStart"/>
      <w:r w:rsidR="008F457C" w:rsidRPr="0057042B">
        <w:rPr>
          <w:rFonts w:ascii="Times New Roman" w:hAnsi="Times New Roman"/>
          <w:color w:val="212121"/>
        </w:rPr>
        <w:t>Piehowski</w:t>
      </w:r>
      <w:proofErr w:type="spellEnd"/>
      <w:r w:rsidR="008F457C" w:rsidRPr="0057042B">
        <w:rPr>
          <w:rFonts w:ascii="Times New Roman" w:hAnsi="Times New Roman"/>
          <w:color w:val="212121"/>
        </w:rPr>
        <w:t xml:space="preserve">, and </w:t>
      </w:r>
      <w:proofErr w:type="spellStart"/>
      <w:r w:rsidR="008F457C" w:rsidRPr="0057042B">
        <w:rPr>
          <w:rFonts w:ascii="Times New Roman" w:hAnsi="Times New Roman"/>
          <w:color w:val="212121"/>
        </w:rPr>
        <w:t>Soss</w:t>
      </w:r>
      <w:proofErr w:type="spellEnd"/>
      <w:r w:rsidR="008F457C" w:rsidRPr="0057042B">
        <w:rPr>
          <w:rFonts w:ascii="Times New Roman" w:hAnsi="Times New Roman"/>
          <w:color w:val="212121"/>
        </w:rPr>
        <w:t xml:space="preserve">, </w:t>
      </w:r>
      <w:r w:rsidR="008F457C">
        <w:rPr>
          <w:rFonts w:ascii="Times New Roman" w:hAnsi="Times New Roman"/>
          <w:color w:val="212121"/>
        </w:rPr>
        <w:t>2019</w:t>
      </w:r>
      <w:r w:rsidR="008F457C">
        <w:rPr>
          <w:rFonts w:ascii="Times New Roman" w:hAnsi="Times New Roman"/>
          <w:color w:val="212121"/>
        </w:rPr>
        <w:t>) – and “interpretive effects” that</w:t>
      </w:r>
      <w:r w:rsidR="008F457C">
        <w:rPr>
          <w:rFonts w:ascii="Times New Roman" w:hAnsi="Times New Roman"/>
          <w:color w:val="212121"/>
        </w:rPr>
        <w:t xml:space="preserve"> should be demobilizing</w:t>
      </w:r>
      <w:r w:rsidR="008F457C">
        <w:rPr>
          <w:rFonts w:ascii="Times New Roman" w:hAnsi="Times New Roman"/>
          <w:color w:val="212121"/>
        </w:rPr>
        <w:t xml:space="preserve">. “Interpretive effects” connote the messages that policy </w:t>
      </w:r>
      <w:r w:rsidR="00FB0FA2">
        <w:rPr>
          <w:rFonts w:ascii="Times New Roman" w:hAnsi="Times New Roman"/>
          <w:color w:val="212121"/>
        </w:rPr>
        <w:t xml:space="preserve">and institutional designs confer about a its target’s civic standing, the efficacy and responsiveness of government, and thus the merits of political participation. </w:t>
      </w:r>
    </w:p>
    <w:p w14:paraId="05F313F7" w14:textId="77777777" w:rsidR="008F457C" w:rsidRDefault="008F457C" w:rsidP="00F72FAD">
      <w:pPr>
        <w:spacing w:line="360" w:lineRule="auto"/>
        <w:rPr>
          <w:rFonts w:ascii="Times New Roman" w:hAnsi="Times New Roman"/>
          <w:color w:val="212121"/>
        </w:rPr>
      </w:pPr>
    </w:p>
    <w:p w14:paraId="7B33FBBF" w14:textId="7E2253BA" w:rsidR="0078736A" w:rsidRDefault="004E4D8D" w:rsidP="00F72FAD">
      <w:pPr>
        <w:spacing w:line="360" w:lineRule="auto"/>
        <w:rPr>
          <w:rFonts w:ascii="Times New Roman" w:hAnsi="Times New Roman"/>
          <w:color w:val="212121"/>
        </w:rPr>
      </w:pPr>
      <w:r>
        <w:rPr>
          <w:rFonts w:ascii="Times New Roman" w:hAnsi="Times New Roman"/>
          <w:color w:val="212121"/>
        </w:rPr>
        <w:t xml:space="preserve"> “</w:t>
      </w:r>
      <w:r w:rsidR="00313CF8">
        <w:rPr>
          <w:rFonts w:ascii="Times New Roman" w:hAnsi="Times New Roman"/>
          <w:color w:val="212121"/>
        </w:rPr>
        <w:t>P</w:t>
      </w:r>
      <w:r>
        <w:rPr>
          <w:rFonts w:ascii="Times New Roman" w:hAnsi="Times New Roman"/>
          <w:color w:val="212121"/>
        </w:rPr>
        <w:t xml:space="preserve">roximate” contact </w:t>
      </w:r>
      <w:r w:rsidR="00002BC8">
        <w:rPr>
          <w:rFonts w:ascii="Times New Roman" w:hAnsi="Times New Roman"/>
          <w:color w:val="212121"/>
        </w:rPr>
        <w:t>(</w:t>
      </w:r>
      <w:r>
        <w:rPr>
          <w:rFonts w:ascii="Times New Roman" w:hAnsi="Times New Roman"/>
          <w:color w:val="212121"/>
        </w:rPr>
        <w:t>having close ties with people who have experienced direct</w:t>
      </w:r>
      <w:r w:rsidR="008E3B59">
        <w:rPr>
          <w:rFonts w:ascii="Times New Roman" w:hAnsi="Times New Roman"/>
          <w:color w:val="212121"/>
        </w:rPr>
        <w:t xml:space="preserve"> contact</w:t>
      </w:r>
      <w:r w:rsidR="00002BC8">
        <w:rPr>
          <w:rFonts w:ascii="Times New Roman" w:hAnsi="Times New Roman"/>
          <w:color w:val="212121"/>
        </w:rPr>
        <w:t>)</w:t>
      </w:r>
      <w:r>
        <w:rPr>
          <w:rFonts w:ascii="Times New Roman" w:hAnsi="Times New Roman"/>
          <w:color w:val="212121"/>
        </w:rPr>
        <w:t xml:space="preserve"> </w:t>
      </w:r>
      <w:r w:rsidR="008E3B59">
        <w:rPr>
          <w:rFonts w:ascii="Times New Roman" w:hAnsi="Times New Roman"/>
          <w:color w:val="212121"/>
        </w:rPr>
        <w:t>can be</w:t>
      </w:r>
      <w:r>
        <w:rPr>
          <w:rFonts w:ascii="Times New Roman" w:hAnsi="Times New Roman"/>
          <w:color w:val="212121"/>
        </w:rPr>
        <w:t xml:space="preserve"> politically mobilizing </w:t>
      </w:r>
      <w:r w:rsidR="008E3B59">
        <w:rPr>
          <w:rFonts w:ascii="Times New Roman" w:hAnsi="Times New Roman"/>
          <w:color w:val="212121"/>
        </w:rPr>
        <w:t xml:space="preserve">– as in the case of children of incarcerated parents </w:t>
      </w:r>
      <w:r>
        <w:rPr>
          <w:rFonts w:ascii="Times New Roman" w:hAnsi="Times New Roman"/>
          <w:color w:val="212121"/>
        </w:rPr>
        <w:t xml:space="preserve">(Lee, Porter, and Comfort 2014). </w:t>
      </w:r>
      <w:proofErr w:type="spellStart"/>
      <w:r w:rsidR="00313CF8">
        <w:rPr>
          <w:rFonts w:ascii="Times New Roman" w:hAnsi="Times New Roman"/>
          <w:color w:val="212121"/>
        </w:rPr>
        <w:t>Anoll</w:t>
      </w:r>
      <w:proofErr w:type="spellEnd"/>
      <w:r w:rsidR="00313CF8">
        <w:rPr>
          <w:rFonts w:ascii="Times New Roman" w:hAnsi="Times New Roman"/>
          <w:color w:val="212121"/>
        </w:rPr>
        <w:t xml:space="preserve"> () finds evidence that “surrogate” participation, or a motivation to participate specifically on behalf of or due to the disenfranchisement or incarceration of another, is a mechanism behind this increase in proximate mobilization.</w:t>
      </w:r>
    </w:p>
    <w:p w14:paraId="0515A9F9" w14:textId="77777777" w:rsidR="0078736A" w:rsidRDefault="0078736A" w:rsidP="00F72FAD">
      <w:pPr>
        <w:spacing w:line="360" w:lineRule="auto"/>
        <w:rPr>
          <w:rFonts w:ascii="Times New Roman" w:hAnsi="Times New Roman"/>
          <w:color w:val="212121"/>
        </w:rPr>
      </w:pPr>
    </w:p>
    <w:p w14:paraId="65FC3D43" w14:textId="1DAD5620" w:rsidR="00313CF8" w:rsidRDefault="00FB0FA2" w:rsidP="00F72FAD">
      <w:pPr>
        <w:spacing w:line="360" w:lineRule="auto"/>
        <w:rPr>
          <w:rFonts w:ascii="Times New Roman" w:hAnsi="Times New Roman"/>
          <w:color w:val="212121"/>
        </w:rPr>
      </w:pPr>
      <w:r>
        <w:rPr>
          <w:rFonts w:ascii="Times New Roman" w:hAnsi="Times New Roman"/>
          <w:color w:val="212121"/>
        </w:rPr>
        <w:t xml:space="preserve">While literature </w:t>
      </w:r>
      <w:r>
        <w:rPr>
          <w:rFonts w:ascii="Times New Roman" w:hAnsi="Times New Roman"/>
          <w:color w:val="212121"/>
        </w:rPr>
        <w:t xml:space="preserve">on policy </w:t>
      </w:r>
      <w:proofErr w:type="gramStart"/>
      <w:r>
        <w:rPr>
          <w:rFonts w:ascii="Times New Roman" w:hAnsi="Times New Roman"/>
          <w:color w:val="212121"/>
        </w:rPr>
        <w:t>feedbacks</w:t>
      </w:r>
      <w:proofErr w:type="gramEnd"/>
      <w:r>
        <w:rPr>
          <w:rFonts w:ascii="Times New Roman" w:hAnsi="Times New Roman"/>
          <w:color w:val="212121"/>
        </w:rPr>
        <w:t xml:space="preserve"> of the carceral state has</w:t>
      </w:r>
      <w:r>
        <w:rPr>
          <w:rFonts w:ascii="Times New Roman" w:hAnsi="Times New Roman"/>
          <w:color w:val="212121"/>
        </w:rPr>
        <w:t xml:space="preserve"> </w:t>
      </w:r>
      <w:r>
        <w:rPr>
          <w:rFonts w:ascii="Times New Roman" w:hAnsi="Times New Roman"/>
        </w:rPr>
        <w:t>established that contact with criminal legal policies and institutions shape political behavior and attitudes, and that these impacts in turn may re-</w:t>
      </w:r>
      <w:r>
        <w:rPr>
          <w:rFonts w:ascii="Times New Roman" w:hAnsi="Times New Roman"/>
        </w:rPr>
        <w:lastRenderedPageBreak/>
        <w:t xml:space="preserve">enforce or change policy outcomes, much less is known about </w:t>
      </w:r>
      <w:r>
        <w:rPr>
          <w:rFonts w:ascii="Times New Roman" w:hAnsi="Times New Roman"/>
        </w:rPr>
        <w:t>how</w:t>
      </w:r>
      <w:r>
        <w:rPr>
          <w:rFonts w:ascii="Times New Roman" w:hAnsi="Times New Roman"/>
        </w:rPr>
        <w:t xml:space="preserve"> contact with the criminal legal system have on attitudes towards its </w:t>
      </w:r>
      <w:r w:rsidRPr="00FB0FA2">
        <w:rPr>
          <w:rFonts w:ascii="Times New Roman" w:hAnsi="Times New Roman"/>
          <w:i/>
          <w:iCs/>
        </w:rPr>
        <w:t>targets</w:t>
      </w:r>
      <w:r>
        <w:rPr>
          <w:rFonts w:ascii="Times New Roman" w:hAnsi="Times New Roman"/>
        </w:rPr>
        <w:t>.</w:t>
      </w:r>
    </w:p>
    <w:p w14:paraId="3703FD4E" w14:textId="77777777" w:rsidR="0078736A" w:rsidRDefault="0078736A" w:rsidP="00F72FAD">
      <w:pPr>
        <w:spacing w:line="360" w:lineRule="auto"/>
        <w:rPr>
          <w:rFonts w:ascii="Times New Roman" w:hAnsi="Times New Roman"/>
          <w:color w:val="212121"/>
        </w:rPr>
      </w:pPr>
    </w:p>
    <w:p w14:paraId="6AB3A8FF" w14:textId="0259E878" w:rsidR="00CB2607" w:rsidRDefault="00CB2607" w:rsidP="00F72FAD">
      <w:pPr>
        <w:spacing w:line="360" w:lineRule="auto"/>
        <w:rPr>
          <w:rFonts w:ascii="Times New Roman" w:hAnsi="Times New Roman"/>
          <w:color w:val="212121"/>
        </w:rPr>
      </w:pPr>
      <w:r>
        <w:rPr>
          <w:rFonts w:ascii="Times New Roman" w:hAnsi="Times New Roman"/>
          <w:color w:val="212121"/>
        </w:rPr>
        <w:t xml:space="preserve">Social constructions theory offers further explanation, and stresses that publics outside the “direct” and “proximal” targets of policy engage in learn </w:t>
      </w:r>
      <w:r w:rsidR="005D0B2A">
        <w:rPr>
          <w:rFonts w:ascii="Times New Roman" w:hAnsi="Times New Roman"/>
          <w:color w:val="212121"/>
        </w:rPr>
        <w:t xml:space="preserve">from policy design. </w:t>
      </w:r>
    </w:p>
    <w:p w14:paraId="7A7CF995" w14:textId="77777777" w:rsidR="00DE28B8" w:rsidRDefault="00DE28B8" w:rsidP="00F72FAD">
      <w:pPr>
        <w:spacing w:line="360" w:lineRule="auto"/>
        <w:rPr>
          <w:rFonts w:ascii="Times New Roman" w:hAnsi="Times New Roman"/>
          <w:color w:val="212121"/>
        </w:rPr>
      </w:pPr>
    </w:p>
    <w:p w14:paraId="3E3DAC11" w14:textId="37379CCB" w:rsidR="00417921" w:rsidRDefault="00093794" w:rsidP="00417921">
      <w:pPr>
        <w:spacing w:line="360" w:lineRule="auto"/>
        <w:rPr>
          <w:rFonts w:ascii="Times New Roman" w:hAnsi="Times New Roman"/>
          <w:color w:val="212121"/>
        </w:rPr>
      </w:pPr>
      <w:r>
        <w:rPr>
          <w:rFonts w:ascii="Times New Roman" w:hAnsi="Times New Roman"/>
        </w:rPr>
        <w:t xml:space="preserve">In </w:t>
      </w:r>
      <w:r w:rsidR="00EB3A30">
        <w:rPr>
          <w:rFonts w:ascii="Times New Roman" w:hAnsi="Times New Roman"/>
        </w:rPr>
        <w:t>other</w:t>
      </w:r>
      <w:r>
        <w:rPr>
          <w:rFonts w:ascii="Times New Roman" w:hAnsi="Times New Roman"/>
        </w:rPr>
        <w:t xml:space="preserve"> </w:t>
      </w:r>
      <w:r w:rsidR="00EB3A30">
        <w:rPr>
          <w:rFonts w:ascii="Times New Roman" w:hAnsi="Times New Roman"/>
        </w:rPr>
        <w:t xml:space="preserve">policy </w:t>
      </w:r>
      <w:r>
        <w:rPr>
          <w:rFonts w:ascii="Times New Roman" w:hAnsi="Times New Roman"/>
        </w:rPr>
        <w:t>context</w:t>
      </w:r>
      <w:r w:rsidR="00EB3A30">
        <w:rPr>
          <w:rFonts w:ascii="Times New Roman" w:hAnsi="Times New Roman"/>
        </w:rPr>
        <w:t xml:space="preserve">s, scholars find that that experience with a policy can influence how targets of that policy are perceived. In the context of student debt relief, for instance, Sorelle and Laws (2023) find that </w:t>
      </w:r>
      <w:r w:rsidR="00EB3A30" w:rsidRPr="00FE4CDE">
        <w:rPr>
          <w:rFonts w:ascii="Times New Roman" w:hAnsi="Times New Roman"/>
          <w:color w:val="212121"/>
        </w:rPr>
        <w:t>“having had student debt increases both support for government relief and perceptions of borrower deservingness for debt forgiveness (379).</w:t>
      </w:r>
      <w:r w:rsidR="00EB3A30">
        <w:rPr>
          <w:rFonts w:ascii="Times New Roman" w:hAnsi="Times New Roman"/>
          <w:color w:val="212121"/>
        </w:rPr>
        <w:t xml:space="preserve"> </w:t>
      </w:r>
      <w:r>
        <w:rPr>
          <w:rFonts w:ascii="Times New Roman" w:hAnsi="Times New Roman"/>
        </w:rPr>
        <w:t>Maltby and Kreitzer (2022) find that having once been on welfare increases perceptions of welfare beneficiaries’ deservingness. However, they note</w:t>
      </w:r>
      <w:r>
        <w:rPr>
          <w:rFonts w:ascii="Times New Roman" w:hAnsi="Times New Roman"/>
          <w:color w:val="212121"/>
        </w:rPr>
        <w:t xml:space="preserve"> that,</w:t>
      </w:r>
      <w:r w:rsidR="00CD6FC1" w:rsidRPr="00FE4CDE">
        <w:rPr>
          <w:rFonts w:ascii="Times New Roman" w:hAnsi="Times New Roman"/>
          <w:color w:val="212121"/>
        </w:rPr>
        <w:t xml:space="preserve"> “while feedback effects transfer within a policy domain, certain policy experiences may have particularly strong effects in shaping the perceived deservingness of fellow program recipients” (156)</w:t>
      </w:r>
      <w:r w:rsidR="00CD6FC1">
        <w:rPr>
          <w:rFonts w:ascii="Times New Roman" w:hAnsi="Times New Roman"/>
          <w:color w:val="212121"/>
        </w:rPr>
        <w:t xml:space="preserve">. </w:t>
      </w:r>
      <w:r>
        <w:rPr>
          <w:rFonts w:ascii="Times New Roman" w:hAnsi="Times New Roman"/>
          <w:color w:val="212121"/>
        </w:rPr>
        <w:t>Specifically, the</w:t>
      </w:r>
      <w:r w:rsidR="00417921">
        <w:rPr>
          <w:rFonts w:ascii="Times New Roman" w:hAnsi="Times New Roman"/>
          <w:color w:val="212121"/>
        </w:rPr>
        <w:t xml:space="preserve">y find that respondents who are or have been on welfare view recipients of the same welfare policy or program as their own as more deserving than other welfare recipients. </w:t>
      </w:r>
    </w:p>
    <w:p w14:paraId="716AAB7B" w14:textId="77777777" w:rsidR="001A070E" w:rsidRDefault="001A070E" w:rsidP="00417921">
      <w:pPr>
        <w:spacing w:line="360" w:lineRule="auto"/>
        <w:rPr>
          <w:rFonts w:ascii="Times New Roman" w:hAnsi="Times New Roman"/>
          <w:color w:val="212121"/>
        </w:rPr>
      </w:pPr>
    </w:p>
    <w:p w14:paraId="00FF321F" w14:textId="5E015CC3" w:rsidR="00EB3A30" w:rsidRDefault="00FB76C6" w:rsidP="00417921">
      <w:pPr>
        <w:spacing w:line="360" w:lineRule="auto"/>
        <w:rPr>
          <w:rFonts w:ascii="Times New Roman" w:hAnsi="Times New Roman"/>
          <w:color w:val="212121"/>
        </w:rPr>
      </w:pPr>
      <w:r>
        <w:rPr>
          <w:rFonts w:ascii="Times New Roman" w:hAnsi="Times New Roman"/>
          <w:color w:val="212121"/>
        </w:rPr>
        <w:t xml:space="preserve">In a study of two groups of welfare beneficiaries, </w:t>
      </w:r>
      <w:proofErr w:type="spellStart"/>
      <w:r>
        <w:rPr>
          <w:rFonts w:ascii="Times New Roman" w:hAnsi="Times New Roman"/>
          <w:color w:val="212121"/>
        </w:rPr>
        <w:t>Soss</w:t>
      </w:r>
      <w:proofErr w:type="spellEnd"/>
      <w:r>
        <w:rPr>
          <w:rFonts w:ascii="Times New Roman" w:hAnsi="Times New Roman"/>
          <w:color w:val="212121"/>
        </w:rPr>
        <w:t xml:space="preserve"> (2005) draws on both policy feedback and social construction literatures to explain why this might be the case. Policy feedback literature notes that policy designs have not only resource effects – for example, </w:t>
      </w:r>
      <w:proofErr w:type="spellStart"/>
      <w:r>
        <w:rPr>
          <w:rFonts w:ascii="Times New Roman" w:hAnsi="Times New Roman"/>
          <w:color w:val="212121"/>
        </w:rPr>
        <w:t>Soss</w:t>
      </w:r>
      <w:proofErr w:type="spellEnd"/>
      <w:r>
        <w:rPr>
          <w:rFonts w:ascii="Times New Roman" w:hAnsi="Times New Roman"/>
          <w:color w:val="212121"/>
        </w:rPr>
        <w:t xml:space="preserve"> notes that administrative hurdles like long wait times facing AFDC recipients make accessing needed aid more difficult</w:t>
      </w:r>
      <w:r w:rsidR="00BC6E1B">
        <w:rPr>
          <w:rFonts w:ascii="Times New Roman" w:hAnsi="Times New Roman"/>
          <w:color w:val="212121"/>
        </w:rPr>
        <w:t xml:space="preserve"> and thus exacerbate political disadvantages associated with poverty</w:t>
      </w:r>
      <w:r>
        <w:rPr>
          <w:rFonts w:ascii="Times New Roman" w:hAnsi="Times New Roman"/>
          <w:color w:val="212121"/>
        </w:rPr>
        <w:t>, shap</w:t>
      </w:r>
      <w:r w:rsidR="00BC6E1B">
        <w:rPr>
          <w:rFonts w:ascii="Times New Roman" w:hAnsi="Times New Roman"/>
          <w:color w:val="212121"/>
        </w:rPr>
        <w:t>ing</w:t>
      </w:r>
      <w:r>
        <w:rPr>
          <w:rFonts w:ascii="Times New Roman" w:hAnsi="Times New Roman"/>
          <w:color w:val="212121"/>
        </w:rPr>
        <w:t xml:space="preserve"> future behavior – but interpretive effects. Long wait times, in this example, coupled with more stringent behavioral monitoring and higher caseworker discretion rather than standardized rules make recipients of AFDC feel less entitled than SSDI recipients to help, and that government is not responsive to their “group.” </w:t>
      </w:r>
    </w:p>
    <w:p w14:paraId="1254A728" w14:textId="77777777" w:rsidR="00FB76C6" w:rsidRDefault="00FB76C6" w:rsidP="00417921">
      <w:pPr>
        <w:spacing w:line="360" w:lineRule="auto"/>
        <w:rPr>
          <w:rFonts w:ascii="Times New Roman" w:hAnsi="Times New Roman"/>
          <w:color w:val="212121"/>
        </w:rPr>
      </w:pPr>
    </w:p>
    <w:p w14:paraId="376160BB" w14:textId="661E973F" w:rsidR="00FB76C6" w:rsidRDefault="00FB76C6" w:rsidP="00417921">
      <w:pPr>
        <w:spacing w:line="360" w:lineRule="auto"/>
        <w:rPr>
          <w:rFonts w:ascii="Times New Roman" w:hAnsi="Times New Roman"/>
          <w:color w:val="212121"/>
        </w:rPr>
      </w:pPr>
      <w:commentRangeStart w:id="4"/>
      <w:r>
        <w:rPr>
          <w:rFonts w:ascii="Times New Roman" w:hAnsi="Times New Roman"/>
          <w:color w:val="212121"/>
        </w:rPr>
        <w:t xml:space="preserve">Relatedly [bring social construction further up]. </w:t>
      </w:r>
    </w:p>
    <w:p w14:paraId="270173D6" w14:textId="66E00303" w:rsidR="00417921" w:rsidRDefault="00417921" w:rsidP="00417921">
      <w:pPr>
        <w:spacing w:line="360" w:lineRule="auto"/>
        <w:rPr>
          <w:rFonts w:ascii="Times New Roman" w:hAnsi="Times New Roman"/>
          <w:color w:val="212121"/>
        </w:rPr>
      </w:pPr>
    </w:p>
    <w:p w14:paraId="1EB01E73" w14:textId="13C1296C" w:rsidR="00C87FF7" w:rsidRPr="00C87FF7" w:rsidRDefault="00C87FF7" w:rsidP="00417921">
      <w:pPr>
        <w:spacing w:line="360" w:lineRule="auto"/>
        <w:rPr>
          <w:rFonts w:ascii="Times New Roman" w:hAnsi="Times New Roman"/>
          <w:color w:val="212121"/>
        </w:rPr>
      </w:pPr>
      <w:r>
        <w:rPr>
          <w:rFonts w:ascii="Times New Roman" w:hAnsi="Times New Roman"/>
          <w:color w:val="212121"/>
        </w:rPr>
        <w:t xml:space="preserve">&gt;Similarly, Newman et al (2014) findings that where residing in more economically unequal counties bolsters low-income residents’ </w:t>
      </w:r>
      <w:r>
        <w:rPr>
          <w:rFonts w:ascii="Times New Roman" w:hAnsi="Times New Roman"/>
          <w:i/>
          <w:iCs/>
          <w:color w:val="212121"/>
        </w:rPr>
        <w:t>rejection</w:t>
      </w:r>
      <w:r>
        <w:rPr>
          <w:rFonts w:ascii="Times New Roman" w:hAnsi="Times New Roman"/>
          <w:color w:val="212121"/>
        </w:rPr>
        <w:t xml:space="preserve"> of meritocracy, it bolsters the affluents’ belief in meritocracy suggests that</w:t>
      </w:r>
      <w:proofErr w:type="gramStart"/>
      <w:r>
        <w:rPr>
          <w:rFonts w:ascii="Times New Roman" w:hAnsi="Times New Roman"/>
          <w:color w:val="212121"/>
        </w:rPr>
        <w:t xml:space="preserve"> ..</w:t>
      </w:r>
      <w:proofErr w:type="gramEnd"/>
    </w:p>
    <w:p w14:paraId="38911097" w14:textId="77777777" w:rsidR="00417921" w:rsidRDefault="00417921" w:rsidP="00417921">
      <w:pPr>
        <w:spacing w:line="360" w:lineRule="auto"/>
        <w:rPr>
          <w:rFonts w:ascii="Times New Roman" w:hAnsi="Times New Roman"/>
          <w:color w:val="212121"/>
        </w:rPr>
      </w:pPr>
    </w:p>
    <w:p w14:paraId="2CBA0D66" w14:textId="72B93E2D" w:rsidR="00417921" w:rsidRPr="00417921" w:rsidRDefault="009626F4" w:rsidP="00417921">
      <w:pPr>
        <w:pStyle w:val="ListParagraph"/>
        <w:numPr>
          <w:ilvl w:val="0"/>
          <w:numId w:val="3"/>
        </w:numPr>
        <w:spacing w:line="360" w:lineRule="auto"/>
        <w:rPr>
          <w:rFonts w:ascii="Times New Roman" w:hAnsi="Times New Roman"/>
          <w:color w:val="212121"/>
        </w:rPr>
      </w:pPr>
      <w:r>
        <w:rPr>
          <w:rFonts w:ascii="Times New Roman" w:hAnsi="Times New Roman"/>
          <w:color w:val="212121"/>
        </w:rPr>
        <w:t xml:space="preserve">Other work shows that internalization not always the overriding thing. </w:t>
      </w:r>
    </w:p>
    <w:p w14:paraId="40819D3D" w14:textId="77777777" w:rsidR="00417921" w:rsidRDefault="00417921" w:rsidP="00417921">
      <w:pPr>
        <w:spacing w:line="360" w:lineRule="auto"/>
        <w:rPr>
          <w:rFonts w:ascii="Times New Roman" w:hAnsi="Times New Roman"/>
          <w:color w:val="212121"/>
        </w:rPr>
      </w:pPr>
    </w:p>
    <w:p w14:paraId="115CCB88" w14:textId="5EFEDEDE" w:rsidR="00417921" w:rsidRDefault="00417921" w:rsidP="00417921">
      <w:pPr>
        <w:spacing w:line="360" w:lineRule="auto"/>
        <w:rPr>
          <w:rFonts w:ascii="Times New Roman" w:hAnsi="Times New Roman"/>
          <w:color w:val="212121"/>
        </w:rPr>
      </w:pPr>
      <w:r>
        <w:rPr>
          <w:rFonts w:ascii="Times New Roman" w:hAnsi="Times New Roman"/>
          <w:color w:val="212121"/>
        </w:rPr>
        <w:lastRenderedPageBreak/>
        <w:t>Coupled with Soss’s (2005) findings that welfare beneficiaries on SSDI disability benefits maintain negative social constructions of other, non-disability welfare groups (AFDC/TANF), work demonstrating that “advantaged” tend to adopt narratives of their own superiority (Chris’s Roommate)</w:t>
      </w:r>
    </w:p>
    <w:p w14:paraId="27A3919E" w14:textId="2FF8CDE4" w:rsidR="00CD6FC1" w:rsidRDefault="00CD6FC1" w:rsidP="00093794">
      <w:pPr>
        <w:spacing w:line="360" w:lineRule="auto"/>
        <w:rPr>
          <w:rFonts w:ascii="Times New Roman" w:hAnsi="Times New Roman"/>
          <w:color w:val="212121"/>
        </w:rPr>
      </w:pPr>
    </w:p>
    <w:p w14:paraId="780FE316" w14:textId="77777777" w:rsidR="009626F4" w:rsidRDefault="00CD6FC1" w:rsidP="00CD6FC1">
      <w:pPr>
        <w:rPr>
          <w:rFonts w:ascii="Times New Roman" w:hAnsi="Times New Roman"/>
          <w:color w:val="212121"/>
        </w:rPr>
      </w:pPr>
      <w:r>
        <w:rPr>
          <w:rFonts w:ascii="Times New Roman" w:hAnsi="Times New Roman"/>
          <w:color w:val="212121"/>
        </w:rPr>
        <w:t xml:space="preserve">Further, we know that different interactions with the criminal legal system down to the level of different </w:t>
      </w:r>
      <w:r>
        <w:rPr>
          <w:rFonts w:ascii="Times New Roman" w:hAnsi="Times New Roman"/>
          <w:i/>
          <w:iCs/>
          <w:color w:val="212121"/>
        </w:rPr>
        <w:t>kinds</w:t>
      </w:r>
      <w:r>
        <w:rPr>
          <w:rFonts w:ascii="Times New Roman" w:hAnsi="Times New Roman"/>
          <w:color w:val="212121"/>
        </w:rPr>
        <w:t xml:space="preserve"> of traffic stop have different interpretative effects on not only the targets but also, given visibility, on proximal contacts (</w:t>
      </w:r>
      <w:proofErr w:type="spellStart"/>
      <w:r>
        <w:rPr>
          <w:rFonts w:ascii="Times New Roman" w:hAnsi="Times New Roman"/>
          <w:color w:val="212121"/>
        </w:rPr>
        <w:t>Anoll</w:t>
      </w:r>
      <w:proofErr w:type="spellEnd"/>
      <w:r>
        <w:rPr>
          <w:rFonts w:ascii="Times New Roman" w:hAnsi="Times New Roman"/>
          <w:color w:val="212121"/>
        </w:rPr>
        <w:t xml:space="preserve"> et al 2022, </w:t>
      </w:r>
      <w:proofErr w:type="spellStart"/>
      <w:r>
        <w:rPr>
          <w:rFonts w:ascii="Times New Roman" w:hAnsi="Times New Roman"/>
          <w:color w:val="212121"/>
        </w:rPr>
        <w:t>Mummolo</w:t>
      </w:r>
      <w:proofErr w:type="spellEnd"/>
      <w:r>
        <w:rPr>
          <w:rFonts w:ascii="Times New Roman" w:hAnsi="Times New Roman"/>
          <w:color w:val="212121"/>
        </w:rPr>
        <w:t xml:space="preserve"> 2018, Lerman and Weaver 2013). </w:t>
      </w:r>
      <w:commentRangeEnd w:id="4"/>
      <w:r w:rsidR="00BC6E1B">
        <w:rPr>
          <w:rStyle w:val="CommentReference"/>
        </w:rPr>
        <w:commentReference w:id="4"/>
      </w:r>
    </w:p>
    <w:p w14:paraId="370A8A54" w14:textId="77777777" w:rsidR="009626F4" w:rsidRDefault="009626F4" w:rsidP="00CD6FC1">
      <w:pPr>
        <w:rPr>
          <w:rFonts w:ascii="Times New Roman" w:hAnsi="Times New Roman"/>
          <w:color w:val="212121"/>
        </w:rPr>
      </w:pPr>
    </w:p>
    <w:p w14:paraId="5AE19C2E" w14:textId="1487C12D" w:rsidR="00CD6FC1" w:rsidRDefault="00CD6FC1" w:rsidP="00CD6FC1">
      <w:pPr>
        <w:rPr>
          <w:rFonts w:ascii="Times New Roman" w:hAnsi="Times New Roman"/>
          <w:color w:val="212121"/>
        </w:rPr>
      </w:pPr>
      <w:ins w:id="5" w:author="Candis Watts Smith" w:date="2025-03-06T13:01:00Z" w16du:dateUtc="2025-03-06T18:01:00Z">
        <w:r>
          <w:rPr>
            <w:rFonts w:ascii="Times New Roman" w:hAnsi="Times New Roman"/>
            <w:color w:val="212121"/>
          </w:rPr>
          <w:t>Ok, what does the l</w:t>
        </w:r>
      </w:ins>
      <w:ins w:id="6" w:author="Candis Watts Smith" w:date="2025-03-06T13:02:00Z" w16du:dateUtc="2025-03-06T18:02:00Z">
        <w:r>
          <w:rPr>
            <w:rFonts w:ascii="Times New Roman" w:hAnsi="Times New Roman"/>
            <w:color w:val="212121"/>
          </w:rPr>
          <w:t>iterature say? What are the specific findings in one sentence?</w:t>
        </w:r>
      </w:ins>
    </w:p>
    <w:p w14:paraId="2E7CA61A" w14:textId="77777777" w:rsidR="009626F4" w:rsidRPr="006D271B" w:rsidRDefault="009626F4" w:rsidP="00CD6FC1">
      <w:pPr>
        <w:rPr>
          <w:rFonts w:ascii="Times New Roman" w:hAnsi="Times New Roman"/>
          <w:color w:val="212121"/>
        </w:rPr>
      </w:pPr>
    </w:p>
    <w:p w14:paraId="4B245094" w14:textId="7EFD118D" w:rsidR="00CD6FC1" w:rsidRPr="00FE4CDE" w:rsidRDefault="00CD6FC1" w:rsidP="00CD6FC1">
      <w:pPr>
        <w:rPr>
          <w:rFonts w:ascii="Times New Roman" w:hAnsi="Times New Roman"/>
          <w:color w:val="212121"/>
        </w:rPr>
      </w:pPr>
      <w:r>
        <w:rPr>
          <w:rFonts w:ascii="Times New Roman" w:hAnsi="Times New Roman"/>
          <w:color w:val="212121"/>
        </w:rPr>
        <w:t xml:space="preserve">suggest that it is important to investigate the relationship between distinct experiences with the carceral system, and perspectives of deservingness of corresponding </w:t>
      </w:r>
      <w:commentRangeStart w:id="7"/>
      <w:r>
        <w:rPr>
          <w:rFonts w:ascii="Times New Roman" w:hAnsi="Times New Roman"/>
          <w:color w:val="212121"/>
        </w:rPr>
        <w:t>groups</w:t>
      </w:r>
      <w:commentRangeEnd w:id="7"/>
      <w:r>
        <w:rPr>
          <w:rStyle w:val="CommentReference"/>
        </w:rPr>
        <w:commentReference w:id="7"/>
      </w:r>
      <w:r>
        <w:rPr>
          <w:rFonts w:ascii="Times New Roman" w:hAnsi="Times New Roman"/>
          <w:color w:val="212121"/>
        </w:rPr>
        <w:t xml:space="preserve">. </w:t>
      </w:r>
    </w:p>
    <w:p w14:paraId="57008CBF" w14:textId="77777777" w:rsidR="00CD6FC1" w:rsidRDefault="00CD6FC1" w:rsidP="00CD6FC1">
      <w:pPr>
        <w:spacing w:line="360" w:lineRule="auto"/>
        <w:rPr>
          <w:rFonts w:ascii="Times New Roman" w:hAnsi="Times New Roman"/>
        </w:rPr>
      </w:pPr>
    </w:p>
    <w:p w14:paraId="40372B25" w14:textId="03F39D6E" w:rsidR="004E4D8D" w:rsidRDefault="008E3B59" w:rsidP="00F72FAD">
      <w:pPr>
        <w:spacing w:line="360" w:lineRule="auto"/>
        <w:rPr>
          <w:rFonts w:ascii="Times New Roman" w:hAnsi="Times New Roman"/>
        </w:rPr>
      </w:pPr>
      <w:r>
        <w:rPr>
          <w:rFonts w:ascii="Times New Roman" w:hAnsi="Times New Roman"/>
        </w:rPr>
        <w:t>*</w:t>
      </w:r>
      <w:proofErr w:type="gramStart"/>
      <w:r>
        <w:rPr>
          <w:rFonts w:ascii="Times New Roman" w:hAnsi="Times New Roman"/>
        </w:rPr>
        <w:t>transition</w:t>
      </w:r>
      <w:proofErr w:type="gramEnd"/>
      <w:r>
        <w:rPr>
          <w:rFonts w:ascii="Times New Roman" w:hAnsi="Times New Roman"/>
        </w:rPr>
        <w:t>: predicated on perceptions of what a target deserves.</w:t>
      </w:r>
    </w:p>
    <w:p w14:paraId="2823F42A" w14:textId="77777777" w:rsidR="00DE28B8" w:rsidRDefault="00DE28B8" w:rsidP="00F72FAD">
      <w:pPr>
        <w:spacing w:line="360" w:lineRule="auto"/>
        <w:rPr>
          <w:rFonts w:ascii="Times New Roman" w:hAnsi="Times New Roman"/>
        </w:rPr>
      </w:pPr>
    </w:p>
    <w:p w14:paraId="60387FEA" w14:textId="77777777" w:rsidR="00DE28B8" w:rsidRPr="00DE28B8" w:rsidRDefault="00DE28B8" w:rsidP="00DE28B8">
      <w:pPr>
        <w:spacing w:line="360" w:lineRule="auto"/>
        <w:rPr>
          <w:rFonts w:ascii="Times New Roman" w:hAnsi="Times New Roman"/>
          <w:i/>
          <w:iCs/>
        </w:rPr>
      </w:pPr>
      <w:r w:rsidRPr="00DE28B8">
        <w:rPr>
          <w:rFonts w:ascii="Times New Roman" w:hAnsi="Times New Roman"/>
          <w:i/>
          <w:iCs/>
        </w:rPr>
        <w:t>But what effects does contact with the criminal legal system have on attitudes towards its targets?</w:t>
      </w:r>
    </w:p>
    <w:p w14:paraId="74DB11A6" w14:textId="3DADD438" w:rsidR="00EB406C" w:rsidRDefault="00EB406C" w:rsidP="00F72FAD">
      <w:pPr>
        <w:spacing w:line="360" w:lineRule="auto"/>
        <w:rPr>
          <w:rFonts w:ascii="Times New Roman" w:hAnsi="Times New Roman"/>
        </w:rPr>
      </w:pPr>
    </w:p>
    <w:p w14:paraId="766D1074" w14:textId="17744029" w:rsidR="00FE3D39" w:rsidRDefault="00EB406C" w:rsidP="00F72FAD">
      <w:pPr>
        <w:spacing w:line="360" w:lineRule="auto"/>
        <w:rPr>
          <w:rFonts w:ascii="Times New Roman" w:hAnsi="Times New Roman"/>
        </w:rPr>
      </w:pPr>
      <w:r>
        <w:rPr>
          <w:rFonts w:ascii="Times New Roman" w:hAnsi="Times New Roman"/>
        </w:rPr>
        <w:t xml:space="preserve">In the wake of Schneider and Ingram’s (1993) theory of social constructions, a literature has coalesced around the question of how mass publics and policymakers decide who deserves help from policy. Attitudes towards policy targets </w:t>
      </w:r>
      <w:r w:rsidR="001124E8">
        <w:rPr>
          <w:rFonts w:ascii="Times New Roman" w:hAnsi="Times New Roman"/>
        </w:rPr>
        <w:t xml:space="preserve">– incarcerated people, for example -- </w:t>
      </w:r>
      <w:r>
        <w:rPr>
          <w:rFonts w:ascii="Times New Roman" w:hAnsi="Times New Roman"/>
        </w:rPr>
        <w:t xml:space="preserve">are </w:t>
      </w:r>
      <w:r w:rsidR="001124E8">
        <w:rPr>
          <w:rFonts w:ascii="Times New Roman" w:hAnsi="Times New Roman"/>
        </w:rPr>
        <w:t xml:space="preserve">predicated as the name suggests on constructs about those targets. Closely linked with policy feedback theory, social constructionists note that </w:t>
      </w:r>
      <w:r w:rsidR="00FE3D39">
        <w:rPr>
          <w:rFonts w:ascii="Times New Roman" w:hAnsi="Times New Roman"/>
        </w:rPr>
        <w:t>constructions about targets are both produced by and themselves produce policy – thus reinforcing social constructions. I will take up these points in reverse order.</w:t>
      </w:r>
    </w:p>
    <w:p w14:paraId="66CE0683" w14:textId="77777777" w:rsidR="00FE3D39" w:rsidRDefault="00FE3D39" w:rsidP="00F72FAD">
      <w:pPr>
        <w:spacing w:line="360" w:lineRule="auto"/>
        <w:rPr>
          <w:rFonts w:ascii="Times New Roman" w:hAnsi="Times New Roman"/>
        </w:rPr>
      </w:pPr>
    </w:p>
    <w:p w14:paraId="685B7FE1" w14:textId="0649E0AB" w:rsidR="00C458C1" w:rsidRDefault="00FE3D39" w:rsidP="00F72FAD">
      <w:pPr>
        <w:spacing w:line="360" w:lineRule="auto"/>
        <w:rPr>
          <w:rFonts w:ascii="Times New Roman" w:hAnsi="Times New Roman"/>
        </w:rPr>
      </w:pPr>
      <w:r>
        <w:rPr>
          <w:rFonts w:ascii="Times New Roman" w:hAnsi="Times New Roman"/>
        </w:rPr>
        <w:t xml:space="preserve">According to Schneider and Ingram’s (1993) foundational typology, policymakers are incentivized by electoral politics to produce policy that helps groups who the public sees as deserving, and to decline to help, or to punish, groups who are seen as undeserving.  “Undeserving” policy targets are considered differentiable based on whether they have the political power to influence policymakers (known as “contenders”) or not (known as “deviants”). Incarcerated people fall in the latter category: because deviants are socially constructed as undeserving, and their constituents see deviants as undeserving, policymakers produce punitive policy. </w:t>
      </w:r>
    </w:p>
    <w:p w14:paraId="25358085" w14:textId="77777777" w:rsidR="00C458C1" w:rsidRDefault="00C458C1" w:rsidP="00F72FAD">
      <w:pPr>
        <w:spacing w:line="360" w:lineRule="auto"/>
        <w:rPr>
          <w:rFonts w:ascii="Times New Roman" w:hAnsi="Times New Roman"/>
        </w:rPr>
      </w:pPr>
    </w:p>
    <w:p w14:paraId="5D2F2C4D" w14:textId="77777777" w:rsidR="00EA535F" w:rsidRDefault="00C458C1" w:rsidP="00F72FAD">
      <w:pPr>
        <w:spacing w:line="360" w:lineRule="auto"/>
        <w:rPr>
          <w:rFonts w:ascii="Times New Roman" w:hAnsi="Times New Roman"/>
          <w:color w:val="212121"/>
        </w:rPr>
      </w:pPr>
      <w:r>
        <w:rPr>
          <w:rFonts w:ascii="Times New Roman" w:hAnsi="Times New Roman"/>
        </w:rPr>
        <w:t xml:space="preserve">Examples from policy feedback literature help illustrate how social constructions about groups, which are </w:t>
      </w:r>
      <w:r w:rsidR="00EA535F">
        <w:rPr>
          <w:rFonts w:ascii="Times New Roman" w:hAnsi="Times New Roman"/>
        </w:rPr>
        <w:t>“</w:t>
      </w:r>
      <w:r w:rsidRPr="00FE4CDE">
        <w:rPr>
          <w:rFonts w:ascii="Times New Roman" w:hAnsi="Times New Roman"/>
          <w:color w:val="212121"/>
        </w:rPr>
        <w:t>value-laden components, including stereotypes, dominant ideologies, and assumptions</w:t>
      </w:r>
      <w:r>
        <w:rPr>
          <w:rFonts w:ascii="Times New Roman" w:hAnsi="Times New Roman"/>
          <w:color w:val="212121"/>
        </w:rPr>
        <w:t xml:space="preserve">” (Smith and Kreitzer 2024), </w:t>
      </w:r>
      <w:r>
        <w:rPr>
          <w:rFonts w:ascii="Times New Roman" w:hAnsi="Times New Roman"/>
        </w:rPr>
        <w:t>like incarcerated people are produced by and in dialectic with policy. In a foundational example (Skocpol 1996</w:t>
      </w:r>
      <w:proofErr w:type="gramStart"/>
      <w:r>
        <w:rPr>
          <w:rFonts w:ascii="Times New Roman" w:hAnsi="Times New Roman"/>
        </w:rPr>
        <w:t>),…</w:t>
      </w:r>
      <w:proofErr w:type="gramEnd"/>
      <w:r>
        <w:rPr>
          <w:rFonts w:ascii="Times New Roman" w:hAnsi="Times New Roman"/>
        </w:rPr>
        <w:t xml:space="preserve">. Because (a) resource effects, and (b) interpretive effects – “policy telegraphs to the public about how target groups should be treated” (Smith and Kreitzer 2024). Thus, social </w:t>
      </w:r>
      <w:r>
        <w:rPr>
          <w:rFonts w:ascii="Times New Roman" w:hAnsi="Times New Roman"/>
        </w:rPr>
        <w:lastRenderedPageBreak/>
        <w:t xml:space="preserve">construction scholars have established that perceptions of what target groups deserve are contingent on external contexts </w:t>
      </w:r>
      <w:r w:rsidRPr="00FE4CDE">
        <w:rPr>
          <w:rFonts w:ascii="Times New Roman" w:hAnsi="Times New Roman"/>
          <w:color w:val="212121"/>
        </w:rPr>
        <w:t>– for example, on local, state, and political and cultural contexts</w:t>
      </w:r>
      <w:r w:rsidR="00EA535F">
        <w:rPr>
          <w:rFonts w:ascii="Times New Roman" w:hAnsi="Times New Roman"/>
          <w:color w:val="212121"/>
        </w:rPr>
        <w:t xml:space="preserve"> (Smith and Kreitzer 2018), or the information that is available about a group or individual (Feather 1999, 2009). </w:t>
      </w:r>
    </w:p>
    <w:p w14:paraId="65956555" w14:textId="77777777" w:rsidR="00EA535F" w:rsidRDefault="00EA535F" w:rsidP="00F72FAD">
      <w:pPr>
        <w:spacing w:line="360" w:lineRule="auto"/>
        <w:rPr>
          <w:rFonts w:ascii="Times New Roman" w:hAnsi="Times New Roman"/>
          <w:color w:val="212121"/>
        </w:rPr>
      </w:pPr>
    </w:p>
    <w:p w14:paraId="4BD6A071" w14:textId="4F6D983B" w:rsidR="00EA535F" w:rsidRDefault="00EA535F" w:rsidP="00F72FAD">
      <w:pPr>
        <w:spacing w:line="360" w:lineRule="auto"/>
        <w:rPr>
          <w:rFonts w:ascii="Times New Roman" w:hAnsi="Times New Roman"/>
          <w:color w:val="212121"/>
        </w:rPr>
      </w:pPr>
      <w:r>
        <w:rPr>
          <w:rFonts w:ascii="Times New Roman" w:hAnsi="Times New Roman"/>
          <w:color w:val="212121"/>
        </w:rPr>
        <w:t>Further, such group categorizations are themselves contingent – no individual is constituted by a single identity, groups are internally heterogenous, and that there is variation in deservingness assessments across “groups within groups” or subsets of groups</w:t>
      </w:r>
      <w:r w:rsidR="00D529E9">
        <w:rPr>
          <w:rFonts w:ascii="Times New Roman" w:hAnsi="Times New Roman"/>
          <w:color w:val="212121"/>
        </w:rPr>
        <w:t xml:space="preserve"> further underscores [contingency]. </w:t>
      </w:r>
    </w:p>
    <w:p w14:paraId="571BA444" w14:textId="77777777" w:rsidR="00D529E9" w:rsidRDefault="00D529E9" w:rsidP="00F72FAD">
      <w:pPr>
        <w:spacing w:line="360" w:lineRule="auto"/>
        <w:rPr>
          <w:rFonts w:ascii="Times New Roman" w:hAnsi="Times New Roman"/>
          <w:color w:val="212121"/>
        </w:rPr>
      </w:pPr>
    </w:p>
    <w:p w14:paraId="7243F26B" w14:textId="10F31AFA" w:rsidR="00C458C1" w:rsidRDefault="00D529E9" w:rsidP="00F72FAD">
      <w:pPr>
        <w:spacing w:line="360" w:lineRule="auto"/>
        <w:rPr>
          <w:rFonts w:ascii="Times New Roman" w:hAnsi="Times New Roman"/>
          <w:color w:val="212121"/>
        </w:rPr>
      </w:pPr>
      <w:r>
        <w:rPr>
          <w:rFonts w:ascii="Times New Roman" w:hAnsi="Times New Roman"/>
          <w:color w:val="212121"/>
        </w:rPr>
        <w:t xml:space="preserve">Perceptions also vary depending on </w:t>
      </w:r>
      <w:r>
        <w:rPr>
          <w:rFonts w:ascii="Times New Roman" w:hAnsi="Times New Roman"/>
          <w:i/>
          <w:iCs/>
          <w:color w:val="212121"/>
        </w:rPr>
        <w:t xml:space="preserve">who </w:t>
      </w:r>
      <w:r>
        <w:rPr>
          <w:rFonts w:ascii="Times New Roman" w:hAnsi="Times New Roman"/>
          <w:color w:val="212121"/>
        </w:rPr>
        <w:t xml:space="preserve">is asked </w:t>
      </w:r>
      <w:r w:rsidR="00C458C1" w:rsidRPr="00FE4CDE">
        <w:rPr>
          <w:rFonts w:ascii="Times New Roman" w:hAnsi="Times New Roman"/>
          <w:color w:val="212121"/>
        </w:rPr>
        <w:t>the ideology and identity held by the ‘perceiver’ (Smith and Kreitzer 2018).</w:t>
      </w:r>
    </w:p>
    <w:p w14:paraId="18D8AE4D" w14:textId="77777777" w:rsidR="006B7E6F" w:rsidRDefault="006B7E6F" w:rsidP="00F72FAD">
      <w:pPr>
        <w:spacing w:line="360" w:lineRule="auto"/>
        <w:rPr>
          <w:rFonts w:ascii="Times New Roman" w:hAnsi="Times New Roman"/>
          <w:color w:val="212121"/>
        </w:rPr>
      </w:pPr>
    </w:p>
    <w:p w14:paraId="6AE49A90" w14:textId="0CA4933A" w:rsidR="00FE3D39" w:rsidRDefault="00D529E9" w:rsidP="00F72FAD">
      <w:pPr>
        <w:spacing w:line="360" w:lineRule="auto"/>
        <w:rPr>
          <w:rFonts w:ascii="Times New Roman" w:hAnsi="Times New Roman"/>
          <w:b/>
          <w:bCs/>
        </w:rPr>
      </w:pPr>
      <w:r>
        <w:rPr>
          <w:rFonts w:ascii="Times New Roman" w:hAnsi="Times New Roman"/>
          <w:b/>
          <w:bCs/>
        </w:rPr>
        <w:t>Deservingness Heuristic/CARIN</w:t>
      </w:r>
    </w:p>
    <w:p w14:paraId="39D98765" w14:textId="08528A26" w:rsidR="00D529E9" w:rsidRPr="00D529E9" w:rsidRDefault="00D529E9" w:rsidP="00F72FAD">
      <w:pPr>
        <w:spacing w:line="360" w:lineRule="auto"/>
        <w:rPr>
          <w:rFonts w:ascii="Times New Roman" w:hAnsi="Times New Roman"/>
        </w:rPr>
      </w:pPr>
      <w:r>
        <w:rPr>
          <w:rFonts w:ascii="Times New Roman" w:hAnsi="Times New Roman"/>
        </w:rPr>
        <w:t>CARI</w:t>
      </w:r>
      <w:r w:rsidR="001855ED">
        <w:rPr>
          <w:rFonts w:ascii="Times New Roman" w:hAnsi="Times New Roman"/>
        </w:rPr>
        <w:t>N</w:t>
      </w:r>
    </w:p>
    <w:p w14:paraId="3186CB52" w14:textId="77777777" w:rsidR="00FE3D39" w:rsidRDefault="00FE3D39" w:rsidP="00F72FAD">
      <w:pPr>
        <w:spacing w:line="360" w:lineRule="auto"/>
        <w:rPr>
          <w:rFonts w:ascii="Times New Roman" w:hAnsi="Times New Roman"/>
        </w:rPr>
      </w:pPr>
    </w:p>
    <w:p w14:paraId="6DEDC45B" w14:textId="5283332E" w:rsidR="00FE3D39" w:rsidRDefault="002415CE" w:rsidP="00F72FAD">
      <w:pPr>
        <w:spacing w:line="360" w:lineRule="auto"/>
        <w:rPr>
          <w:rFonts w:ascii="Times New Roman" w:hAnsi="Times New Roman"/>
          <w:b/>
          <w:bCs/>
        </w:rPr>
      </w:pPr>
      <w:r>
        <w:rPr>
          <w:rFonts w:ascii="Times New Roman" w:hAnsi="Times New Roman"/>
          <w:b/>
          <w:bCs/>
        </w:rPr>
        <w:t>Theory</w:t>
      </w:r>
    </w:p>
    <w:p w14:paraId="7B51CDD7" w14:textId="77777777" w:rsidR="002415CE" w:rsidRDefault="002415CE" w:rsidP="00F72FAD">
      <w:pPr>
        <w:spacing w:line="360" w:lineRule="auto"/>
        <w:rPr>
          <w:rFonts w:ascii="Times New Roman" w:hAnsi="Times New Roman"/>
        </w:rPr>
      </w:pPr>
      <w:r>
        <w:rPr>
          <w:rFonts w:ascii="Times New Roman" w:hAnsi="Times New Roman"/>
        </w:rPr>
        <w:t xml:space="preserve">How does being directly or proximally impacted by the criminal legal system shape perceptions of what carceral citizens – incarcerated people, particularly – deserve? </w:t>
      </w:r>
    </w:p>
    <w:p w14:paraId="5A8B9F7A" w14:textId="77777777" w:rsidR="002415CE" w:rsidRDefault="002415CE" w:rsidP="00F72FAD">
      <w:pPr>
        <w:spacing w:line="360" w:lineRule="auto"/>
        <w:rPr>
          <w:rFonts w:ascii="Times New Roman" w:hAnsi="Times New Roman"/>
        </w:rPr>
      </w:pPr>
    </w:p>
    <w:p w14:paraId="116A3DD7" w14:textId="77777777" w:rsidR="002415CE" w:rsidRDefault="002415CE" w:rsidP="00F72FAD">
      <w:pPr>
        <w:spacing w:line="360" w:lineRule="auto"/>
        <w:rPr>
          <w:rFonts w:ascii="Times New Roman" w:hAnsi="Times New Roman"/>
        </w:rPr>
      </w:pPr>
      <w:r>
        <w:rPr>
          <w:rFonts w:ascii="Times New Roman" w:hAnsi="Times New Roman"/>
        </w:rPr>
        <w:t xml:space="preserve">My theoretical starting point is that perceptions of what groups like carceral citizens deserve are often shaped by social constructions about them (Schneider and Ingram 1993). In general, these constructions are produced by policy and discourse – both political, cultural, and popular. On the individual level, then, these constructions are often taken up in a heuristic process to form quick judgements about what a target group deserves. </w:t>
      </w:r>
    </w:p>
    <w:p w14:paraId="425F3A19" w14:textId="77777777" w:rsidR="002415CE" w:rsidRDefault="002415CE" w:rsidP="00F72FAD">
      <w:pPr>
        <w:spacing w:line="360" w:lineRule="auto"/>
        <w:rPr>
          <w:rFonts w:ascii="Times New Roman" w:hAnsi="Times New Roman"/>
        </w:rPr>
      </w:pPr>
    </w:p>
    <w:p w14:paraId="126E20EC" w14:textId="548E956D" w:rsidR="002415CE" w:rsidRPr="002415CE" w:rsidRDefault="002415CE" w:rsidP="002415CE">
      <w:pPr>
        <w:spacing w:line="360" w:lineRule="auto"/>
        <w:rPr>
          <w:rFonts w:ascii="Times New Roman" w:hAnsi="Times New Roman"/>
        </w:rPr>
      </w:pPr>
      <w:r>
        <w:rPr>
          <w:rFonts w:ascii="Times New Roman" w:hAnsi="Times New Roman"/>
          <w:color w:val="212121"/>
        </w:rPr>
        <w:t>Building on a policy feedback literature that shows interactions with the criminal legal system shape political behavior and attitudes towards the state (</w:t>
      </w:r>
      <w:proofErr w:type="spellStart"/>
      <w:r>
        <w:rPr>
          <w:rFonts w:ascii="Times New Roman" w:hAnsi="Times New Roman"/>
          <w:color w:val="212121"/>
        </w:rPr>
        <w:t>Anoll</w:t>
      </w:r>
      <w:proofErr w:type="spellEnd"/>
      <w:r>
        <w:rPr>
          <w:rFonts w:ascii="Times New Roman" w:hAnsi="Times New Roman"/>
          <w:color w:val="212121"/>
        </w:rPr>
        <w:t xml:space="preserve"> et al 2022, </w:t>
      </w:r>
      <w:proofErr w:type="spellStart"/>
      <w:r>
        <w:rPr>
          <w:rFonts w:ascii="Times New Roman" w:hAnsi="Times New Roman"/>
          <w:color w:val="212121"/>
        </w:rPr>
        <w:t>Anoll</w:t>
      </w:r>
      <w:proofErr w:type="spellEnd"/>
      <w:r>
        <w:rPr>
          <w:rFonts w:ascii="Times New Roman" w:hAnsi="Times New Roman"/>
          <w:color w:val="212121"/>
        </w:rPr>
        <w:t xml:space="preserve"> and Israel-Trummel 2019, Walker 2020, Lerman and Weaver 2014), I propose interactions with the criminal legal system may also shape attitudes towards targets of the state – incarcerated people – and what they deserve. </w:t>
      </w:r>
      <w:r>
        <w:rPr>
          <w:rFonts w:ascii="Times New Roman" w:hAnsi="Times New Roman"/>
        </w:rPr>
        <w:t xml:space="preserve"> </w:t>
      </w:r>
    </w:p>
    <w:p w14:paraId="06470A89" w14:textId="5592D251" w:rsidR="00EB406C" w:rsidRDefault="00EB406C" w:rsidP="002415CE">
      <w:pPr>
        <w:spacing w:line="360" w:lineRule="auto"/>
        <w:rPr>
          <w:rFonts w:ascii="Times New Roman" w:hAnsi="Times New Roman"/>
        </w:rPr>
      </w:pPr>
    </w:p>
    <w:p w14:paraId="15819B94" w14:textId="740425D5" w:rsidR="002415CE" w:rsidRDefault="002415CE" w:rsidP="002415CE">
      <w:pPr>
        <w:spacing w:line="360" w:lineRule="auto"/>
        <w:rPr>
          <w:rFonts w:ascii="Times New Roman" w:hAnsi="Times New Roman"/>
          <w:color w:val="212121"/>
        </w:rPr>
      </w:pPr>
      <w:r>
        <w:rPr>
          <w:rFonts w:ascii="Times New Roman" w:hAnsi="Times New Roman"/>
          <w:color w:val="212121"/>
        </w:rPr>
        <w:t>While some work finds that targets of policy can internalize negative or undeserving constructions (</w:t>
      </w:r>
      <w:proofErr w:type="spellStart"/>
      <w:r>
        <w:rPr>
          <w:rFonts w:ascii="Times New Roman" w:hAnsi="Times New Roman"/>
          <w:color w:val="212121"/>
        </w:rPr>
        <w:t>Soss</w:t>
      </w:r>
      <w:proofErr w:type="spellEnd"/>
      <w:r>
        <w:rPr>
          <w:rFonts w:ascii="Times New Roman" w:hAnsi="Times New Roman"/>
          <w:color w:val="212121"/>
        </w:rPr>
        <w:t xml:space="preserve"> 1999), much of the work on criminal legal contact stresses that demobilization are products of resource effects or interpretive effects </w:t>
      </w:r>
      <w:r w:rsidRPr="002120D0">
        <w:rPr>
          <w:rFonts w:ascii="Times New Roman" w:hAnsi="Times New Roman"/>
          <w:i/>
          <w:iCs/>
          <w:color w:val="212121"/>
        </w:rPr>
        <w:t>distinct</w:t>
      </w:r>
      <w:r>
        <w:rPr>
          <w:rFonts w:ascii="Times New Roman" w:hAnsi="Times New Roman"/>
          <w:color w:val="212121"/>
        </w:rPr>
        <w:t xml:space="preserve"> from an “undeserving” self-conception (Lerman and Weaver 2014, White 2019). Instead, other work emphasizes that direct contact with the criminal legal system can heighten in-group solidarity (Lerman and Weaver 2014) and mobilize, suggesting a heightened sense of </w:t>
      </w:r>
      <w:r>
        <w:rPr>
          <w:rFonts w:ascii="Times New Roman" w:hAnsi="Times New Roman"/>
          <w:color w:val="212121"/>
        </w:rPr>
        <w:lastRenderedPageBreak/>
        <w:t>deservingness (Walker 2020), and that proximal contact also generates political mobilization (</w:t>
      </w:r>
      <w:proofErr w:type="spellStart"/>
      <w:r>
        <w:rPr>
          <w:rFonts w:ascii="Times New Roman" w:hAnsi="Times New Roman"/>
          <w:color w:val="212121"/>
        </w:rPr>
        <w:t>Anoll</w:t>
      </w:r>
      <w:proofErr w:type="spellEnd"/>
      <w:r>
        <w:rPr>
          <w:rFonts w:ascii="Times New Roman" w:hAnsi="Times New Roman"/>
          <w:color w:val="212121"/>
        </w:rPr>
        <w:t xml:space="preserve"> et al 2022, White 2019b). </w:t>
      </w:r>
      <w:r w:rsidR="00A2270B">
        <w:rPr>
          <w:rFonts w:ascii="Times New Roman" w:hAnsi="Times New Roman"/>
          <w:color w:val="212121"/>
        </w:rPr>
        <w:t xml:space="preserve">Further still, </w:t>
      </w:r>
      <w:proofErr w:type="spellStart"/>
      <w:r w:rsidR="00A2270B">
        <w:rPr>
          <w:rFonts w:ascii="Times New Roman" w:hAnsi="Times New Roman"/>
          <w:color w:val="212121"/>
        </w:rPr>
        <w:t>Anoll’s</w:t>
      </w:r>
      <w:proofErr w:type="spellEnd"/>
      <w:r w:rsidR="00A2270B">
        <w:rPr>
          <w:rFonts w:ascii="Times New Roman" w:hAnsi="Times New Roman"/>
          <w:color w:val="212121"/>
        </w:rPr>
        <w:t xml:space="preserve"> (2022) findings that family of the incarcerated vote at higher rates in states with more stringent carceral disenfranchisement policies suggests that “surrogate” mobilization is motivated by a desire to act on behalf the incarcerated – given the relative costliness of voting compared to other activities, it is reasonable to infer that changed perception</w:t>
      </w:r>
      <w:r w:rsidR="001855ED">
        <w:rPr>
          <w:rFonts w:ascii="Times New Roman" w:hAnsi="Times New Roman"/>
          <w:color w:val="212121"/>
        </w:rPr>
        <w:t>s</w:t>
      </w:r>
      <w:r w:rsidR="00A2270B">
        <w:rPr>
          <w:rFonts w:ascii="Times New Roman" w:hAnsi="Times New Roman"/>
          <w:color w:val="212121"/>
        </w:rPr>
        <w:t xml:space="preserve"> </w:t>
      </w:r>
      <w:r w:rsidR="001855ED">
        <w:rPr>
          <w:rFonts w:ascii="Times New Roman" w:hAnsi="Times New Roman"/>
          <w:color w:val="212121"/>
        </w:rPr>
        <w:t>of</w:t>
      </w:r>
      <w:r w:rsidR="00A2270B">
        <w:rPr>
          <w:rFonts w:ascii="Times New Roman" w:hAnsi="Times New Roman"/>
          <w:color w:val="212121"/>
        </w:rPr>
        <w:t xml:space="preserve"> what carceral citizens deserve is at work.</w:t>
      </w:r>
      <w:r w:rsidR="001234D2">
        <w:rPr>
          <w:rFonts w:ascii="Times New Roman" w:hAnsi="Times New Roman"/>
          <w:color w:val="212121"/>
        </w:rPr>
        <w:t xml:space="preserve"> As </w:t>
      </w:r>
      <w:proofErr w:type="spellStart"/>
      <w:r w:rsidR="001234D2">
        <w:rPr>
          <w:rFonts w:ascii="Times New Roman" w:hAnsi="Times New Roman"/>
          <w:color w:val="212121"/>
        </w:rPr>
        <w:t>Anoll</w:t>
      </w:r>
      <w:proofErr w:type="spellEnd"/>
      <w:r w:rsidR="001234D2">
        <w:rPr>
          <w:rFonts w:ascii="Times New Roman" w:hAnsi="Times New Roman"/>
          <w:color w:val="212121"/>
        </w:rPr>
        <w:t xml:space="preserve"> and Israel-Trummel’s (2019) findings that neighborhood exposure to racially discriminatory policing impact perceptions of institutions – it generates distrust in police and government – I theorize that exposure may also alter and perhaps enhance perceptions in institutional targets.  </w:t>
      </w:r>
    </w:p>
    <w:p w14:paraId="283A4838" w14:textId="77777777" w:rsidR="002415CE" w:rsidRDefault="002415CE" w:rsidP="002415CE">
      <w:pPr>
        <w:spacing w:line="360" w:lineRule="auto"/>
        <w:rPr>
          <w:rFonts w:ascii="Times New Roman" w:hAnsi="Times New Roman"/>
          <w:color w:val="212121"/>
        </w:rPr>
      </w:pPr>
    </w:p>
    <w:p w14:paraId="5EF162CF" w14:textId="4F2039A4" w:rsidR="002415CE" w:rsidRDefault="002415CE" w:rsidP="002415CE">
      <w:pPr>
        <w:spacing w:line="360" w:lineRule="auto"/>
        <w:rPr>
          <w:rFonts w:ascii="Times New Roman" w:hAnsi="Times New Roman"/>
          <w:color w:val="212121"/>
        </w:rPr>
      </w:pPr>
      <w:r>
        <w:rPr>
          <w:rFonts w:ascii="Times New Roman" w:hAnsi="Times New Roman"/>
          <w:color w:val="212121"/>
        </w:rPr>
        <w:t xml:space="preserve">Coupled with deservingness scholarship on experience (Sorelle and Laws), I expect that the perceptions of what carceral citizens deserve may look different for people who have themselves been or who know carceral citizens. </w:t>
      </w:r>
      <w:r w:rsidR="001855ED">
        <w:rPr>
          <w:rFonts w:ascii="Times New Roman" w:hAnsi="Times New Roman"/>
          <w:color w:val="212121"/>
        </w:rPr>
        <w:t xml:space="preserve">Specifically, I hypothesize that </w:t>
      </w:r>
      <w:r w:rsidR="001855ED" w:rsidRPr="00AD3B06">
        <w:rPr>
          <w:rFonts w:ascii="Times New Roman" w:hAnsi="Times New Roman"/>
          <w:b/>
          <w:bCs/>
          <w:color w:val="212121"/>
        </w:rPr>
        <w:t>(H1) those with</w:t>
      </w:r>
      <w:r w:rsidR="00AD3B06">
        <w:rPr>
          <w:rFonts w:ascii="Times New Roman" w:hAnsi="Times New Roman"/>
          <w:b/>
          <w:bCs/>
          <w:color w:val="212121"/>
        </w:rPr>
        <w:t xml:space="preserve"> direct or</w:t>
      </w:r>
      <w:r w:rsidR="001855ED" w:rsidRPr="00AD3B06">
        <w:rPr>
          <w:rFonts w:ascii="Times New Roman" w:hAnsi="Times New Roman"/>
          <w:b/>
          <w:bCs/>
          <w:color w:val="212121"/>
        </w:rPr>
        <w:t xml:space="preserve"> proximal contact, or who have close social ties to incarcerated people, will view incarcerated people as more deserving</w:t>
      </w:r>
      <w:r w:rsidR="001855ED">
        <w:rPr>
          <w:rFonts w:ascii="Times New Roman" w:hAnsi="Times New Roman"/>
          <w:color w:val="212121"/>
        </w:rPr>
        <w:t xml:space="preserve">. While Maltby and Kreitzer (2022) find that proximal contact does </w:t>
      </w:r>
      <w:r w:rsidR="00563FBB">
        <w:rPr>
          <w:rFonts w:ascii="Times New Roman" w:hAnsi="Times New Roman"/>
          <w:color w:val="212121"/>
        </w:rPr>
        <w:t xml:space="preserve">not impact perceptions of deservingness, there are limitations in their study. First, they measure both direct and proximate criminal legal contact by asking participants whether </w:t>
      </w:r>
      <w:r w:rsidR="00563FBB" w:rsidRPr="00FE4CDE">
        <w:rPr>
          <w:rFonts w:ascii="Times New Roman" w:hAnsi="Times New Roman"/>
          <w:color w:val="212121"/>
        </w:rPr>
        <w:t xml:space="preserve">they or someone they know has been </w:t>
      </w:r>
      <w:r w:rsidR="00563FBB">
        <w:rPr>
          <w:rFonts w:ascii="Times New Roman" w:hAnsi="Times New Roman"/>
          <w:color w:val="212121"/>
        </w:rPr>
        <w:t xml:space="preserve">either </w:t>
      </w:r>
      <w:r w:rsidR="00563FBB" w:rsidRPr="00FE4CDE">
        <w:rPr>
          <w:rFonts w:ascii="Times New Roman" w:hAnsi="Times New Roman"/>
          <w:color w:val="212121"/>
        </w:rPr>
        <w:t>arrested or incarcerate</w:t>
      </w:r>
      <w:r w:rsidR="00563FBB">
        <w:rPr>
          <w:rFonts w:ascii="Times New Roman" w:hAnsi="Times New Roman"/>
          <w:color w:val="212121"/>
        </w:rPr>
        <w:t xml:space="preserve">d. </w:t>
      </w:r>
      <w:r w:rsidR="00563FBB" w:rsidRPr="00720079">
        <w:rPr>
          <w:rFonts w:ascii="Times New Roman" w:hAnsi="Times New Roman"/>
          <w:color w:val="212121"/>
          <w:highlight w:val="lightGray"/>
        </w:rPr>
        <w:t>Grouping these distinct experiences together may “murky the waters.”</w:t>
      </w:r>
      <w:r w:rsidR="00563FBB">
        <w:rPr>
          <w:rFonts w:ascii="Times New Roman" w:hAnsi="Times New Roman"/>
          <w:color w:val="212121"/>
        </w:rPr>
        <w:t xml:space="preserve"> Arrest and incarceration impact different swaths of the population (CITATION). Further, may carry different resource and interpretive effects for those impacted. [Note incarceration as generally post-sentence, citation on material impact of incarceration – job loss, </w:t>
      </w:r>
      <w:proofErr w:type="spellStart"/>
      <w:r w:rsidR="00563FBB">
        <w:rPr>
          <w:rFonts w:ascii="Times New Roman" w:hAnsi="Times New Roman"/>
          <w:color w:val="212121"/>
        </w:rPr>
        <w:t>etc</w:t>
      </w:r>
      <w:proofErr w:type="spellEnd"/>
      <w:r w:rsidR="00563FBB">
        <w:rPr>
          <w:rFonts w:ascii="Times New Roman" w:hAnsi="Times New Roman"/>
          <w:color w:val="212121"/>
        </w:rPr>
        <w:t xml:space="preserve">]. Further, Soss’s (2005) findings that welfare beneficiaries on SSDI disability benefits maintain negative social constructions of other, non-disability welfare groups (AFDC/TANF), and Newman et </w:t>
      </w:r>
      <w:proofErr w:type="spellStart"/>
      <w:r w:rsidR="00563FBB">
        <w:rPr>
          <w:rFonts w:ascii="Times New Roman" w:hAnsi="Times New Roman"/>
          <w:color w:val="212121"/>
        </w:rPr>
        <w:t>al’s</w:t>
      </w:r>
      <w:proofErr w:type="spellEnd"/>
      <w:r w:rsidR="00563FBB">
        <w:rPr>
          <w:rFonts w:ascii="Times New Roman" w:hAnsi="Times New Roman"/>
          <w:color w:val="212121"/>
        </w:rPr>
        <w:t xml:space="preserve"> (2014) finding the “advantaged” tend to adopt narratives of their own deservingness suggest that individuals and networks of individuals who are arrested, but have charges dropped, are not found guilty, or are given alternative “lighter” sentences than incarceration may differentiate themselves or their networks. </w:t>
      </w:r>
    </w:p>
    <w:p w14:paraId="5E251745" w14:textId="4E01FD98" w:rsidR="001D2F42" w:rsidRDefault="001D2F42" w:rsidP="002415CE">
      <w:pPr>
        <w:spacing w:line="360" w:lineRule="auto"/>
        <w:rPr>
          <w:rFonts w:ascii="Times New Roman" w:hAnsi="Times New Roman"/>
          <w:color w:val="212121"/>
        </w:rPr>
      </w:pPr>
    </w:p>
    <w:p w14:paraId="1FD24336" w14:textId="77777777" w:rsidR="00AD3B06" w:rsidRDefault="002E2EE7" w:rsidP="005F6654">
      <w:pPr>
        <w:spacing w:line="360" w:lineRule="auto"/>
        <w:rPr>
          <w:rFonts w:ascii="Times New Roman" w:hAnsi="Times New Roman"/>
          <w:color w:val="212121"/>
        </w:rPr>
      </w:pPr>
      <w:r>
        <w:rPr>
          <w:rFonts w:ascii="Times New Roman" w:hAnsi="Times New Roman"/>
          <w:color w:val="212121"/>
        </w:rPr>
        <w:t xml:space="preserve">The Laken Riley Act and policy discourse surrounding it trumpets the assumption that victims of violent crime are punitive. Surely, victims of crime have many reasons to </w:t>
      </w:r>
      <w:r w:rsidR="006F3259">
        <w:rPr>
          <w:rFonts w:ascii="Times New Roman" w:hAnsi="Times New Roman"/>
          <w:color w:val="212121"/>
        </w:rPr>
        <w:t xml:space="preserve">view “criminals” writ large as less deserving than would someone who has not been victimized. </w:t>
      </w:r>
      <w:r w:rsidR="006F3259" w:rsidRPr="005F6654">
        <w:rPr>
          <w:rFonts w:ascii="Times New Roman" w:hAnsi="Times New Roman"/>
          <w:color w:val="212121"/>
        </w:rPr>
        <w:t xml:space="preserve">Having directly experienced harm, many may view criminals or incarcerated people as in “control” of their condition of incarceration [CARIN reasons]. </w:t>
      </w:r>
      <w:r w:rsidR="005F6654">
        <w:rPr>
          <w:rFonts w:ascii="Times New Roman" w:hAnsi="Times New Roman"/>
          <w:color w:val="212121"/>
        </w:rPr>
        <w:t xml:space="preserve">On the other hand, much popular </w:t>
      </w:r>
      <w:proofErr w:type="gramStart"/>
      <w:r w:rsidR="005F6654">
        <w:rPr>
          <w:rFonts w:ascii="Times New Roman" w:hAnsi="Times New Roman"/>
          <w:color w:val="212121"/>
        </w:rPr>
        <w:t>discourse  pitting</w:t>
      </w:r>
      <w:proofErr w:type="gramEnd"/>
      <w:r w:rsidR="005F6654">
        <w:rPr>
          <w:rFonts w:ascii="Times New Roman" w:hAnsi="Times New Roman"/>
          <w:color w:val="212121"/>
        </w:rPr>
        <w:t xml:space="preserve"> the interests of victims against those of perpetrators overlooks the overlaps between these populations. </w:t>
      </w:r>
      <w:r w:rsidR="005F6654" w:rsidRPr="005F6654">
        <w:rPr>
          <w:rFonts w:ascii="Times New Roman" w:hAnsi="Times New Roman"/>
          <w:color w:val="212121"/>
        </w:rPr>
        <w:t xml:space="preserve">An extensive literature shows that people who are incarcerated have disproportionately been victims of crime – one review article cited 31 of 37 </w:t>
      </w:r>
      <w:r w:rsidR="005F6654" w:rsidRPr="005F6654">
        <w:rPr>
          <w:rFonts w:ascii="Times New Roman" w:hAnsi="Times New Roman"/>
          <w:color w:val="212121"/>
        </w:rPr>
        <w:lastRenderedPageBreak/>
        <w:t>papers support this overlap (Jennings et al 2012). While 2% of the general US population report being victims of violent crime, up to 45% of carceral citizens have experienced pre-incarceration physical abuse, and 8.5 to 39.2% of specifically sexual abuse (Azimi et al 2019, Carlson and Shafer 2010, Messina et al 2007, Wolff and Shi 2012, Yoder et al. 2017). Still more experience violence while incarcerated</w:t>
      </w:r>
      <w:r w:rsidR="005F6654">
        <w:rPr>
          <w:rFonts w:ascii="Times New Roman" w:hAnsi="Times New Roman"/>
          <w:color w:val="212121"/>
        </w:rPr>
        <w:t xml:space="preserve"> (</w:t>
      </w:r>
      <w:r w:rsidR="005F6654" w:rsidRPr="005F6654">
        <w:rPr>
          <w:rFonts w:ascii="Times New Roman" w:hAnsi="Times New Roman"/>
          <w:color w:val="212121"/>
        </w:rPr>
        <w:t xml:space="preserve">Wolff et al 2009). Finally, given victims of violent crime are disproportionately part of communities most impacted by incarceration, and that most victims of violent crime know their offender (Bureau of Justice 2024), victims of violent crime may also be more likely to have social ties that extend beyond prison walls. </w:t>
      </w:r>
      <w:r w:rsidR="005F6654">
        <w:rPr>
          <w:rFonts w:ascii="Times New Roman" w:hAnsi="Times New Roman"/>
          <w:color w:val="212121"/>
        </w:rPr>
        <w:t xml:space="preserve">Finally, evidence that victims are no more, and sometimes less supportive of harsh punishment than </w:t>
      </w:r>
      <w:proofErr w:type="spellStart"/>
      <w:r w:rsidR="005F6654">
        <w:rPr>
          <w:rFonts w:ascii="Times New Roman" w:hAnsi="Times New Roman"/>
          <w:color w:val="212121"/>
        </w:rPr>
        <w:t>non victims</w:t>
      </w:r>
      <w:proofErr w:type="spellEnd"/>
      <w:r w:rsidR="005F6654">
        <w:rPr>
          <w:rFonts w:ascii="Times New Roman" w:hAnsi="Times New Roman"/>
          <w:color w:val="212121"/>
        </w:rPr>
        <w:t xml:space="preserve"> (Kleck and Jackson 2016) and more concerned with improved victims compensation (Shapland 1984) and policies addressing “root causes” of crime (ASJ 2024) suggest that without such an overlap, victimization may have distinct perceptions of criminal culpability, and more resilience to harsh social constructions, than those who have not been victimized. Thus, I </w:t>
      </w:r>
      <w:r w:rsidR="00AD3B06">
        <w:rPr>
          <w:rFonts w:ascii="Times New Roman" w:hAnsi="Times New Roman"/>
          <w:color w:val="212121"/>
        </w:rPr>
        <w:t xml:space="preserve">include victims in H1. </w:t>
      </w:r>
    </w:p>
    <w:p w14:paraId="3D5078C0" w14:textId="77777777" w:rsidR="00AD3B06" w:rsidRDefault="00AD3B06" w:rsidP="005F6654">
      <w:pPr>
        <w:spacing w:line="360" w:lineRule="auto"/>
        <w:rPr>
          <w:rFonts w:ascii="Times New Roman" w:hAnsi="Times New Roman"/>
          <w:color w:val="212121"/>
        </w:rPr>
      </w:pPr>
    </w:p>
    <w:p w14:paraId="4AE399F0" w14:textId="77777777" w:rsidR="00AD3B06" w:rsidRDefault="00AD3B06" w:rsidP="005F6654">
      <w:pPr>
        <w:spacing w:line="360" w:lineRule="auto"/>
        <w:rPr>
          <w:rFonts w:ascii="Times New Roman" w:hAnsi="Times New Roman"/>
          <w:color w:val="212121"/>
        </w:rPr>
      </w:pPr>
      <w:r>
        <w:rPr>
          <w:rFonts w:ascii="Times New Roman" w:hAnsi="Times New Roman"/>
          <w:color w:val="212121"/>
        </w:rPr>
        <w:t xml:space="preserve">Social construction theory holds that perceptions of target group deservingness translate to policy: legislators understand how groups are perceived, and produce policy that, in this case, will punish undeserving incarcerated targets. Deservingness scholars expect that perceptions of deservingness translate directly into support policy opinion, too. However, findings from Sorelle and Laws () and legislative responsiveness literature () suggest neither relationship may be as straightforward – further still, literature in the criminal legal domain has not assessed this relationship directly. Thus, while I expect that individuals who are directly or proximately impacted by the criminal legal system will hold different beliefs about criminal policy than those who are not, the role of deservingness perceptions in this context remains to be seen. </w:t>
      </w:r>
    </w:p>
    <w:p w14:paraId="342D8699" w14:textId="77777777" w:rsidR="00AD3B06" w:rsidRDefault="00AD3B06" w:rsidP="005F6654">
      <w:pPr>
        <w:spacing w:line="360" w:lineRule="auto"/>
        <w:rPr>
          <w:rFonts w:ascii="Times New Roman" w:hAnsi="Times New Roman"/>
          <w:color w:val="212121"/>
        </w:rPr>
      </w:pPr>
    </w:p>
    <w:p w14:paraId="344A7EE5" w14:textId="77777777" w:rsidR="00AD3B06" w:rsidRDefault="00AD3B06" w:rsidP="005F6654">
      <w:pPr>
        <w:spacing w:line="360" w:lineRule="auto"/>
        <w:rPr>
          <w:rFonts w:ascii="Times New Roman" w:hAnsi="Times New Roman"/>
          <w:color w:val="212121"/>
        </w:rPr>
      </w:pPr>
      <w:r>
        <w:rPr>
          <w:rFonts w:ascii="Times New Roman" w:hAnsi="Times New Roman"/>
          <w:color w:val="212121"/>
        </w:rPr>
        <w:t xml:space="preserve">To reiterate: </w:t>
      </w:r>
    </w:p>
    <w:p w14:paraId="28F2DAA1" w14:textId="77777777" w:rsidR="00AD3B06" w:rsidRDefault="00AD3B06" w:rsidP="00AD3B06">
      <w:pPr>
        <w:rPr>
          <w:rFonts w:ascii="Times New Roman" w:hAnsi="Times New Roman"/>
          <w:color w:val="212121"/>
        </w:rPr>
      </w:pPr>
      <w:r>
        <w:rPr>
          <w:rFonts w:ascii="Times New Roman" w:hAnsi="Times New Roman"/>
          <w:color w:val="212121"/>
        </w:rPr>
        <w:t xml:space="preserve">H1: People who are directly or proximally impacted by the criminal legal system will see incarcerated people as more deserving than people who do not. </w:t>
      </w:r>
    </w:p>
    <w:p w14:paraId="07BA1840" w14:textId="77777777" w:rsidR="00AD3B06" w:rsidRDefault="00AD3B06" w:rsidP="00AD3B06">
      <w:pPr>
        <w:rPr>
          <w:rFonts w:ascii="Times New Roman" w:hAnsi="Times New Roman"/>
          <w:color w:val="212121"/>
        </w:rPr>
      </w:pPr>
    </w:p>
    <w:p w14:paraId="094106DA" w14:textId="77777777" w:rsidR="00AD3B06" w:rsidRDefault="00AD3B06" w:rsidP="00AD3B06">
      <w:pPr>
        <w:rPr>
          <w:rFonts w:ascii="Times New Roman" w:hAnsi="Times New Roman"/>
          <w:color w:val="212121"/>
        </w:rPr>
      </w:pPr>
      <w:r>
        <w:rPr>
          <w:rFonts w:ascii="Times New Roman" w:hAnsi="Times New Roman"/>
          <w:color w:val="212121"/>
        </w:rPr>
        <w:t>H2:  People who are directly or proximally impacted by the criminal legal system will hold different beliefs about criminal legal policy</w:t>
      </w:r>
      <w:ins w:id="8" w:author="Candis Watts Smith" w:date="2025-03-06T13:05:00Z" w16du:dateUtc="2025-03-06T18:05:00Z">
        <w:r>
          <w:rPr>
            <w:rFonts w:ascii="Times New Roman" w:hAnsi="Times New Roman"/>
            <w:color w:val="212121"/>
          </w:rPr>
          <w:t xml:space="preserve"> than those who are not</w:t>
        </w:r>
      </w:ins>
      <w:r>
        <w:rPr>
          <w:rFonts w:ascii="Times New Roman" w:hAnsi="Times New Roman"/>
          <w:color w:val="212121"/>
        </w:rPr>
        <w:t xml:space="preserve">.  </w:t>
      </w:r>
    </w:p>
    <w:p w14:paraId="3897077C" w14:textId="61A93B08" w:rsidR="005F6654" w:rsidRDefault="00AD3B06" w:rsidP="005F6654">
      <w:pPr>
        <w:spacing w:line="360" w:lineRule="auto"/>
        <w:rPr>
          <w:rFonts w:ascii="Times New Roman" w:hAnsi="Times New Roman"/>
          <w:color w:val="212121"/>
        </w:rPr>
      </w:pPr>
      <w:r>
        <w:rPr>
          <w:rFonts w:ascii="Times New Roman" w:hAnsi="Times New Roman"/>
          <w:color w:val="212121"/>
        </w:rPr>
        <w:t xml:space="preserve"> </w:t>
      </w:r>
    </w:p>
    <w:p w14:paraId="305C0576" w14:textId="77777777" w:rsidR="0033542A" w:rsidRDefault="0033542A" w:rsidP="005F6654">
      <w:pPr>
        <w:spacing w:line="360" w:lineRule="auto"/>
        <w:rPr>
          <w:rFonts w:ascii="Times New Roman" w:hAnsi="Times New Roman"/>
          <w:color w:val="212121"/>
        </w:rPr>
      </w:pPr>
    </w:p>
    <w:p w14:paraId="386C6C24" w14:textId="77777777" w:rsidR="0033542A" w:rsidRPr="00FE4CDE" w:rsidRDefault="0033542A" w:rsidP="0033542A">
      <w:pPr>
        <w:rPr>
          <w:rFonts w:ascii="Times New Roman" w:hAnsi="Times New Roman"/>
          <w:color w:val="212121"/>
        </w:rPr>
      </w:pPr>
      <w:r w:rsidRPr="00FE4CDE">
        <w:rPr>
          <w:rFonts w:ascii="Times New Roman" w:hAnsi="Times New Roman"/>
          <w:b/>
          <w:bCs/>
          <w:color w:val="212121"/>
        </w:rPr>
        <w:t>Analysis</w:t>
      </w:r>
    </w:p>
    <w:p w14:paraId="327D6F74" w14:textId="77777777" w:rsidR="0033542A" w:rsidRPr="00FE4CDE" w:rsidRDefault="0033542A" w:rsidP="0033542A">
      <w:pPr>
        <w:rPr>
          <w:rFonts w:ascii="Times New Roman" w:hAnsi="Times New Roman"/>
          <w:color w:val="212121"/>
        </w:rPr>
      </w:pPr>
      <w:r w:rsidRPr="00FE4CDE">
        <w:rPr>
          <w:rFonts w:ascii="Times New Roman" w:hAnsi="Times New Roman"/>
          <w:color w:val="212121"/>
        </w:rPr>
        <w:t xml:space="preserve">I test these hypotheses using a </w:t>
      </w:r>
      <w:proofErr w:type="gramStart"/>
      <w:r w:rsidRPr="00FE4CDE">
        <w:rPr>
          <w:rFonts w:ascii="Times New Roman" w:hAnsi="Times New Roman"/>
          <w:color w:val="212121"/>
        </w:rPr>
        <w:t>nationally-representative</w:t>
      </w:r>
      <w:proofErr w:type="gramEnd"/>
      <w:r w:rsidRPr="00FE4CDE">
        <w:rPr>
          <w:rFonts w:ascii="Times New Roman" w:hAnsi="Times New Roman"/>
          <w:color w:val="212121"/>
        </w:rPr>
        <w:t xml:space="preserve"> survey that asks about participants</w:t>
      </w:r>
      <w:r>
        <w:rPr>
          <w:rFonts w:ascii="Times New Roman" w:hAnsi="Times New Roman"/>
          <w:color w:val="212121"/>
        </w:rPr>
        <w:t>’</w:t>
      </w:r>
      <w:r w:rsidRPr="00FE4CDE">
        <w:rPr>
          <w:rFonts w:ascii="Times New Roman" w:hAnsi="Times New Roman"/>
          <w:color w:val="212121"/>
        </w:rPr>
        <w:t xml:space="preserve"> direct and proximal experience with incarceration or victimization of violent crime, perceptions of deservingness, and views on policy. In this section, I describe these data and methods for analyses. </w:t>
      </w:r>
    </w:p>
    <w:p w14:paraId="11298ED5" w14:textId="77777777" w:rsidR="0033542A" w:rsidRPr="00FE4CDE" w:rsidRDefault="0033542A" w:rsidP="0033542A">
      <w:pPr>
        <w:rPr>
          <w:rFonts w:ascii="Times New Roman" w:hAnsi="Times New Roman"/>
          <w:color w:val="212121"/>
        </w:rPr>
      </w:pPr>
    </w:p>
    <w:p w14:paraId="0259451E" w14:textId="77777777" w:rsidR="0033542A" w:rsidRPr="00FE4CDE" w:rsidRDefault="0033542A" w:rsidP="0033542A">
      <w:pPr>
        <w:rPr>
          <w:rFonts w:ascii="Times New Roman" w:hAnsi="Times New Roman"/>
          <w:color w:val="212121"/>
        </w:rPr>
      </w:pPr>
    </w:p>
    <w:p w14:paraId="35BD4B2B" w14:textId="77777777" w:rsidR="0033542A" w:rsidRPr="00FE4CDE" w:rsidRDefault="0033542A" w:rsidP="0033542A">
      <w:pPr>
        <w:rPr>
          <w:rFonts w:ascii="Times New Roman" w:hAnsi="Times New Roman"/>
          <w:b/>
          <w:bCs/>
          <w:color w:val="212121"/>
        </w:rPr>
      </w:pPr>
      <w:r w:rsidRPr="00FE4CDE">
        <w:rPr>
          <w:rFonts w:ascii="Times New Roman" w:hAnsi="Times New Roman"/>
          <w:b/>
          <w:bCs/>
          <w:color w:val="212121"/>
        </w:rPr>
        <w:t>Data</w:t>
      </w:r>
    </w:p>
    <w:p w14:paraId="39F97E1A" w14:textId="77777777" w:rsidR="0033542A" w:rsidRPr="00FE4CDE" w:rsidRDefault="0033542A" w:rsidP="0033542A">
      <w:pPr>
        <w:rPr>
          <w:rFonts w:ascii="Times New Roman" w:hAnsi="Times New Roman"/>
          <w:color w:val="212121"/>
        </w:rPr>
      </w:pPr>
      <w:r w:rsidRPr="00FE4CDE">
        <w:rPr>
          <w:rFonts w:ascii="Times New Roman" w:hAnsi="Times New Roman"/>
          <w:i/>
          <w:iCs/>
          <w:color w:val="212121"/>
        </w:rPr>
        <w:lastRenderedPageBreak/>
        <w:t>Survey</w:t>
      </w:r>
    </w:p>
    <w:p w14:paraId="33676EE2" w14:textId="77777777" w:rsidR="0033542A" w:rsidRPr="00FE4CDE" w:rsidRDefault="0033542A" w:rsidP="0033542A">
      <w:pPr>
        <w:rPr>
          <w:rFonts w:ascii="Times New Roman" w:hAnsi="Times New Roman"/>
          <w:color w:val="212121"/>
        </w:rPr>
      </w:pPr>
      <w:r w:rsidRPr="00FE4CDE">
        <w:rPr>
          <w:rFonts w:ascii="Times New Roman" w:hAnsi="Times New Roman"/>
          <w:color w:val="212121"/>
        </w:rPr>
        <w:t>I explor</w:t>
      </w:r>
      <w:r>
        <w:rPr>
          <w:rFonts w:ascii="Times New Roman" w:hAnsi="Times New Roman"/>
          <w:color w:val="212121"/>
        </w:rPr>
        <w:t>e</w:t>
      </w:r>
      <w:r w:rsidRPr="00FE4CDE">
        <w:rPr>
          <w:rFonts w:ascii="Times New Roman" w:hAnsi="Times New Roman"/>
          <w:color w:val="212121"/>
        </w:rPr>
        <w:t xml:space="preserve"> the application of deservingness to carceral contexts using novel survey data collected in September 2024 by Smith, Bowman, and Mensik.  Kreitzer and Smith, previously empirically mapped constructions of power and deservingness of 87 target populations by employing </w:t>
      </w:r>
      <w:proofErr w:type="spellStart"/>
      <w:r w:rsidRPr="00FE4CDE">
        <w:rPr>
          <w:rFonts w:ascii="Times New Roman" w:hAnsi="Times New Roman"/>
          <w:color w:val="212121"/>
        </w:rPr>
        <w:t>MTurk</w:t>
      </w:r>
      <w:proofErr w:type="spellEnd"/>
      <w:r w:rsidRPr="00FE4CDE">
        <w:rPr>
          <w:rFonts w:ascii="Times New Roman" w:hAnsi="Times New Roman"/>
          <w:color w:val="212121"/>
        </w:rPr>
        <w:t xml:space="preserve"> workers; this new data set mimics the strengths of that data collection strategy, and makes important changes, such as relying on survey respondents recruited from Bovitz proprietary panel and reducing the number of groups individuals assess, to address issues of respondent fatigue.</w:t>
      </w:r>
    </w:p>
    <w:p w14:paraId="221599DD" w14:textId="77777777" w:rsidR="0033542A" w:rsidRPr="00FE4CDE" w:rsidRDefault="0033542A" w:rsidP="0033542A">
      <w:pPr>
        <w:rPr>
          <w:rFonts w:ascii="Times New Roman" w:hAnsi="Times New Roman"/>
          <w:color w:val="212121"/>
        </w:rPr>
      </w:pPr>
    </w:p>
    <w:p w14:paraId="31BC6AE2" w14:textId="77777777" w:rsidR="0033542A" w:rsidRPr="00FE4CDE" w:rsidRDefault="0033542A" w:rsidP="0033542A">
      <w:pPr>
        <w:rPr>
          <w:rFonts w:ascii="Times New Roman" w:hAnsi="Times New Roman"/>
          <w:color w:val="212121"/>
        </w:rPr>
      </w:pPr>
      <w:r w:rsidRPr="00FE4CDE">
        <w:rPr>
          <w:rFonts w:ascii="Times New Roman" w:hAnsi="Times New Roman"/>
          <w:color w:val="212121"/>
        </w:rPr>
        <w:t xml:space="preserve">This survey targets the US adult general population. 2,716 participants were on recruited to complete surveys on the platform Forthright. To be eligible for the study, participants were required to provide informed consent, be at least 18 years old, and be residents of the US. They were paid $10 for completing the 30-minute survey. </w:t>
      </w:r>
      <w:r>
        <w:rPr>
          <w:rFonts w:ascii="Times New Roman" w:hAnsi="Times New Roman"/>
          <w:color w:val="212121"/>
        </w:rPr>
        <w:t>T</w:t>
      </w:r>
      <w:r w:rsidRPr="00FE4CDE">
        <w:rPr>
          <w:rFonts w:ascii="Times New Roman" w:hAnsi="Times New Roman"/>
          <w:color w:val="212121"/>
        </w:rPr>
        <w:t xml:space="preserve">he sample is just under 51% women, and 49% men. The sample is more Democratic than the national average (39% versus 31%), but as Republican (25%). I apply exclusions for low response quality failing to pass two attention checks, satisficing, and extreme outlier response </w:t>
      </w:r>
      <w:commentRangeStart w:id="9"/>
      <w:r w:rsidRPr="00FE4CDE">
        <w:rPr>
          <w:rFonts w:ascii="Times New Roman" w:hAnsi="Times New Roman"/>
          <w:color w:val="212121"/>
        </w:rPr>
        <w:t>times</w:t>
      </w:r>
      <w:commentRangeEnd w:id="9"/>
      <w:r w:rsidRPr="00FE4CDE">
        <w:rPr>
          <w:rStyle w:val="CommentReference"/>
          <w:rFonts w:ascii="Times New Roman" w:hAnsi="Times New Roman"/>
        </w:rPr>
        <w:commentReference w:id="9"/>
      </w:r>
      <w:r w:rsidRPr="00FE4CDE">
        <w:rPr>
          <w:rFonts w:ascii="Times New Roman" w:hAnsi="Times New Roman"/>
          <w:color w:val="212121"/>
        </w:rPr>
        <w:t xml:space="preserve">. </w:t>
      </w:r>
    </w:p>
    <w:p w14:paraId="245D3167" w14:textId="77777777" w:rsidR="0033542A" w:rsidRPr="00FE4CDE" w:rsidRDefault="0033542A" w:rsidP="0033542A">
      <w:pPr>
        <w:rPr>
          <w:rFonts w:ascii="Times New Roman" w:hAnsi="Times New Roman"/>
          <w:color w:val="212121"/>
        </w:rPr>
      </w:pPr>
    </w:p>
    <w:p w14:paraId="263CF2F8" w14:textId="77777777" w:rsidR="0033542A" w:rsidRPr="00FE4CDE" w:rsidRDefault="0033542A" w:rsidP="0033542A">
      <w:pPr>
        <w:rPr>
          <w:rFonts w:ascii="Times New Roman" w:hAnsi="Times New Roman"/>
          <w:i/>
          <w:iCs/>
          <w:color w:val="212121"/>
        </w:rPr>
      </w:pPr>
      <w:r w:rsidRPr="00FE4CDE">
        <w:rPr>
          <w:rFonts w:ascii="Times New Roman" w:hAnsi="Times New Roman"/>
          <w:i/>
          <w:iCs/>
          <w:color w:val="212121"/>
        </w:rPr>
        <w:t>Measurement of Deservingness</w:t>
      </w:r>
    </w:p>
    <w:p w14:paraId="0B41D090" w14:textId="77777777" w:rsidR="0033542A" w:rsidRPr="00FE4CDE" w:rsidRDefault="0033542A" w:rsidP="0033542A">
      <w:pPr>
        <w:rPr>
          <w:rFonts w:ascii="Times New Roman" w:hAnsi="Times New Roman"/>
          <w:color w:val="212121"/>
        </w:rPr>
      </w:pPr>
    </w:p>
    <w:p w14:paraId="76EAEE30" w14:textId="77777777" w:rsidR="0033542A" w:rsidRPr="00FE4CDE" w:rsidRDefault="0033542A" w:rsidP="0033542A">
      <w:pPr>
        <w:rPr>
          <w:rFonts w:ascii="Times New Roman" w:hAnsi="Times New Roman"/>
          <w:color w:val="212121"/>
        </w:rPr>
      </w:pPr>
      <w:r w:rsidRPr="00FE4CDE">
        <w:rPr>
          <w:rFonts w:ascii="Times New Roman" w:hAnsi="Times New Roman"/>
          <w:color w:val="212121"/>
        </w:rPr>
        <w:t>Perceptions of deservingness are measured as in Kreitzer and Smith’s original empirical mapping. Participants are asked to consider the following prompt, and indicate their perception of group deservingness using a 0-100 slider scale set to 50:</w:t>
      </w:r>
    </w:p>
    <w:p w14:paraId="2DC0AB63" w14:textId="77777777" w:rsidR="0033542A" w:rsidRPr="00FE4CDE" w:rsidRDefault="0033542A" w:rsidP="0033542A">
      <w:pPr>
        <w:rPr>
          <w:rFonts w:ascii="Times New Roman" w:hAnsi="Times New Roman"/>
          <w:color w:val="212121"/>
        </w:rPr>
      </w:pPr>
    </w:p>
    <w:p w14:paraId="537BC9DC" w14:textId="77777777" w:rsidR="0033542A" w:rsidRPr="00FE4CDE" w:rsidRDefault="0033542A" w:rsidP="0033542A">
      <w:pPr>
        <w:ind w:left="720"/>
        <w:rPr>
          <w:rFonts w:ascii="Times New Roman" w:hAnsi="Times New Roman"/>
          <w:i/>
          <w:iCs/>
          <w:color w:val="212121"/>
        </w:rPr>
      </w:pPr>
      <w:r w:rsidRPr="00FE4CDE">
        <w:rPr>
          <w:rFonts w:ascii="Times New Roman" w:hAnsi="Times New Roman"/>
          <w:i/>
          <w:iCs/>
          <w:color w:val="212121"/>
        </w:rPr>
        <w:t>Some people, groups, and organizations are viewed as contributing to the general welfare of society and worthy, and thus are deserving of sympathy, pity, or help. Typically, we describe members of these groups as good, smart, hardworking, loyal, disciplined, generous, caring of others, respectful, and creative.</w:t>
      </w:r>
      <w:r w:rsidRPr="00FE4CDE">
        <w:rPr>
          <w:rFonts w:ascii="Times New Roman" w:hAnsi="Times New Roman"/>
          <w:i/>
          <w:iCs/>
          <w:color w:val="212121"/>
        </w:rPr>
        <w:br/>
      </w:r>
      <w:r w:rsidRPr="00FE4CDE">
        <w:rPr>
          <w:rFonts w:ascii="Times New Roman" w:hAnsi="Times New Roman"/>
          <w:i/>
          <w:iCs/>
          <w:color w:val="212121"/>
        </w:rPr>
        <w:br/>
        <w:t>Meanwhile, there are many other groups that are viewed as a burden to the general welfare of society, and are believed to be undeserving of sympathy, pity, or help. Typically, we describe members of these groups as greedy, disrespectful, disloyal, immoral, disgusting, dangerous, lazy, and expect others to care for them.</w:t>
      </w:r>
      <w:r w:rsidRPr="00FE4CDE">
        <w:rPr>
          <w:rFonts w:ascii="Times New Roman" w:hAnsi="Times New Roman"/>
          <w:i/>
          <w:iCs/>
          <w:color w:val="212121"/>
        </w:rPr>
        <w:br/>
      </w:r>
      <w:r w:rsidRPr="00FE4CDE">
        <w:rPr>
          <w:rFonts w:ascii="Times New Roman" w:hAnsi="Times New Roman"/>
          <w:i/>
          <w:iCs/>
          <w:color w:val="212121"/>
        </w:rPr>
        <w:br/>
        <w:t>Based on what you know about these groups, how deserving or undeserving would you say each of these groups are, generally speaking? Here, 0 means most people in that group are completely undeserving. 100 means most people in that group are very deserving.</w:t>
      </w:r>
    </w:p>
    <w:p w14:paraId="4EFBCF0B" w14:textId="77777777" w:rsidR="0033542A" w:rsidRPr="00FE4CDE" w:rsidRDefault="0033542A" w:rsidP="0033542A">
      <w:pPr>
        <w:rPr>
          <w:rFonts w:ascii="Times New Roman" w:hAnsi="Times New Roman"/>
          <w:color w:val="212121"/>
        </w:rPr>
      </w:pPr>
    </w:p>
    <w:p w14:paraId="2D42B5D5" w14:textId="77777777" w:rsidR="0033542A" w:rsidRPr="00FE4CDE" w:rsidRDefault="0033542A" w:rsidP="0033542A">
      <w:pPr>
        <w:rPr>
          <w:rFonts w:ascii="Times New Roman" w:hAnsi="Times New Roman"/>
          <w:color w:val="212121"/>
        </w:rPr>
      </w:pPr>
      <w:r w:rsidRPr="00FE4CDE">
        <w:rPr>
          <w:rFonts w:ascii="Times New Roman" w:hAnsi="Times New Roman"/>
          <w:color w:val="212121"/>
        </w:rPr>
        <w:t>In this survey, participants review a total of 65 groups. To include that many groups, participants are randomly assorted into three sections (A, B, and C).  All three respondent sections evaluated randomized lists of groups that included “criminals,” “incarcerated people/prisoners,” and “incarcerated women,” among other non-carceral groups, providing a sample of approximately 2,244 respondents after cleaning. One-third of respondents were asked to also evaluate “incarcerated parents” and “exonerated/wrongfully convicted.” Another one-third evaluated the deservingness/power of “formerly incarcerated/ex-felons” and “sex offenders.”</w:t>
      </w:r>
    </w:p>
    <w:p w14:paraId="7346883D" w14:textId="77777777" w:rsidR="0033542A" w:rsidRDefault="0033542A" w:rsidP="0033542A">
      <w:pPr>
        <w:rPr>
          <w:rFonts w:ascii="Times New Roman" w:hAnsi="Times New Roman"/>
          <w:color w:val="212121"/>
        </w:rPr>
      </w:pPr>
    </w:p>
    <w:p w14:paraId="73E58085" w14:textId="77777777" w:rsidR="0033542A" w:rsidRDefault="0033542A" w:rsidP="0033542A">
      <w:pPr>
        <w:rPr>
          <w:rFonts w:ascii="Times New Roman" w:hAnsi="Times New Roman"/>
          <w:color w:val="212121"/>
        </w:rPr>
      </w:pPr>
      <w:r w:rsidRPr="00206FF9">
        <w:rPr>
          <w:rFonts w:ascii="Times New Roman" w:hAnsi="Times New Roman"/>
          <w:i/>
          <w:iCs/>
          <w:color w:val="212121"/>
        </w:rPr>
        <w:t>Standardization</w:t>
      </w:r>
      <w:r w:rsidRPr="00206FF9">
        <w:rPr>
          <w:rFonts w:ascii="Times New Roman" w:hAnsi="Times New Roman"/>
          <w:color w:val="212121"/>
        </w:rPr>
        <w:t xml:space="preserve">: Following Kreitzer and Smith (2023), who point out some survey participants’ tendency to be “gracious in their evaluations of a range of groups while others…may be </w:t>
      </w:r>
      <w:proofErr w:type="spellStart"/>
      <w:r w:rsidRPr="00206FF9">
        <w:rPr>
          <w:rFonts w:ascii="Times New Roman" w:hAnsi="Times New Roman"/>
          <w:color w:val="212121"/>
        </w:rPr>
        <w:t>dispositionally</w:t>
      </w:r>
      <w:proofErr w:type="spellEnd"/>
      <w:r w:rsidRPr="00206FF9">
        <w:rPr>
          <w:rFonts w:ascii="Times New Roman" w:hAnsi="Times New Roman"/>
          <w:color w:val="212121"/>
        </w:rPr>
        <w:t xml:space="preserve"> </w:t>
      </w:r>
      <w:proofErr w:type="spellStart"/>
      <w:r w:rsidRPr="00206FF9">
        <w:rPr>
          <w:rFonts w:ascii="Times New Roman" w:hAnsi="Times New Roman"/>
          <w:color w:val="212121"/>
        </w:rPr>
        <w:t>judgemental</w:t>
      </w:r>
      <w:proofErr w:type="spellEnd"/>
      <w:r w:rsidRPr="00206FF9">
        <w:rPr>
          <w:rFonts w:ascii="Times New Roman" w:hAnsi="Times New Roman"/>
          <w:color w:val="212121"/>
        </w:rPr>
        <w:t>,” I use standardize deservingness scores adjusted using the “difference between the score a respondent gives to a given group and the average score the respondent gave across all groups.”</w:t>
      </w:r>
    </w:p>
    <w:p w14:paraId="468071F7" w14:textId="77777777" w:rsidR="0033542A" w:rsidRDefault="0033542A" w:rsidP="0033542A">
      <w:pPr>
        <w:rPr>
          <w:rFonts w:ascii="Times New Roman" w:hAnsi="Times New Roman"/>
          <w:color w:val="212121"/>
        </w:rPr>
      </w:pPr>
    </w:p>
    <w:p w14:paraId="48A0F01D" w14:textId="77777777" w:rsidR="0033542A" w:rsidRPr="00FE4CDE" w:rsidRDefault="0033542A" w:rsidP="0033542A">
      <w:pPr>
        <w:rPr>
          <w:rFonts w:ascii="Times New Roman" w:hAnsi="Times New Roman"/>
          <w:color w:val="212121"/>
        </w:rPr>
      </w:pPr>
    </w:p>
    <w:p w14:paraId="61286B24" w14:textId="77777777" w:rsidR="0033542A" w:rsidRPr="00FE4CDE" w:rsidRDefault="0033542A" w:rsidP="0033542A">
      <w:pPr>
        <w:rPr>
          <w:rFonts w:ascii="Times New Roman" w:hAnsi="Times New Roman"/>
          <w:i/>
          <w:iCs/>
          <w:color w:val="212121"/>
        </w:rPr>
      </w:pPr>
      <w:r w:rsidRPr="00FE4CDE">
        <w:rPr>
          <w:rFonts w:ascii="Times New Roman" w:hAnsi="Times New Roman"/>
          <w:i/>
          <w:iCs/>
          <w:color w:val="212121"/>
        </w:rPr>
        <w:t>Measurement of Impact</w:t>
      </w:r>
    </w:p>
    <w:p w14:paraId="66A31F6A" w14:textId="77777777" w:rsidR="0033542A" w:rsidRPr="00FE4CDE" w:rsidRDefault="0033542A" w:rsidP="0033542A">
      <w:pPr>
        <w:rPr>
          <w:rFonts w:ascii="Times New Roman" w:hAnsi="Times New Roman"/>
          <w:i/>
          <w:iCs/>
          <w:color w:val="212121"/>
        </w:rPr>
      </w:pPr>
    </w:p>
    <w:p w14:paraId="1AF90F76" w14:textId="77777777" w:rsidR="0033542A" w:rsidRDefault="0033542A" w:rsidP="0033542A">
      <w:pPr>
        <w:rPr>
          <w:rFonts w:ascii="Times New Roman" w:hAnsi="Times New Roman"/>
          <w:color w:val="212121"/>
        </w:rPr>
      </w:pPr>
      <w:r>
        <w:rPr>
          <w:rFonts w:ascii="Times New Roman" w:hAnsi="Times New Roman"/>
          <w:color w:val="212121"/>
        </w:rPr>
        <w:lastRenderedPageBreak/>
        <w:t xml:space="preserve">My first independent variable captures direct and proximal impact. </w:t>
      </w:r>
    </w:p>
    <w:p w14:paraId="5FD2CF32" w14:textId="77777777" w:rsidR="0033542A" w:rsidRDefault="0033542A" w:rsidP="0033542A">
      <w:pPr>
        <w:rPr>
          <w:rFonts w:ascii="Times New Roman" w:hAnsi="Times New Roman"/>
          <w:color w:val="212121"/>
        </w:rPr>
      </w:pPr>
    </w:p>
    <w:p w14:paraId="3563AD3F" w14:textId="77777777" w:rsidR="0033542A" w:rsidRPr="00FE4CDE" w:rsidRDefault="0033542A" w:rsidP="0033542A">
      <w:pPr>
        <w:rPr>
          <w:rFonts w:ascii="Times New Roman" w:hAnsi="Times New Roman"/>
          <w:color w:val="212121"/>
        </w:rPr>
      </w:pPr>
      <w:r w:rsidRPr="00FE4CDE">
        <w:rPr>
          <w:rFonts w:ascii="Times New Roman" w:hAnsi="Times New Roman"/>
          <w:color w:val="212121"/>
        </w:rPr>
        <w:t xml:space="preserve">I am interested in how people who have been incarcerated, know incarcerated people, have been victims, and combinations of these differ from those who select “no/don’t know” – those who have not been impacted. I am also interested in how these impacted groups differ between one another – particularly whether those who have been victims of crime are as unlike carceral </w:t>
      </w:r>
      <w:proofErr w:type="gramStart"/>
      <w:r w:rsidRPr="00FE4CDE">
        <w:rPr>
          <w:rFonts w:ascii="Times New Roman" w:hAnsi="Times New Roman"/>
          <w:color w:val="212121"/>
        </w:rPr>
        <w:t>citizens</w:t>
      </w:r>
      <w:proofErr w:type="gramEnd"/>
      <w:r w:rsidRPr="00FE4CDE">
        <w:rPr>
          <w:rFonts w:ascii="Times New Roman" w:hAnsi="Times New Roman"/>
          <w:color w:val="212121"/>
        </w:rPr>
        <w:t xml:space="preserve"> and their networks as dominant discourses might suggest. Participants are asked whether, “in the past five years,” they or “someone they know well” had any of 12 experiences, including “been incarcerated in jail or prison, and “been a victim of violent crime.” They can select both themselves and “someone they know well.”  </w:t>
      </w:r>
    </w:p>
    <w:p w14:paraId="4BFA1BEF" w14:textId="77777777" w:rsidR="0033542A" w:rsidRDefault="0033542A" w:rsidP="0033542A">
      <w:pPr>
        <w:rPr>
          <w:rFonts w:ascii="Times New Roman" w:hAnsi="Times New Roman"/>
          <w:color w:val="212121"/>
        </w:rPr>
      </w:pPr>
    </w:p>
    <w:p w14:paraId="550E75B1" w14:textId="77777777" w:rsidR="0033542A" w:rsidRPr="00206FF9" w:rsidRDefault="0033542A" w:rsidP="0033542A">
      <w:pPr>
        <w:rPr>
          <w:rFonts w:ascii="Times New Roman" w:hAnsi="Times New Roman"/>
          <w:i/>
          <w:iCs/>
          <w:color w:val="212121"/>
        </w:rPr>
      </w:pPr>
      <w:r w:rsidRPr="00206FF9">
        <w:rPr>
          <w:rFonts w:ascii="Times New Roman" w:hAnsi="Times New Roman"/>
          <w:i/>
          <w:iCs/>
          <w:color w:val="212121"/>
        </w:rPr>
        <w:t>Control Variables</w:t>
      </w:r>
    </w:p>
    <w:p w14:paraId="26C5E749" w14:textId="77777777" w:rsidR="0033542A" w:rsidRDefault="0033542A" w:rsidP="0033542A">
      <w:pPr>
        <w:rPr>
          <w:rFonts w:ascii="Times New Roman" w:hAnsi="Times New Roman"/>
          <w:color w:val="212121"/>
        </w:rPr>
      </w:pPr>
      <w:r w:rsidRPr="00206FF9">
        <w:rPr>
          <w:rFonts w:ascii="Times New Roman" w:hAnsi="Times New Roman"/>
          <w:color w:val="212121"/>
        </w:rPr>
        <w:t xml:space="preserve">Beliefs about what incarcerated people deserve certainly may reflect punitiveness. This impulse to punish and support punitive, rather than rehabilitative policies through retributivist justifications is heightened in the US by cultures of individualism and </w:t>
      </w:r>
      <w:proofErr w:type="gramStart"/>
      <w:r w:rsidRPr="00206FF9">
        <w:rPr>
          <w:rFonts w:ascii="Times New Roman" w:hAnsi="Times New Roman"/>
          <w:color w:val="212121"/>
        </w:rPr>
        <w:t>meritocracy, and</w:t>
      </w:r>
      <w:proofErr w:type="gramEnd"/>
      <w:r w:rsidRPr="00206FF9">
        <w:rPr>
          <w:rFonts w:ascii="Times New Roman" w:hAnsi="Times New Roman"/>
          <w:color w:val="212121"/>
        </w:rPr>
        <w:t xml:space="preserve"> conditioned by existing punitive policies and discourse. However, “mushiness” of punitiveness and idiosyncrasies discussed suggest it is not the overriding factor. Punitiveness is usually measured by support for “tough on crime” policies, particularly the death penalty as it is strictly ‘expressive’ rather than rehabilitative or utilitarian as it has no deterrent effect on homicide rates (Enns 2016, Nagin and Pepper 2012). Studies also measure public punitiveness with self-reports on beliefs about the purpose of incarceration – rehabilitation versus punishment. </w:t>
      </w:r>
      <w:r>
        <w:rPr>
          <w:rFonts w:ascii="Times New Roman" w:hAnsi="Times New Roman"/>
          <w:color w:val="212121"/>
        </w:rPr>
        <w:t>Here, I control for punitiveness with a</w:t>
      </w:r>
      <w:r w:rsidRPr="00206FF9">
        <w:rPr>
          <w:rFonts w:ascii="Times New Roman" w:hAnsi="Times New Roman"/>
          <w:color w:val="212121"/>
        </w:rPr>
        <w:t xml:space="preserve"> 7-point scale question reflecting respondent’s views about the purpose of incarceration, or whether participants see the purpose being about “punishing incarcerated individuals for past actions” or rehabilitation. </w:t>
      </w:r>
    </w:p>
    <w:p w14:paraId="1146A926" w14:textId="77777777" w:rsidR="0033542A" w:rsidRDefault="0033542A" w:rsidP="0033542A">
      <w:pPr>
        <w:rPr>
          <w:rFonts w:ascii="Times New Roman" w:hAnsi="Times New Roman"/>
          <w:color w:val="212121"/>
        </w:rPr>
      </w:pPr>
    </w:p>
    <w:p w14:paraId="5ED3D12C" w14:textId="77777777" w:rsidR="0033542A" w:rsidRPr="00206FF9" w:rsidRDefault="0033542A" w:rsidP="0033542A">
      <w:pPr>
        <w:rPr>
          <w:rFonts w:ascii="Times New Roman" w:hAnsi="Times New Roman"/>
          <w:color w:val="212121"/>
        </w:rPr>
      </w:pPr>
      <w:r>
        <w:rPr>
          <w:rFonts w:ascii="Times New Roman" w:hAnsi="Times New Roman"/>
          <w:color w:val="212121"/>
        </w:rPr>
        <w:t>Views on criminal legal policy broadly reflect party affiliation and political ideology, a</w:t>
      </w:r>
      <w:r w:rsidRPr="00206FF9">
        <w:rPr>
          <w:rFonts w:ascii="Times New Roman" w:hAnsi="Times New Roman"/>
          <w:color w:val="212121"/>
        </w:rPr>
        <w:t xml:space="preserve">s many note that punitiveness is almost pre-determined within conservative ideology (Burton et al 2020, Mancici et al 2021, Wilson et al 2015). While Sniderman and Piazza (1993) contend Democrats’ punitiveness reflects ideological beliefs about personal responsibility and the rule of law, </w:t>
      </w:r>
      <w:proofErr w:type="spellStart"/>
      <w:r w:rsidRPr="00206FF9">
        <w:rPr>
          <w:rFonts w:ascii="Times New Roman" w:hAnsi="Times New Roman"/>
          <w:color w:val="212121"/>
        </w:rPr>
        <w:t>Chouhy</w:t>
      </w:r>
      <w:proofErr w:type="spellEnd"/>
      <w:r w:rsidRPr="00206FF9">
        <w:rPr>
          <w:rFonts w:ascii="Times New Roman" w:hAnsi="Times New Roman"/>
          <w:color w:val="212121"/>
        </w:rPr>
        <w:t xml:space="preserve"> and colleagues (2022) recently find evidence that Republican opposition may be more reflective of punitiveness, where for Democrats, opposition is more strongly driven by “culture of control” impulses to think of citizenship desert in terms of merits (Miller and Alexander 2016). To control for party affiliation, respondents indicate whether they are Republican, Democrat, Independent, or ‘other party.’ I will dummy code party, using aggregate independent or other as my reference category, and a Republican dummy variable (1 for Republican, 0 for otherwise) and a Democrat dummy variable (1 for Democrat, 0 for otherwise). </w:t>
      </w:r>
    </w:p>
    <w:p w14:paraId="7F0C71ED" w14:textId="77777777" w:rsidR="0033542A" w:rsidRPr="00206FF9" w:rsidRDefault="0033542A" w:rsidP="0033542A">
      <w:pPr>
        <w:rPr>
          <w:rFonts w:ascii="Times New Roman" w:hAnsi="Times New Roman"/>
          <w:color w:val="212121"/>
        </w:rPr>
      </w:pPr>
    </w:p>
    <w:p w14:paraId="1B7B9559" w14:textId="77777777" w:rsidR="0033542A" w:rsidRPr="00206FF9" w:rsidRDefault="0033542A" w:rsidP="0033542A">
      <w:pPr>
        <w:rPr>
          <w:rFonts w:ascii="Times New Roman" w:hAnsi="Times New Roman"/>
          <w:color w:val="212121"/>
        </w:rPr>
      </w:pPr>
      <w:r w:rsidRPr="00206FF9">
        <w:rPr>
          <w:rFonts w:ascii="Times New Roman" w:hAnsi="Times New Roman"/>
          <w:color w:val="212121"/>
        </w:rPr>
        <w:t>To capture a broader picture of political ideology, respondents are also asked questions about government funding, regulation, and taxation as measures of economic conservativism. They are also asked whether they consider themselves “liberal, conservative, or somewhere in between” on “questions of social policy, such as welfare, infrastructure, health care, education, and minority rights.” These allow me to create an ideology scale</w:t>
      </w:r>
      <w:r>
        <w:rPr>
          <w:rFonts w:ascii="Times New Roman" w:hAnsi="Times New Roman"/>
          <w:color w:val="212121"/>
        </w:rPr>
        <w:t>.</w:t>
      </w:r>
    </w:p>
    <w:p w14:paraId="6F1D41BC" w14:textId="77777777" w:rsidR="0033542A" w:rsidRPr="00206FF9" w:rsidRDefault="0033542A" w:rsidP="0033542A">
      <w:pPr>
        <w:rPr>
          <w:rFonts w:ascii="Times New Roman" w:hAnsi="Times New Roman"/>
          <w:color w:val="212121"/>
        </w:rPr>
      </w:pPr>
    </w:p>
    <w:p w14:paraId="506FB14C" w14:textId="77777777" w:rsidR="0033542A" w:rsidRDefault="0033542A" w:rsidP="0033542A">
      <w:pPr>
        <w:rPr>
          <w:rFonts w:ascii="Times New Roman" w:hAnsi="Times New Roman"/>
          <w:color w:val="212121"/>
        </w:rPr>
      </w:pPr>
      <w:r w:rsidRPr="00206FF9">
        <w:rPr>
          <w:rFonts w:ascii="Times New Roman" w:hAnsi="Times New Roman"/>
          <w:color w:val="212121"/>
        </w:rPr>
        <w:t>I will also control for respondent race and racial attitudes. Respondents are asked whether they are White, Black or African American, Native American/Alaska Native, Asian/Asian American, Native Hawaiian/Other Pacific Islander, Middle Eastern/North African, Hispanic/Latino/a/e, or “my preferred response is not listed.” I will use a series of indicator variables (non-Hispanic white, non-Hispanic Black, Hispanic/Latino, and “other” race).</w:t>
      </w:r>
      <w:r>
        <w:rPr>
          <w:rFonts w:ascii="Times New Roman" w:hAnsi="Times New Roman"/>
          <w:color w:val="212121"/>
        </w:rPr>
        <w:t xml:space="preserve"> </w:t>
      </w:r>
      <w:r w:rsidRPr="00206FF9">
        <w:rPr>
          <w:rFonts w:ascii="Times New Roman" w:hAnsi="Times New Roman"/>
          <w:color w:val="212121"/>
        </w:rPr>
        <w:t xml:space="preserve">To measure racial attitudes, respondents are asked both the ANES Kinder Scales and FIRE Battery questions. Finally, I also control for </w:t>
      </w:r>
      <w:r>
        <w:rPr>
          <w:rFonts w:ascii="Times New Roman" w:hAnsi="Times New Roman"/>
          <w:color w:val="212121"/>
        </w:rPr>
        <w:t>gender and location</w:t>
      </w:r>
      <w:r w:rsidRPr="00206FF9">
        <w:rPr>
          <w:rFonts w:ascii="Times New Roman" w:hAnsi="Times New Roman"/>
          <w:color w:val="212121"/>
        </w:rPr>
        <w:t>. I control for gender with a binary variable where respondents who identified as genderqueer or ‘other’ (of which there were relatively few) will be randomly assigned to woman (0) and men (1). Location – using information on participants state and county, I will create an albeit overly simplified binary for urban (0) or not-urban (1).</w:t>
      </w:r>
    </w:p>
    <w:p w14:paraId="67F18EF1" w14:textId="77777777" w:rsidR="0033542A" w:rsidRDefault="0033542A" w:rsidP="0033542A">
      <w:pPr>
        <w:rPr>
          <w:rFonts w:ascii="Times New Roman" w:hAnsi="Times New Roman"/>
          <w:color w:val="212121"/>
        </w:rPr>
      </w:pPr>
    </w:p>
    <w:p w14:paraId="3905A7B1" w14:textId="77777777" w:rsidR="0033542A" w:rsidRPr="004F3990" w:rsidRDefault="0033542A" w:rsidP="0033542A">
      <w:pPr>
        <w:rPr>
          <w:rFonts w:ascii="Times New Roman" w:hAnsi="Times New Roman"/>
          <w:color w:val="212121"/>
          <w:u w:val="single"/>
        </w:rPr>
      </w:pPr>
      <w:r w:rsidRPr="004F3990">
        <w:rPr>
          <w:rFonts w:ascii="Times New Roman" w:hAnsi="Times New Roman"/>
          <w:color w:val="212121"/>
          <w:u w:val="single"/>
        </w:rPr>
        <w:lastRenderedPageBreak/>
        <w:t>Test 1</w:t>
      </w:r>
    </w:p>
    <w:p w14:paraId="28FEF99C" w14:textId="77777777" w:rsidR="0033542A" w:rsidRDefault="0033542A" w:rsidP="0033542A">
      <w:pPr>
        <w:rPr>
          <w:rFonts w:ascii="Times New Roman" w:hAnsi="Times New Roman"/>
          <w:color w:val="212121"/>
        </w:rPr>
      </w:pPr>
      <w:r>
        <w:rPr>
          <w:rFonts w:ascii="Times New Roman" w:hAnsi="Times New Roman"/>
          <w:color w:val="212121"/>
        </w:rPr>
        <w:t xml:space="preserve">To test how having experienced or knowing someone well who has experienced incarceration, and having been victimized by violent crime impact perceptions of </w:t>
      </w:r>
      <w:proofErr w:type="gramStart"/>
      <w:r>
        <w:rPr>
          <w:rFonts w:ascii="Times New Roman" w:hAnsi="Times New Roman"/>
          <w:color w:val="212121"/>
        </w:rPr>
        <w:t>deservingness,  I</w:t>
      </w:r>
      <w:proofErr w:type="gramEnd"/>
      <w:r>
        <w:rPr>
          <w:rFonts w:ascii="Times New Roman" w:hAnsi="Times New Roman"/>
          <w:color w:val="212121"/>
        </w:rPr>
        <w:t xml:space="preserve"> use a mixed effects OLS model where Impact Types represents a dummy variable. </w:t>
      </w:r>
    </w:p>
    <w:p w14:paraId="58BA9403" w14:textId="77777777" w:rsidR="0033542A" w:rsidRDefault="0033542A" w:rsidP="0033542A">
      <w:pPr>
        <w:rPr>
          <w:rFonts w:ascii="Times New Roman" w:hAnsi="Times New Roman"/>
          <w:color w:val="212121"/>
        </w:rPr>
      </w:pPr>
    </w:p>
    <w:p w14:paraId="08CD15BA" w14:textId="77777777" w:rsidR="0033542A" w:rsidRPr="004F3990" w:rsidRDefault="0033542A" w:rsidP="0033542A">
      <w:pPr>
        <w:rPr>
          <w:rFonts w:ascii="Times New Roman" w:hAnsi="Times New Roman"/>
          <w:i/>
          <w:iCs/>
          <w:color w:val="212121"/>
        </w:rPr>
      </w:pPr>
      <w:r w:rsidRPr="004F3990">
        <w:rPr>
          <w:rFonts w:ascii="Times New Roman" w:hAnsi="Times New Roman"/>
          <w:i/>
          <w:iCs/>
          <w:color w:val="212121"/>
        </w:rPr>
        <w:t xml:space="preserve">Incarcerated Person/Prisoner </w:t>
      </w:r>
      <w:proofErr w:type="gramStart"/>
      <w:r w:rsidRPr="00FD4654">
        <w:rPr>
          <w:rFonts w:ascii="Times New Roman" w:hAnsi="Times New Roman"/>
          <w:i/>
          <w:iCs/>
          <w:color w:val="212121"/>
        </w:rPr>
        <w:t>Deserving</w:t>
      </w:r>
      <w:r w:rsidRPr="004F3990">
        <w:rPr>
          <w:rFonts w:ascii="Times New Roman" w:hAnsi="Times New Roman"/>
          <w:i/>
          <w:iCs/>
          <w:color w:val="212121"/>
        </w:rPr>
        <w:t xml:space="preserve">ness </w:t>
      </w:r>
      <w:r w:rsidRPr="00FD4654">
        <w:rPr>
          <w:rFonts w:ascii="Times New Roman" w:hAnsi="Times New Roman"/>
          <w:i/>
          <w:iCs/>
          <w:color w:val="212121"/>
        </w:rPr>
        <w:t xml:space="preserve"> =</w:t>
      </w:r>
      <w:proofErr w:type="gramEnd"/>
      <w:r w:rsidRPr="00FD4654">
        <w:rPr>
          <w:rFonts w:ascii="Times New Roman" w:hAnsi="Times New Roman"/>
          <w:i/>
          <w:iCs/>
          <w:color w:val="212121"/>
        </w:rPr>
        <w:t xml:space="preserve"> </w:t>
      </w:r>
    </w:p>
    <w:p w14:paraId="3EC743DB" w14:textId="77777777" w:rsidR="0033542A" w:rsidRPr="004F3990" w:rsidRDefault="0033542A" w:rsidP="0033542A">
      <w:pPr>
        <w:rPr>
          <w:rFonts w:ascii="Times New Roman" w:hAnsi="Times New Roman"/>
          <w:i/>
          <w:iCs/>
          <w:color w:val="212121"/>
        </w:rPr>
      </w:pPr>
    </w:p>
    <w:p w14:paraId="7D8306BD" w14:textId="77777777" w:rsidR="0033542A" w:rsidRPr="004F3990" w:rsidRDefault="0033542A" w:rsidP="0033542A">
      <w:pPr>
        <w:rPr>
          <w:rFonts w:ascii="Times New Roman" w:hAnsi="Times New Roman"/>
          <w:i/>
          <w:iCs/>
          <w:color w:val="212121"/>
        </w:rPr>
      </w:pPr>
      <w:r w:rsidRPr="00FD4654">
        <w:rPr>
          <w:rFonts w:ascii="Times New Roman" w:hAnsi="Times New Roman"/>
          <w:i/>
          <w:iCs/>
          <w:color w:val="212121"/>
        </w:rPr>
        <w:t>β₀ + β1(</w:t>
      </w:r>
      <w:r w:rsidRPr="004F3990">
        <w:rPr>
          <w:rFonts w:ascii="Times New Roman" w:hAnsi="Times New Roman"/>
          <w:i/>
          <w:iCs/>
          <w:color w:val="212121"/>
        </w:rPr>
        <w:t>Impact Type</w:t>
      </w:r>
      <w:r w:rsidRPr="00FD4654">
        <w:rPr>
          <w:rFonts w:ascii="Times New Roman" w:hAnsi="Times New Roman"/>
          <w:i/>
          <w:iCs/>
          <w:color w:val="212121"/>
        </w:rPr>
        <w:t>) + β2(</w:t>
      </w:r>
      <w:r w:rsidRPr="004F3990">
        <w:rPr>
          <w:rFonts w:ascii="Times New Roman" w:hAnsi="Times New Roman"/>
          <w:i/>
          <w:iCs/>
          <w:color w:val="212121"/>
        </w:rPr>
        <w:t>Punitiveness</w:t>
      </w:r>
      <w:r w:rsidRPr="00FD4654">
        <w:rPr>
          <w:rFonts w:ascii="Times New Roman" w:hAnsi="Times New Roman"/>
          <w:i/>
          <w:iCs/>
          <w:color w:val="212121"/>
        </w:rPr>
        <w:t>) + β3(</w:t>
      </w:r>
      <w:r w:rsidRPr="004F3990">
        <w:rPr>
          <w:rFonts w:ascii="Times New Roman" w:hAnsi="Times New Roman"/>
          <w:i/>
          <w:iCs/>
          <w:color w:val="212121"/>
        </w:rPr>
        <w:t>Additional Controls</w:t>
      </w:r>
      <w:r w:rsidRPr="00FD4654">
        <w:rPr>
          <w:rFonts w:ascii="Times New Roman" w:hAnsi="Times New Roman"/>
          <w:i/>
          <w:iCs/>
          <w:color w:val="212121"/>
        </w:rPr>
        <w:t>) + β4(</w:t>
      </w:r>
      <w:r w:rsidRPr="004F3990">
        <w:rPr>
          <w:rFonts w:ascii="Times New Roman" w:hAnsi="Times New Roman"/>
          <w:i/>
          <w:iCs/>
          <w:color w:val="212121"/>
        </w:rPr>
        <w:t>Impact x Deservingness</w:t>
      </w:r>
      <w:r w:rsidRPr="00FD4654">
        <w:rPr>
          <w:rFonts w:ascii="Times New Roman" w:hAnsi="Times New Roman"/>
          <w:i/>
          <w:iCs/>
          <w:color w:val="212121"/>
        </w:rPr>
        <w:t xml:space="preserve">) + </w:t>
      </w:r>
      <w:commentRangeStart w:id="10"/>
      <w:r w:rsidRPr="004F3990">
        <w:rPr>
          <w:rFonts w:ascii="Times New Roman" w:hAnsi="Times New Roman"/>
          <w:i/>
          <w:iCs/>
          <w:color w:val="212121"/>
        </w:rPr>
        <w:t>error</w:t>
      </w:r>
      <w:commentRangeEnd w:id="10"/>
      <w:r w:rsidRPr="004F3990">
        <w:rPr>
          <w:rStyle w:val="CommentReference"/>
          <w:i/>
          <w:iCs/>
        </w:rPr>
        <w:commentReference w:id="10"/>
      </w:r>
    </w:p>
    <w:p w14:paraId="26A68D3A" w14:textId="77777777" w:rsidR="0033542A" w:rsidRDefault="0033542A" w:rsidP="0033542A">
      <w:pPr>
        <w:rPr>
          <w:rFonts w:ascii="Times New Roman" w:hAnsi="Times New Roman"/>
          <w:color w:val="212121"/>
        </w:rPr>
      </w:pPr>
    </w:p>
    <w:p w14:paraId="5E84BA9E" w14:textId="77777777" w:rsidR="0033542A" w:rsidRPr="00FD4654" w:rsidRDefault="0033542A" w:rsidP="0033542A">
      <w:pPr>
        <w:rPr>
          <w:rFonts w:ascii="Times New Roman" w:hAnsi="Times New Roman"/>
          <w:color w:val="212121"/>
          <w:u w:val="single"/>
        </w:rPr>
      </w:pPr>
      <w:r w:rsidRPr="004F3990">
        <w:rPr>
          <w:rFonts w:ascii="Times New Roman" w:hAnsi="Times New Roman"/>
          <w:color w:val="212121"/>
          <w:u w:val="single"/>
        </w:rPr>
        <w:t>Test 2</w:t>
      </w:r>
    </w:p>
    <w:p w14:paraId="24F8235B" w14:textId="77777777" w:rsidR="0033542A" w:rsidRDefault="0033542A" w:rsidP="0033542A">
      <w:pPr>
        <w:rPr>
          <w:rFonts w:ascii="Times New Roman" w:hAnsi="Times New Roman"/>
          <w:color w:val="212121"/>
        </w:rPr>
      </w:pPr>
      <w:r>
        <w:rPr>
          <w:rFonts w:ascii="Times New Roman" w:hAnsi="Times New Roman"/>
          <w:color w:val="212121"/>
        </w:rPr>
        <w:t xml:space="preserve">Ultimately, our interest is in whether these distinct experiences translate to distinct criminal legal policy views, and the extent to which target deservingness mediates/moderates those views. I </w:t>
      </w:r>
      <w:proofErr w:type="gramStart"/>
      <w:r>
        <w:rPr>
          <w:rFonts w:ascii="Times New Roman" w:hAnsi="Times New Roman"/>
          <w:color w:val="212121"/>
        </w:rPr>
        <w:t>am able to</w:t>
      </w:r>
      <w:proofErr w:type="gramEnd"/>
      <w:r>
        <w:rPr>
          <w:rFonts w:ascii="Times New Roman" w:hAnsi="Times New Roman"/>
          <w:color w:val="212121"/>
        </w:rPr>
        <w:t xml:space="preserve"> test this relationship with 7-point scale questions on criminal legal policy. </w:t>
      </w:r>
    </w:p>
    <w:p w14:paraId="5E71195F" w14:textId="77777777" w:rsidR="0033542A" w:rsidRDefault="0033542A" w:rsidP="0033542A">
      <w:pPr>
        <w:rPr>
          <w:rFonts w:ascii="Times New Roman" w:hAnsi="Times New Roman"/>
          <w:color w:val="212121"/>
        </w:rPr>
      </w:pPr>
    </w:p>
    <w:p w14:paraId="33E73E02" w14:textId="77777777" w:rsidR="0033542A" w:rsidRDefault="0033542A" w:rsidP="0033542A">
      <w:pPr>
        <w:rPr>
          <w:rFonts w:ascii="Times New Roman" w:hAnsi="Times New Roman"/>
          <w:color w:val="212121"/>
        </w:rPr>
      </w:pPr>
      <w:r>
        <w:rPr>
          <w:rFonts w:ascii="Times New Roman" w:hAnsi="Times New Roman"/>
          <w:color w:val="212121"/>
        </w:rPr>
        <w:t xml:space="preserve">First, I test the interaction between impact types and </w:t>
      </w:r>
    </w:p>
    <w:p w14:paraId="4942AD2A" w14:textId="77777777" w:rsidR="0033542A" w:rsidRDefault="0033542A" w:rsidP="0033542A">
      <w:pPr>
        <w:rPr>
          <w:rFonts w:ascii="Times New Roman" w:hAnsi="Times New Roman"/>
          <w:color w:val="212121"/>
        </w:rPr>
      </w:pPr>
    </w:p>
    <w:p w14:paraId="1DFA0751" w14:textId="77777777" w:rsidR="0033542A" w:rsidRPr="004F3990" w:rsidRDefault="0033542A" w:rsidP="0033542A">
      <w:pPr>
        <w:rPr>
          <w:rFonts w:ascii="Times New Roman" w:hAnsi="Times New Roman"/>
          <w:i/>
          <w:iCs/>
          <w:color w:val="212121"/>
        </w:rPr>
      </w:pPr>
      <w:r w:rsidRPr="004F3990">
        <w:rPr>
          <w:rFonts w:ascii="Times New Roman" w:hAnsi="Times New Roman"/>
          <w:i/>
          <w:iCs/>
          <w:color w:val="212121"/>
        </w:rPr>
        <w:t>Policy Support(</w:t>
      </w:r>
      <w:proofErr w:type="spellStart"/>
      <w:r w:rsidRPr="004F3990">
        <w:rPr>
          <w:rFonts w:ascii="Times New Roman" w:hAnsi="Times New Roman"/>
          <w:i/>
          <w:iCs/>
          <w:color w:val="212121"/>
        </w:rPr>
        <w:t>i</w:t>
      </w:r>
      <w:proofErr w:type="spellEnd"/>
      <w:r w:rsidRPr="004F3990">
        <w:rPr>
          <w:rFonts w:ascii="Times New Roman" w:hAnsi="Times New Roman"/>
          <w:i/>
          <w:iCs/>
          <w:color w:val="212121"/>
        </w:rPr>
        <w:t xml:space="preserve">) = </w:t>
      </w:r>
      <w:r w:rsidRPr="00FD4654">
        <w:rPr>
          <w:rFonts w:ascii="Times New Roman" w:hAnsi="Times New Roman"/>
          <w:i/>
          <w:iCs/>
          <w:color w:val="212121"/>
        </w:rPr>
        <w:t>β₀</w:t>
      </w:r>
      <w:r w:rsidRPr="004F3990">
        <w:rPr>
          <w:rFonts w:ascii="Times New Roman" w:hAnsi="Times New Roman"/>
          <w:i/>
          <w:iCs/>
          <w:color w:val="212121"/>
        </w:rPr>
        <w:t xml:space="preserve"> + </w:t>
      </w:r>
      <w:r w:rsidRPr="00FD4654">
        <w:rPr>
          <w:rFonts w:ascii="Times New Roman" w:hAnsi="Times New Roman"/>
          <w:i/>
          <w:iCs/>
          <w:color w:val="212121"/>
        </w:rPr>
        <w:t>β1(</w:t>
      </w:r>
      <w:r w:rsidRPr="004F3990">
        <w:rPr>
          <w:rFonts w:ascii="Times New Roman" w:hAnsi="Times New Roman"/>
          <w:i/>
          <w:iCs/>
          <w:color w:val="212121"/>
        </w:rPr>
        <w:t>Impact Type</w:t>
      </w:r>
      <w:r w:rsidRPr="00FD4654">
        <w:rPr>
          <w:rFonts w:ascii="Times New Roman" w:hAnsi="Times New Roman"/>
          <w:i/>
          <w:iCs/>
          <w:color w:val="212121"/>
        </w:rPr>
        <w:t>)</w:t>
      </w:r>
      <w:r w:rsidRPr="004F3990">
        <w:rPr>
          <w:rFonts w:ascii="Times New Roman" w:hAnsi="Times New Roman"/>
          <w:i/>
          <w:iCs/>
          <w:color w:val="212121"/>
        </w:rPr>
        <w:t xml:space="preserve"> + </w:t>
      </w:r>
      <w:r w:rsidRPr="00FD4654">
        <w:rPr>
          <w:rFonts w:ascii="Times New Roman" w:hAnsi="Times New Roman"/>
          <w:i/>
          <w:iCs/>
          <w:color w:val="212121"/>
        </w:rPr>
        <w:t>β2(</w:t>
      </w:r>
      <w:r w:rsidRPr="004F3990">
        <w:rPr>
          <w:rFonts w:ascii="Times New Roman" w:hAnsi="Times New Roman"/>
          <w:i/>
          <w:iCs/>
          <w:color w:val="212121"/>
        </w:rPr>
        <w:t>Punitiveness</w:t>
      </w:r>
      <w:r w:rsidRPr="00FD4654">
        <w:rPr>
          <w:rFonts w:ascii="Times New Roman" w:hAnsi="Times New Roman"/>
          <w:i/>
          <w:iCs/>
          <w:color w:val="212121"/>
        </w:rPr>
        <w:t>) + β3(</w:t>
      </w:r>
      <w:r w:rsidRPr="004F3990">
        <w:rPr>
          <w:rFonts w:ascii="Times New Roman" w:hAnsi="Times New Roman"/>
          <w:i/>
          <w:iCs/>
          <w:color w:val="212121"/>
        </w:rPr>
        <w:t>Additional Controls</w:t>
      </w:r>
      <w:r w:rsidRPr="00FD4654">
        <w:rPr>
          <w:rFonts w:ascii="Times New Roman" w:hAnsi="Times New Roman"/>
          <w:i/>
          <w:iCs/>
          <w:color w:val="212121"/>
        </w:rPr>
        <w:t>) + β4(</w:t>
      </w:r>
      <w:r w:rsidRPr="004F3990">
        <w:rPr>
          <w:rFonts w:ascii="Times New Roman" w:hAnsi="Times New Roman"/>
          <w:i/>
          <w:iCs/>
          <w:color w:val="212121"/>
        </w:rPr>
        <w:t>Impact x Policy Support</w:t>
      </w:r>
      <w:r w:rsidRPr="00FD4654">
        <w:rPr>
          <w:rFonts w:ascii="Times New Roman" w:hAnsi="Times New Roman"/>
          <w:i/>
          <w:iCs/>
          <w:color w:val="212121"/>
        </w:rPr>
        <w:t xml:space="preserve">) + </w:t>
      </w:r>
      <w:commentRangeStart w:id="11"/>
      <w:r w:rsidRPr="004F3990">
        <w:rPr>
          <w:rFonts w:ascii="Times New Roman" w:hAnsi="Times New Roman"/>
          <w:i/>
          <w:iCs/>
          <w:color w:val="212121"/>
        </w:rPr>
        <w:t>error</w:t>
      </w:r>
      <w:commentRangeEnd w:id="11"/>
      <w:r w:rsidRPr="004F3990">
        <w:rPr>
          <w:rStyle w:val="CommentReference"/>
          <w:i/>
          <w:iCs/>
        </w:rPr>
        <w:commentReference w:id="11"/>
      </w:r>
    </w:p>
    <w:p w14:paraId="1BF766D9" w14:textId="77777777" w:rsidR="0033542A" w:rsidRDefault="0033542A" w:rsidP="0033542A">
      <w:pPr>
        <w:rPr>
          <w:rFonts w:ascii="Times New Roman" w:hAnsi="Times New Roman"/>
          <w:color w:val="212121"/>
        </w:rPr>
      </w:pPr>
    </w:p>
    <w:p w14:paraId="7D31640D" w14:textId="77777777" w:rsidR="0033542A" w:rsidRDefault="0033542A" w:rsidP="0033542A">
      <w:pPr>
        <w:rPr>
          <w:rFonts w:ascii="Times New Roman" w:hAnsi="Times New Roman"/>
          <w:color w:val="212121"/>
        </w:rPr>
      </w:pPr>
      <w:r>
        <w:rPr>
          <w:rFonts w:ascii="Times New Roman" w:hAnsi="Times New Roman"/>
          <w:color w:val="212121"/>
        </w:rPr>
        <w:t xml:space="preserve">Next, I test whether deservingness perceptions mediate the relationship between personal and proximate impact and policy views. If test 1 indicates that impact has a statistically significant effect on deservingness perceptions, and test 2 suggests that deservingness perceptions shape policy views for each policy, I will run a series of mediation analyses to test whether how deservingness perceptions serve as an explanatory mechanism. </w:t>
      </w:r>
    </w:p>
    <w:p w14:paraId="6AD84307" w14:textId="77777777" w:rsidR="0033542A" w:rsidRDefault="0033542A" w:rsidP="0033542A">
      <w:pPr>
        <w:rPr>
          <w:rFonts w:ascii="Times New Roman" w:hAnsi="Times New Roman"/>
          <w:color w:val="212121"/>
        </w:rPr>
      </w:pPr>
    </w:p>
    <w:p w14:paraId="05904A93" w14:textId="77777777" w:rsidR="0033542A" w:rsidRDefault="0033542A" w:rsidP="0033542A">
      <w:pPr>
        <w:rPr>
          <w:rFonts w:ascii="Times New Roman" w:hAnsi="Times New Roman"/>
          <w:color w:val="212121"/>
        </w:rPr>
      </w:pPr>
      <w:r>
        <w:rPr>
          <w:rFonts w:ascii="Times New Roman" w:hAnsi="Times New Roman"/>
          <w:color w:val="212121"/>
        </w:rPr>
        <w:t>Here, I use the mediation package in R and repeat the analysis for each of the seven policy questions. If deservingness only partially mediates the relationship between impact and policy views, it might suggest that other factors shape the relationship. I can also run moderated mediation analyses of potential moderators.</w:t>
      </w:r>
    </w:p>
    <w:p w14:paraId="0B899397" w14:textId="77777777" w:rsidR="0033542A" w:rsidRDefault="0033542A" w:rsidP="0033542A">
      <w:pPr>
        <w:rPr>
          <w:rFonts w:ascii="Times New Roman" w:hAnsi="Times New Roman"/>
          <w:color w:val="212121"/>
        </w:rPr>
      </w:pPr>
    </w:p>
    <w:p w14:paraId="0B5B9EB0" w14:textId="3125A4FA" w:rsidR="00446237" w:rsidRDefault="00446237" w:rsidP="0033542A">
      <w:pPr>
        <w:rPr>
          <w:rFonts w:ascii="Times New Roman" w:hAnsi="Times New Roman"/>
          <w:color w:val="212121"/>
        </w:rPr>
      </w:pPr>
      <w:r>
        <w:rPr>
          <w:rFonts w:ascii="Times New Roman" w:hAnsi="Times New Roman"/>
          <w:color w:val="212121"/>
        </w:rPr>
        <w:t>*</w:t>
      </w:r>
      <w:proofErr w:type="gramStart"/>
      <w:r>
        <w:rPr>
          <w:rFonts w:ascii="Times New Roman" w:hAnsi="Times New Roman"/>
          <w:color w:val="212121"/>
        </w:rPr>
        <w:t>placebo</w:t>
      </w:r>
      <w:proofErr w:type="gramEnd"/>
      <w:r>
        <w:rPr>
          <w:rFonts w:ascii="Times New Roman" w:hAnsi="Times New Roman"/>
          <w:color w:val="212121"/>
        </w:rPr>
        <w:t xml:space="preserve"> tests</w:t>
      </w:r>
    </w:p>
    <w:p w14:paraId="47870DDA" w14:textId="77777777" w:rsidR="00446237" w:rsidRDefault="00446237" w:rsidP="0033542A">
      <w:pPr>
        <w:rPr>
          <w:rFonts w:ascii="Times New Roman" w:hAnsi="Times New Roman"/>
          <w:color w:val="212121"/>
        </w:rPr>
      </w:pPr>
    </w:p>
    <w:p w14:paraId="4F158886" w14:textId="1EAB44D8" w:rsidR="00446237" w:rsidRDefault="00446237" w:rsidP="0033542A">
      <w:pPr>
        <w:rPr>
          <w:rFonts w:ascii="Times New Roman" w:hAnsi="Times New Roman"/>
          <w:color w:val="212121"/>
        </w:rPr>
      </w:pPr>
      <w:r>
        <w:rPr>
          <w:rFonts w:ascii="Times New Roman" w:hAnsi="Times New Roman"/>
          <w:color w:val="212121"/>
        </w:rPr>
        <w:t>*</w:t>
      </w:r>
      <w:proofErr w:type="gramStart"/>
      <w:r>
        <w:rPr>
          <w:rFonts w:ascii="Times New Roman" w:hAnsi="Times New Roman"/>
          <w:color w:val="212121"/>
        </w:rPr>
        <w:t>standardize</w:t>
      </w:r>
      <w:proofErr w:type="gramEnd"/>
      <w:r>
        <w:rPr>
          <w:rFonts w:ascii="Times New Roman" w:hAnsi="Times New Roman"/>
          <w:color w:val="212121"/>
        </w:rPr>
        <w:t xml:space="preserve"> </w:t>
      </w:r>
    </w:p>
    <w:p w14:paraId="3EB07E78" w14:textId="77777777" w:rsidR="009D48B8" w:rsidRDefault="009D48B8" w:rsidP="0033542A">
      <w:pPr>
        <w:rPr>
          <w:rFonts w:ascii="Times New Roman" w:hAnsi="Times New Roman"/>
          <w:color w:val="212121"/>
        </w:rPr>
      </w:pPr>
    </w:p>
    <w:p w14:paraId="11009492" w14:textId="3A98C842" w:rsidR="009D48B8" w:rsidRDefault="009D48B8" w:rsidP="0033542A">
      <w:pPr>
        <w:rPr>
          <w:rFonts w:ascii="Times New Roman" w:hAnsi="Times New Roman"/>
          <w:color w:val="212121"/>
        </w:rPr>
      </w:pPr>
      <w:r>
        <w:rPr>
          <w:rFonts w:ascii="Times New Roman" w:hAnsi="Times New Roman"/>
          <w:color w:val="212121"/>
        </w:rPr>
        <w:t>--calc mean across every person, subtract out incarcerated rating (to be able to say above or below average)</w:t>
      </w:r>
    </w:p>
    <w:p w14:paraId="5698A5ED" w14:textId="77777777" w:rsidR="009D48B8" w:rsidRDefault="009D48B8" w:rsidP="0033542A">
      <w:pPr>
        <w:rPr>
          <w:rFonts w:ascii="Times New Roman" w:hAnsi="Times New Roman"/>
          <w:color w:val="212121"/>
        </w:rPr>
      </w:pPr>
    </w:p>
    <w:p w14:paraId="766E8582" w14:textId="2A9A08CA" w:rsidR="009D48B8" w:rsidRDefault="009D48B8" w:rsidP="0033542A">
      <w:pPr>
        <w:rPr>
          <w:rFonts w:ascii="Times New Roman" w:hAnsi="Times New Roman"/>
          <w:color w:val="212121"/>
        </w:rPr>
      </w:pPr>
      <w:r>
        <w:rPr>
          <w:rFonts w:ascii="Times New Roman" w:hAnsi="Times New Roman"/>
          <w:color w:val="212121"/>
        </w:rPr>
        <w:t>“Real” mediator:</w:t>
      </w:r>
    </w:p>
    <w:p w14:paraId="01016EFD" w14:textId="77777777" w:rsidR="009D48B8" w:rsidRDefault="009D48B8" w:rsidP="0033542A">
      <w:pPr>
        <w:rPr>
          <w:rFonts w:ascii="Times New Roman" w:hAnsi="Times New Roman"/>
          <w:color w:val="212121"/>
        </w:rPr>
      </w:pPr>
    </w:p>
    <w:p w14:paraId="690E1B0D" w14:textId="52F24845" w:rsidR="009D48B8" w:rsidRDefault="009D48B8" w:rsidP="009D48B8">
      <w:pPr>
        <w:pStyle w:val="ListParagraph"/>
        <w:numPr>
          <w:ilvl w:val="0"/>
          <w:numId w:val="5"/>
        </w:numPr>
        <w:rPr>
          <w:rFonts w:ascii="Times New Roman" w:hAnsi="Times New Roman"/>
          <w:color w:val="212121"/>
        </w:rPr>
      </w:pPr>
      <w:r>
        <w:rPr>
          <w:rFonts w:ascii="Times New Roman" w:hAnsi="Times New Roman"/>
          <w:color w:val="212121"/>
        </w:rPr>
        <w:t xml:space="preserve">Need clear conceptual </w:t>
      </w:r>
      <w:proofErr w:type="gramStart"/>
      <w:r>
        <w:rPr>
          <w:rFonts w:ascii="Times New Roman" w:hAnsi="Times New Roman"/>
          <w:color w:val="212121"/>
        </w:rPr>
        <w:t>differences;</w:t>
      </w:r>
      <w:proofErr w:type="gramEnd"/>
      <w:r>
        <w:rPr>
          <w:rFonts w:ascii="Times New Roman" w:hAnsi="Times New Roman"/>
          <w:color w:val="212121"/>
        </w:rPr>
        <w:t xml:space="preserve"> </w:t>
      </w:r>
    </w:p>
    <w:p w14:paraId="1CB0FBDA" w14:textId="45EFA5B1" w:rsidR="009D48B8" w:rsidRDefault="009D48B8" w:rsidP="009D48B8">
      <w:pPr>
        <w:pStyle w:val="ListParagraph"/>
        <w:numPr>
          <w:ilvl w:val="0"/>
          <w:numId w:val="5"/>
        </w:numPr>
        <w:rPr>
          <w:rFonts w:ascii="Times New Roman" w:hAnsi="Times New Roman"/>
          <w:color w:val="212121"/>
        </w:rPr>
      </w:pPr>
      <w:r>
        <w:rPr>
          <w:rFonts w:ascii="Times New Roman" w:hAnsi="Times New Roman"/>
          <w:color w:val="212121"/>
        </w:rPr>
        <w:t xml:space="preserve">Punitiveness ass more general </w:t>
      </w:r>
    </w:p>
    <w:p w14:paraId="43F82876" w14:textId="408C16B5" w:rsidR="009D48B8" w:rsidRDefault="009D48B8" w:rsidP="009D48B8">
      <w:pPr>
        <w:pStyle w:val="ListParagraph"/>
        <w:numPr>
          <w:ilvl w:val="0"/>
          <w:numId w:val="5"/>
        </w:numPr>
        <w:rPr>
          <w:rFonts w:ascii="Times New Roman" w:hAnsi="Times New Roman"/>
          <w:color w:val="212121"/>
        </w:rPr>
      </w:pPr>
      <w:r>
        <w:rPr>
          <w:rFonts w:ascii="Times New Roman" w:hAnsi="Times New Roman"/>
          <w:color w:val="212121"/>
        </w:rPr>
        <w:t>Pragmatic – disposition (low groups, against policy help)</w:t>
      </w:r>
    </w:p>
    <w:p w14:paraId="6B1C9C6C" w14:textId="77777777" w:rsidR="009D48B8" w:rsidRDefault="009D48B8" w:rsidP="009D48B8">
      <w:pPr>
        <w:rPr>
          <w:rFonts w:ascii="Times New Roman" w:hAnsi="Times New Roman"/>
          <w:color w:val="212121"/>
        </w:rPr>
      </w:pPr>
    </w:p>
    <w:p w14:paraId="3C7019ED" w14:textId="0EB10D2E" w:rsidR="009D48B8" w:rsidRDefault="009D48B8" w:rsidP="009D48B8">
      <w:pPr>
        <w:rPr>
          <w:rFonts w:ascii="Times New Roman" w:hAnsi="Times New Roman"/>
          <w:color w:val="212121"/>
        </w:rPr>
      </w:pPr>
      <w:r>
        <w:rPr>
          <w:rFonts w:ascii="Times New Roman" w:hAnsi="Times New Roman"/>
          <w:color w:val="212121"/>
        </w:rPr>
        <w:t xml:space="preserve">General variable for disposition – background characteristic to control ffor (lean </w:t>
      </w:r>
    </w:p>
    <w:p w14:paraId="134B5A6A" w14:textId="77777777" w:rsidR="00827039" w:rsidRDefault="00827039" w:rsidP="009D48B8">
      <w:pPr>
        <w:rPr>
          <w:rFonts w:ascii="Times New Roman" w:hAnsi="Times New Roman"/>
          <w:color w:val="212121"/>
        </w:rPr>
      </w:pPr>
    </w:p>
    <w:p w14:paraId="1F62AAD3" w14:textId="7AC5F514" w:rsidR="00827039" w:rsidRDefault="00827039" w:rsidP="009D48B8">
      <w:pPr>
        <w:rPr>
          <w:rFonts w:ascii="Times New Roman" w:hAnsi="Times New Roman"/>
          <w:color w:val="212121"/>
        </w:rPr>
      </w:pPr>
      <w:r>
        <w:rPr>
          <w:rFonts w:ascii="Times New Roman" w:hAnsi="Times New Roman"/>
          <w:color w:val="212121"/>
        </w:rPr>
        <w:t xml:space="preserve">For variable: just sum </w:t>
      </w:r>
    </w:p>
    <w:p w14:paraId="236AAC1F" w14:textId="4D8C8569" w:rsidR="00827039" w:rsidRDefault="00827039" w:rsidP="009D48B8">
      <w:pPr>
        <w:rPr>
          <w:rFonts w:ascii="Times New Roman" w:hAnsi="Times New Roman"/>
          <w:color w:val="212121"/>
        </w:rPr>
      </w:pPr>
      <w:r>
        <w:rPr>
          <w:rFonts w:ascii="Times New Roman" w:hAnsi="Times New Roman"/>
          <w:color w:val="212121"/>
        </w:rPr>
        <w:t xml:space="preserve">-take average, deviate all the measures from the average; did I rate </w:t>
      </w:r>
      <w:proofErr w:type="gramStart"/>
      <w:r>
        <w:rPr>
          <w:rFonts w:ascii="Times New Roman" w:hAnsi="Times New Roman"/>
          <w:color w:val="212121"/>
        </w:rPr>
        <w:t>below;</w:t>
      </w:r>
      <w:proofErr w:type="gramEnd"/>
    </w:p>
    <w:p w14:paraId="0F6EC0C4" w14:textId="77777777" w:rsidR="00827039" w:rsidRDefault="00827039" w:rsidP="009D48B8">
      <w:pPr>
        <w:rPr>
          <w:rFonts w:ascii="Times New Roman" w:hAnsi="Times New Roman"/>
          <w:color w:val="212121"/>
        </w:rPr>
      </w:pPr>
    </w:p>
    <w:p w14:paraId="59829260" w14:textId="5135797D" w:rsidR="00827039" w:rsidRDefault="00827039" w:rsidP="009D48B8">
      <w:pPr>
        <w:rPr>
          <w:rFonts w:ascii="Times New Roman" w:hAnsi="Times New Roman"/>
          <w:color w:val="212121"/>
        </w:rPr>
      </w:pPr>
      <w:r>
        <w:rPr>
          <w:rFonts w:ascii="Times New Roman" w:hAnsi="Times New Roman"/>
          <w:color w:val="212121"/>
        </w:rPr>
        <w:t>Then, pull out groups measuring general tendency towards (social dominance theory</w:t>
      </w:r>
      <w:proofErr w:type="gramStart"/>
      <w:r>
        <w:rPr>
          <w:rFonts w:ascii="Times New Roman" w:hAnsi="Times New Roman"/>
          <w:color w:val="212121"/>
        </w:rPr>
        <w:t>);</w:t>
      </w:r>
      <w:proofErr w:type="gramEnd"/>
      <w:r>
        <w:rPr>
          <w:rFonts w:ascii="Times New Roman" w:hAnsi="Times New Roman"/>
          <w:color w:val="212121"/>
        </w:rPr>
        <w:t xml:space="preserve"> </w:t>
      </w:r>
    </w:p>
    <w:p w14:paraId="28A2BA92" w14:textId="21585BF5" w:rsidR="00827039" w:rsidRDefault="00827039" w:rsidP="009D48B8">
      <w:pPr>
        <w:rPr>
          <w:rFonts w:ascii="Times New Roman" w:hAnsi="Times New Roman"/>
          <w:color w:val="212121"/>
        </w:rPr>
      </w:pPr>
      <w:r>
        <w:rPr>
          <w:rFonts w:ascii="Times New Roman" w:hAnsi="Times New Roman"/>
          <w:color w:val="212121"/>
        </w:rPr>
        <w:lastRenderedPageBreak/>
        <w:t xml:space="preserve">Average </w:t>
      </w:r>
    </w:p>
    <w:p w14:paraId="2137AB87" w14:textId="77777777" w:rsidR="00827039" w:rsidRDefault="00827039" w:rsidP="009D48B8">
      <w:pPr>
        <w:rPr>
          <w:rFonts w:ascii="Times New Roman" w:hAnsi="Times New Roman"/>
          <w:color w:val="212121"/>
        </w:rPr>
      </w:pPr>
    </w:p>
    <w:p w14:paraId="211C826A" w14:textId="684BB804" w:rsidR="00827039" w:rsidRDefault="00827039" w:rsidP="009D48B8">
      <w:pPr>
        <w:rPr>
          <w:rFonts w:ascii="Times New Roman" w:hAnsi="Times New Roman"/>
          <w:color w:val="212121"/>
        </w:rPr>
      </w:pPr>
      <w:r>
        <w:rPr>
          <w:rFonts w:ascii="Times New Roman" w:hAnsi="Times New Roman"/>
          <w:color w:val="212121"/>
        </w:rPr>
        <w:t xml:space="preserve">Then, pull out policy help </w:t>
      </w:r>
      <w:proofErr w:type="gramStart"/>
      <w:r>
        <w:rPr>
          <w:rFonts w:ascii="Times New Roman" w:hAnsi="Times New Roman"/>
          <w:color w:val="212121"/>
        </w:rPr>
        <w:t>questions;</w:t>
      </w:r>
      <w:proofErr w:type="gramEnd"/>
      <w:r>
        <w:rPr>
          <w:rFonts w:ascii="Times New Roman" w:hAnsi="Times New Roman"/>
          <w:color w:val="212121"/>
        </w:rPr>
        <w:t xml:space="preserve"> </w:t>
      </w:r>
    </w:p>
    <w:p w14:paraId="00A30A8F" w14:textId="4F417A41" w:rsidR="00827039" w:rsidRDefault="00827039" w:rsidP="009D48B8">
      <w:pPr>
        <w:rPr>
          <w:rFonts w:ascii="Times New Roman" w:hAnsi="Times New Roman"/>
          <w:color w:val="212121"/>
        </w:rPr>
      </w:pPr>
      <w:r>
        <w:rPr>
          <w:rFonts w:ascii="Times New Roman" w:hAnsi="Times New Roman"/>
          <w:color w:val="212121"/>
        </w:rPr>
        <w:t xml:space="preserve">If different items on different scales; need to average or sum </w:t>
      </w:r>
      <w:proofErr w:type="gramStart"/>
      <w:r>
        <w:rPr>
          <w:rFonts w:ascii="Times New Roman" w:hAnsi="Times New Roman"/>
          <w:color w:val="212121"/>
        </w:rPr>
        <w:t>up;</w:t>
      </w:r>
      <w:proofErr w:type="gramEnd"/>
    </w:p>
    <w:p w14:paraId="625D8E26" w14:textId="77777777" w:rsidR="00827039" w:rsidRDefault="00827039" w:rsidP="009D48B8">
      <w:pPr>
        <w:rPr>
          <w:rFonts w:ascii="Times New Roman" w:hAnsi="Times New Roman"/>
          <w:color w:val="212121"/>
        </w:rPr>
      </w:pPr>
    </w:p>
    <w:p w14:paraId="74E7B968" w14:textId="120CFAD4" w:rsidR="00827039" w:rsidRDefault="00827039" w:rsidP="009D48B8">
      <w:pPr>
        <w:rPr>
          <w:rFonts w:ascii="Times New Roman" w:hAnsi="Times New Roman"/>
          <w:color w:val="212121"/>
        </w:rPr>
      </w:pPr>
      <w:r>
        <w:rPr>
          <w:rFonts w:ascii="Times New Roman" w:hAnsi="Times New Roman"/>
          <w:color w:val="212121"/>
        </w:rPr>
        <w:t xml:space="preserve">Code everything min to max then average all </w:t>
      </w:r>
      <w:proofErr w:type="gramStart"/>
      <w:r>
        <w:rPr>
          <w:rFonts w:ascii="Times New Roman" w:hAnsi="Times New Roman"/>
          <w:color w:val="212121"/>
        </w:rPr>
        <w:t>together;</w:t>
      </w:r>
      <w:proofErr w:type="gramEnd"/>
      <w:r>
        <w:rPr>
          <w:rFonts w:ascii="Times New Roman" w:hAnsi="Times New Roman"/>
          <w:color w:val="212121"/>
        </w:rPr>
        <w:t xml:space="preserve"> </w:t>
      </w:r>
    </w:p>
    <w:p w14:paraId="09EADC7E" w14:textId="77777777" w:rsidR="001E002A" w:rsidRDefault="001E002A" w:rsidP="009D48B8">
      <w:pPr>
        <w:rPr>
          <w:rFonts w:ascii="Times New Roman" w:hAnsi="Times New Roman"/>
          <w:color w:val="212121"/>
        </w:rPr>
      </w:pPr>
    </w:p>
    <w:p w14:paraId="75D11951" w14:textId="4CB7A7F7" w:rsidR="001E002A" w:rsidRDefault="001E002A" w:rsidP="009D48B8">
      <w:pPr>
        <w:rPr>
          <w:rFonts w:ascii="Times New Roman" w:hAnsi="Times New Roman"/>
          <w:color w:val="212121"/>
        </w:rPr>
      </w:pPr>
      <w:r>
        <w:rPr>
          <w:rFonts w:ascii="Times New Roman" w:hAnsi="Times New Roman"/>
          <w:color w:val="212121"/>
        </w:rPr>
        <w:t xml:space="preserve">-3 categories, pull out variables for each </w:t>
      </w:r>
      <w:proofErr w:type="gramStart"/>
      <w:r>
        <w:rPr>
          <w:rFonts w:ascii="Times New Roman" w:hAnsi="Times New Roman"/>
          <w:color w:val="212121"/>
        </w:rPr>
        <w:t>category;</w:t>
      </w:r>
      <w:proofErr w:type="gramEnd"/>
      <w:r>
        <w:rPr>
          <w:rFonts w:ascii="Times New Roman" w:hAnsi="Times New Roman"/>
          <w:color w:val="212121"/>
        </w:rPr>
        <w:t xml:space="preserve"> </w:t>
      </w:r>
    </w:p>
    <w:p w14:paraId="4EE156D5" w14:textId="4E964985" w:rsidR="001E002A" w:rsidRDefault="001E002A" w:rsidP="009D48B8">
      <w:pPr>
        <w:rPr>
          <w:rFonts w:ascii="Times New Roman" w:hAnsi="Times New Roman"/>
          <w:color w:val="212121"/>
        </w:rPr>
      </w:pPr>
      <w:r>
        <w:rPr>
          <w:rFonts w:ascii="Times New Roman" w:hAnsi="Times New Roman"/>
          <w:color w:val="212121"/>
        </w:rPr>
        <w:t>-then deservingness</w:t>
      </w:r>
    </w:p>
    <w:p w14:paraId="733F2150" w14:textId="4189C69D" w:rsidR="001E002A" w:rsidRDefault="001E002A" w:rsidP="009D48B8">
      <w:pPr>
        <w:rPr>
          <w:rFonts w:ascii="Times New Roman" w:hAnsi="Times New Roman"/>
          <w:color w:val="212121"/>
        </w:rPr>
      </w:pPr>
      <w:r>
        <w:rPr>
          <w:rFonts w:ascii="Times New Roman" w:hAnsi="Times New Roman"/>
          <w:color w:val="212121"/>
        </w:rPr>
        <w:t>-then policy</w:t>
      </w:r>
    </w:p>
    <w:p w14:paraId="425EEBCD" w14:textId="7705F08A" w:rsidR="001E002A" w:rsidRDefault="001E002A" w:rsidP="009D48B8">
      <w:pPr>
        <w:rPr>
          <w:rFonts w:ascii="Times New Roman" w:hAnsi="Times New Roman"/>
          <w:color w:val="212121"/>
        </w:rPr>
      </w:pPr>
      <w:r>
        <w:rPr>
          <w:rFonts w:ascii="Times New Roman" w:hAnsi="Times New Roman"/>
          <w:color w:val="212121"/>
        </w:rPr>
        <w:t xml:space="preserve">(questions about whether they’ll be averaged, </w:t>
      </w:r>
      <w:proofErr w:type="spellStart"/>
      <w:r>
        <w:rPr>
          <w:rFonts w:ascii="Times New Roman" w:hAnsi="Times New Roman"/>
          <w:color w:val="212121"/>
        </w:rPr>
        <w:t>etc</w:t>
      </w:r>
      <w:proofErr w:type="spellEnd"/>
      <w:r>
        <w:rPr>
          <w:rFonts w:ascii="Times New Roman" w:hAnsi="Times New Roman"/>
          <w:color w:val="212121"/>
        </w:rPr>
        <w:t>)</w:t>
      </w:r>
    </w:p>
    <w:p w14:paraId="5C007B31" w14:textId="77777777" w:rsidR="001E002A" w:rsidRDefault="001E002A" w:rsidP="009D48B8">
      <w:pPr>
        <w:rPr>
          <w:rFonts w:ascii="Times New Roman" w:hAnsi="Times New Roman"/>
          <w:color w:val="212121"/>
        </w:rPr>
      </w:pPr>
    </w:p>
    <w:p w14:paraId="4F9446DC" w14:textId="5EA188F5" w:rsidR="001E002A" w:rsidRDefault="001E002A" w:rsidP="009D48B8">
      <w:pPr>
        <w:rPr>
          <w:rFonts w:ascii="Times New Roman" w:hAnsi="Times New Roman"/>
          <w:color w:val="212121"/>
        </w:rPr>
      </w:pPr>
      <w:r>
        <w:rPr>
          <w:rFonts w:ascii="Times New Roman" w:hAnsi="Times New Roman"/>
          <w:color w:val="212121"/>
        </w:rPr>
        <w:t>-then finish controls</w:t>
      </w:r>
    </w:p>
    <w:p w14:paraId="5D826B5F" w14:textId="77777777" w:rsidR="001E002A" w:rsidRDefault="001E002A" w:rsidP="009D48B8">
      <w:pPr>
        <w:rPr>
          <w:rFonts w:ascii="Times New Roman" w:hAnsi="Times New Roman"/>
          <w:color w:val="212121"/>
        </w:rPr>
      </w:pPr>
    </w:p>
    <w:p w14:paraId="067CE2A0" w14:textId="2C108C83" w:rsidR="001E002A" w:rsidRDefault="001E002A" w:rsidP="009D48B8">
      <w:pPr>
        <w:rPr>
          <w:rFonts w:ascii="Times New Roman" w:hAnsi="Times New Roman"/>
          <w:color w:val="212121"/>
        </w:rPr>
      </w:pPr>
      <w:r>
        <w:rPr>
          <w:rFonts w:ascii="Times New Roman" w:hAnsi="Times New Roman"/>
          <w:color w:val="212121"/>
        </w:rPr>
        <w:t>-then controls mediator moderator</w:t>
      </w:r>
    </w:p>
    <w:p w14:paraId="0BD98766" w14:textId="77777777" w:rsidR="001E002A" w:rsidRDefault="001E002A" w:rsidP="009D48B8">
      <w:pPr>
        <w:rPr>
          <w:rFonts w:ascii="Times New Roman" w:hAnsi="Times New Roman"/>
          <w:color w:val="212121"/>
        </w:rPr>
      </w:pPr>
    </w:p>
    <w:p w14:paraId="3C4C1104" w14:textId="383F253E" w:rsidR="001E002A" w:rsidRDefault="001E002A" w:rsidP="009D48B8">
      <w:pPr>
        <w:rPr>
          <w:rFonts w:ascii="Times New Roman" w:hAnsi="Times New Roman"/>
          <w:color w:val="212121"/>
        </w:rPr>
      </w:pPr>
      <w:r>
        <w:rPr>
          <w:rFonts w:ascii="Times New Roman" w:hAnsi="Times New Roman"/>
          <w:color w:val="212121"/>
        </w:rPr>
        <w:t>-3 step process, regress deservingness on exposure and all controls; 2 regress policy on exposure</w:t>
      </w:r>
    </w:p>
    <w:p w14:paraId="1D492F22" w14:textId="77777777" w:rsidR="001E002A" w:rsidRDefault="001E002A" w:rsidP="009D48B8">
      <w:pPr>
        <w:rPr>
          <w:rFonts w:ascii="Times New Roman" w:hAnsi="Times New Roman"/>
          <w:color w:val="212121"/>
        </w:rPr>
      </w:pPr>
    </w:p>
    <w:p w14:paraId="2EE51A8C" w14:textId="2F15EEB1" w:rsidR="001E002A" w:rsidRDefault="001E002A" w:rsidP="009D48B8">
      <w:pPr>
        <w:rPr>
          <w:rFonts w:ascii="Times New Roman" w:hAnsi="Times New Roman"/>
          <w:color w:val="212121"/>
        </w:rPr>
      </w:pPr>
      <w:r>
        <w:rPr>
          <w:rFonts w:ascii="Times New Roman" w:hAnsi="Times New Roman"/>
          <w:color w:val="212121"/>
        </w:rPr>
        <w:t>Then 3, how des imp pol</w:t>
      </w:r>
    </w:p>
    <w:p w14:paraId="09BC49B4" w14:textId="77777777" w:rsidR="001E002A" w:rsidRDefault="001E002A" w:rsidP="009D48B8">
      <w:pPr>
        <w:rPr>
          <w:rFonts w:ascii="Times New Roman" w:hAnsi="Times New Roman"/>
          <w:color w:val="212121"/>
        </w:rPr>
      </w:pPr>
    </w:p>
    <w:p w14:paraId="7C18C974" w14:textId="56AFA813" w:rsidR="001E002A" w:rsidRDefault="001E002A" w:rsidP="009D48B8">
      <w:pPr>
        <w:rPr>
          <w:rFonts w:ascii="Times New Roman" w:hAnsi="Times New Roman"/>
          <w:color w:val="212121"/>
        </w:rPr>
      </w:pPr>
      <w:r>
        <w:rPr>
          <w:rFonts w:ascii="Times New Roman" w:hAnsi="Times New Roman"/>
          <w:color w:val="212121"/>
        </w:rPr>
        <w:t>Mediated effect as prod of 2</w:t>
      </w:r>
    </w:p>
    <w:p w14:paraId="5C80AE14" w14:textId="77777777" w:rsidR="001E002A" w:rsidRDefault="001E002A" w:rsidP="009D48B8">
      <w:pPr>
        <w:rPr>
          <w:rFonts w:ascii="Times New Roman" w:hAnsi="Times New Roman"/>
          <w:color w:val="212121"/>
        </w:rPr>
      </w:pPr>
    </w:p>
    <w:p w14:paraId="4269B839" w14:textId="16377D79" w:rsidR="001E002A" w:rsidRPr="009D48B8" w:rsidRDefault="001E002A" w:rsidP="009D48B8">
      <w:pPr>
        <w:rPr>
          <w:rFonts w:ascii="Times New Roman" w:hAnsi="Times New Roman"/>
          <w:color w:val="212121"/>
        </w:rPr>
      </w:pPr>
      <w:r>
        <w:rPr>
          <w:rFonts w:ascii="Times New Roman" w:hAnsi="Times New Roman"/>
          <w:color w:val="212121"/>
        </w:rPr>
        <w:t>Eventually maybe structural. Eq. model</w:t>
      </w:r>
    </w:p>
    <w:p w14:paraId="68C82A27" w14:textId="77777777" w:rsidR="005F6654" w:rsidRDefault="005F6654" w:rsidP="005F6654">
      <w:pPr>
        <w:spacing w:line="360" w:lineRule="auto"/>
        <w:rPr>
          <w:rFonts w:ascii="Times New Roman" w:hAnsi="Times New Roman"/>
          <w:color w:val="212121"/>
        </w:rPr>
      </w:pPr>
    </w:p>
    <w:p w14:paraId="01D99CB2" w14:textId="77777777" w:rsidR="005F6654" w:rsidRDefault="005F6654" w:rsidP="005F6654">
      <w:pPr>
        <w:spacing w:line="360" w:lineRule="auto"/>
        <w:rPr>
          <w:rFonts w:ascii="Times New Roman" w:hAnsi="Times New Roman"/>
          <w:color w:val="212121"/>
        </w:rPr>
      </w:pPr>
    </w:p>
    <w:p w14:paraId="1DB31142" w14:textId="77777777" w:rsidR="005F6654" w:rsidRPr="005F6654" w:rsidRDefault="005F6654" w:rsidP="005F6654">
      <w:pPr>
        <w:spacing w:line="360" w:lineRule="auto"/>
        <w:rPr>
          <w:rFonts w:ascii="Times New Roman" w:hAnsi="Times New Roman"/>
          <w:color w:val="212121"/>
        </w:rPr>
      </w:pPr>
    </w:p>
    <w:p w14:paraId="68A6DD09" w14:textId="1506F1DF" w:rsidR="00A2270B" w:rsidRPr="005F6654" w:rsidRDefault="00A2270B" w:rsidP="005F6654">
      <w:pPr>
        <w:spacing w:line="360" w:lineRule="auto"/>
        <w:rPr>
          <w:rFonts w:ascii="Times New Roman" w:hAnsi="Times New Roman"/>
          <w:color w:val="212121"/>
        </w:rPr>
      </w:pPr>
    </w:p>
    <w:p w14:paraId="42AC2873" w14:textId="77777777" w:rsidR="006F3259" w:rsidRPr="005F6654" w:rsidRDefault="006F3259" w:rsidP="005F6654">
      <w:pPr>
        <w:spacing w:line="360" w:lineRule="auto"/>
        <w:rPr>
          <w:rFonts w:ascii="Times New Roman" w:hAnsi="Times New Roman"/>
          <w:color w:val="212121"/>
        </w:rPr>
      </w:pPr>
    </w:p>
    <w:p w14:paraId="2B3507E5" w14:textId="77777777" w:rsidR="00A2270B" w:rsidRDefault="00A2270B" w:rsidP="002415CE">
      <w:pPr>
        <w:spacing w:line="360" w:lineRule="auto"/>
        <w:rPr>
          <w:rFonts w:ascii="Times New Roman" w:hAnsi="Times New Roman"/>
          <w:color w:val="212121"/>
        </w:rPr>
      </w:pPr>
    </w:p>
    <w:p w14:paraId="24817566" w14:textId="77777777" w:rsidR="002415CE" w:rsidRPr="00EB406C" w:rsidRDefault="002415CE" w:rsidP="00F72FAD">
      <w:pPr>
        <w:spacing w:line="360" w:lineRule="auto"/>
        <w:rPr>
          <w:rFonts w:ascii="Times New Roman" w:hAnsi="Times New Roman"/>
        </w:rPr>
      </w:pPr>
    </w:p>
    <w:sectPr w:rsidR="002415CE" w:rsidRPr="00EB406C" w:rsidSect="00102EC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Kristina Mensik" w:date="2025-03-12T19:40:00Z" w:initials="KM">
    <w:p w14:paraId="6D9026F3" w14:textId="77777777" w:rsidR="008E183C" w:rsidRDefault="008E183C" w:rsidP="008E183C">
      <w:r>
        <w:rPr>
          <w:rStyle w:val="CommentReference"/>
        </w:rPr>
        <w:annotationRef/>
      </w:r>
      <w:r>
        <w:rPr>
          <w:color w:val="000000"/>
          <w:sz w:val="20"/>
          <w:szCs w:val="20"/>
        </w:rPr>
        <w:t>I know not the first, just trying to get a start going to say (1) policy feedback literature shows criminal legal contact shapes behavior, (2) less is known about how it shapes perceptions of targets, (3) social construction theory explains perceptions of targets</w:t>
      </w:r>
    </w:p>
    <w:p w14:paraId="315D3CE8" w14:textId="77777777" w:rsidR="008E183C" w:rsidRDefault="008E183C" w:rsidP="008E183C"/>
  </w:comment>
  <w:comment w:id="1" w:author="Candis Watts Smith" w:date="2025-03-06T13:05:00Z" w:initials="CWS">
    <w:p w14:paraId="12598080" w14:textId="1DC59B89" w:rsidR="00A2270B" w:rsidRDefault="00A2270B" w:rsidP="00A2270B">
      <w:r>
        <w:rPr>
          <w:rStyle w:val="CommentReference"/>
        </w:rPr>
        <w:annotationRef/>
      </w:r>
      <w:r>
        <w:rPr>
          <w:color w:val="000000"/>
          <w:sz w:val="20"/>
          <w:szCs w:val="20"/>
        </w:rPr>
        <w:t>This belongs in the introduction: Why is this question and its answer important?</w:t>
      </w:r>
    </w:p>
  </w:comment>
  <w:comment w:id="2" w:author="Kristina Mensik" w:date="2025-03-14T14:28:00Z" w:initials="KM">
    <w:p w14:paraId="7978F503" w14:textId="77777777" w:rsidR="000A5A4B" w:rsidRDefault="000A5A4B" w:rsidP="000A5A4B">
      <w:r>
        <w:rPr>
          <w:rStyle w:val="CommentReference"/>
        </w:rPr>
        <w:annotationRef/>
      </w:r>
      <w:r>
        <w:rPr>
          <w:color w:val="000000"/>
          <w:sz w:val="20"/>
          <w:szCs w:val="20"/>
        </w:rPr>
        <w:t xml:space="preserve">alternatively: these may produce affective reactions, or translate into judgements </w:t>
      </w:r>
    </w:p>
  </w:comment>
  <w:comment w:id="3" w:author="Kristina Mensik" w:date="2025-03-14T15:30:00Z" w:initials="KM">
    <w:p w14:paraId="4DD952B2" w14:textId="77777777" w:rsidR="003E66BA" w:rsidRDefault="003E66BA" w:rsidP="003E66BA">
      <w:r>
        <w:rPr>
          <w:rStyle w:val="CommentReference"/>
        </w:rPr>
        <w:annotationRef/>
      </w:r>
      <w:r>
        <w:rPr>
          <w:color w:val="000000"/>
          <w:sz w:val="20"/>
          <w:szCs w:val="20"/>
        </w:rPr>
        <w:t xml:space="preserve">Add citations, </w:t>
      </w:r>
      <w:r>
        <w:rPr>
          <w:color w:val="202020"/>
          <w:sz w:val="20"/>
          <w:szCs w:val="20"/>
        </w:rPr>
        <w:t xml:space="preserve">Owens, early Ewald). </w:t>
      </w:r>
    </w:p>
  </w:comment>
  <w:comment w:id="4" w:author="Kristina Mensik" w:date="2025-03-12T18:31:00Z" w:initials="KM">
    <w:p w14:paraId="3AE06F05" w14:textId="5066899E" w:rsidR="00BC6E1B" w:rsidRDefault="00BC6E1B" w:rsidP="00BC6E1B">
      <w:r>
        <w:rPr>
          <w:rStyle w:val="CommentReference"/>
        </w:rPr>
        <w:annotationRef/>
      </w:r>
      <w:r>
        <w:rPr>
          <w:color w:val="000000"/>
          <w:sz w:val="20"/>
          <w:szCs w:val="20"/>
        </w:rPr>
        <w:t xml:space="preserve">Objective here is to bring social construction and policy feedback more closely together, before brief note on CARIN/deservingness heuristic </w:t>
      </w:r>
    </w:p>
  </w:comment>
  <w:comment w:id="7" w:author="Kristina Mensik" w:date="2025-03-05T16:42:00Z" w:initials="KM">
    <w:p w14:paraId="4B342BC3" w14:textId="22AED173" w:rsidR="00CD6FC1" w:rsidRDefault="00CD6FC1" w:rsidP="00CD6FC1">
      <w:r>
        <w:rPr>
          <w:rStyle w:val="CommentReference"/>
        </w:rPr>
        <w:annotationRef/>
      </w:r>
      <w:r>
        <w:rPr>
          <w:color w:val="202020"/>
          <w:sz w:val="20"/>
          <w:szCs w:val="20"/>
        </w:rPr>
        <w:t>[brief policy feedback literature on carceral contact? Extremely brief note that evidence about victims is mixed, overlap between multiple identities (victim, perp, knowing)?]</w:t>
      </w:r>
    </w:p>
    <w:p w14:paraId="2B7FA431" w14:textId="77777777" w:rsidR="00CD6FC1" w:rsidRDefault="00CD6FC1" w:rsidP="00CD6FC1"/>
  </w:comment>
  <w:comment w:id="9" w:author="Kristina Mensik" w:date="2025-03-05T11:19:00Z" w:initials="KM">
    <w:p w14:paraId="04768C19" w14:textId="77777777" w:rsidR="0033542A" w:rsidRDefault="0033542A" w:rsidP="0033542A">
      <w:r>
        <w:rPr>
          <w:rStyle w:val="CommentReference"/>
        </w:rPr>
        <w:annotationRef/>
      </w:r>
      <w:r>
        <w:rPr>
          <w:color w:val="202020"/>
          <w:sz w:val="20"/>
          <w:szCs w:val="20"/>
        </w:rPr>
        <w:t xml:space="preserve">At this stage, I have removed respondents who completed failed attention checks, who spent 5 minutes or less with the expected 30-minute survey, obvious satisfices, and respondents who did not answer dependent variable questions. </w:t>
      </w:r>
    </w:p>
    <w:p w14:paraId="52E93ADA" w14:textId="77777777" w:rsidR="0033542A" w:rsidRDefault="0033542A" w:rsidP="0033542A"/>
  </w:comment>
  <w:comment w:id="10" w:author="Kristina Mensik" w:date="2025-03-05T17:59:00Z" w:initials="KM">
    <w:p w14:paraId="588397A2" w14:textId="77777777" w:rsidR="0033542A" w:rsidRDefault="0033542A" w:rsidP="0033542A">
      <w:r>
        <w:rPr>
          <w:rStyle w:val="CommentReference"/>
        </w:rPr>
        <w:annotationRef/>
      </w:r>
      <w:r>
        <w:rPr>
          <w:color w:val="000000"/>
          <w:sz w:val="20"/>
          <w:szCs w:val="20"/>
        </w:rPr>
        <w:t>Add discussion of controls</w:t>
      </w:r>
    </w:p>
    <w:p w14:paraId="4B5D04E8" w14:textId="77777777" w:rsidR="0033542A" w:rsidRDefault="0033542A" w:rsidP="0033542A"/>
  </w:comment>
  <w:comment w:id="11" w:author="Kristina Mensik" w:date="2025-03-05T17:59:00Z" w:initials="KM">
    <w:p w14:paraId="4A921711" w14:textId="77777777" w:rsidR="0033542A" w:rsidRDefault="0033542A" w:rsidP="0033542A">
      <w:r>
        <w:rPr>
          <w:rStyle w:val="CommentReference"/>
        </w:rPr>
        <w:annotationRef/>
      </w:r>
      <w:r>
        <w:rPr>
          <w:color w:val="000000"/>
          <w:sz w:val="20"/>
          <w:szCs w:val="20"/>
        </w:rPr>
        <w:t>Add discussion of controls</w:t>
      </w:r>
    </w:p>
    <w:p w14:paraId="618BB865" w14:textId="77777777" w:rsidR="0033542A" w:rsidRDefault="0033542A" w:rsidP="0033542A"/>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15D3CE8" w15:done="0"/>
  <w15:commentEx w15:paraId="12598080" w15:done="1"/>
  <w15:commentEx w15:paraId="7978F503" w15:done="0"/>
  <w15:commentEx w15:paraId="4DD952B2" w15:done="0"/>
  <w15:commentEx w15:paraId="3AE06F05" w15:done="0"/>
  <w15:commentEx w15:paraId="2B7FA431" w15:done="0"/>
  <w15:commentEx w15:paraId="52E93ADA" w15:done="0"/>
  <w15:commentEx w15:paraId="4B5D04E8" w15:done="0"/>
  <w15:commentEx w15:paraId="618BB86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337D254" w16cex:dateUtc="2025-03-12T23:40:00Z"/>
  <w16cex:commentExtensible w16cex:durableId="3F453C19" w16cex:dateUtc="2025-03-06T18:05:00Z"/>
  <w16cex:commentExtensible w16cex:durableId="28A9DE76" w16cex:dateUtc="2025-03-14T18:28:00Z"/>
  <w16cex:commentExtensible w16cex:durableId="03543AE0" w16cex:dateUtc="2025-03-14T19:30:00Z"/>
  <w16cex:commentExtensible w16cex:durableId="16058088" w16cex:dateUtc="2025-03-12T22:31:00Z"/>
  <w16cex:commentExtensible w16cex:durableId="7C20F91D" w16cex:dateUtc="2025-03-05T21:42:00Z"/>
  <w16cex:commentExtensible w16cex:durableId="0D4FA098" w16cex:dateUtc="2025-03-05T16:19:00Z"/>
  <w16cex:commentExtensible w16cex:durableId="7CD9FF54" w16cex:dateUtc="2025-03-05T22:59:00Z"/>
  <w16cex:commentExtensible w16cex:durableId="7DFCE347" w16cex:dateUtc="2025-03-05T22: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15D3CE8" w16cid:durableId="2337D254"/>
  <w16cid:commentId w16cid:paraId="12598080" w16cid:durableId="3F453C19"/>
  <w16cid:commentId w16cid:paraId="7978F503" w16cid:durableId="28A9DE76"/>
  <w16cid:commentId w16cid:paraId="4DD952B2" w16cid:durableId="03543AE0"/>
  <w16cid:commentId w16cid:paraId="3AE06F05" w16cid:durableId="16058088"/>
  <w16cid:commentId w16cid:paraId="2B7FA431" w16cid:durableId="7C20F91D"/>
  <w16cid:commentId w16cid:paraId="52E93ADA" w16cid:durableId="0D4FA098"/>
  <w16cid:commentId w16cid:paraId="4B5D04E8" w16cid:durableId="7CD9FF54"/>
  <w16cid:commentId w16cid:paraId="618BB865" w16cid:durableId="7DFCE34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Open Sans">
    <w:altName w:val="﷽﷽﷽﷽﷽﷽﷽﷽s"/>
    <w:panose1 w:val="020B0606030504020204"/>
    <w:charset w:val="00"/>
    <w:family w:val="swiss"/>
    <w:pitch w:val="variable"/>
    <w:sig w:usb0="E00002EF" w:usb1="4000205B" w:usb2="00000028" w:usb3="00000000" w:csb0="0000019F" w:csb1="00000000"/>
  </w:font>
  <w:font w:name="Aptos Display">
    <w:panose1 w:val="020B0004020202020204"/>
    <w:charset w:val="00"/>
    <w:family w:val="swiss"/>
    <w:pitch w:val="variable"/>
    <w:sig w:usb0="20000287" w:usb1="00000003" w:usb2="00000000" w:usb3="00000000" w:csb0="0000019F" w:csb1="00000000"/>
  </w:font>
  <w:font w:name="Montserrat">
    <w:altName w:val="﷽﷽﷽﷽﷽﷽﷽﷽"/>
    <w:panose1 w:val="00000500000000000000"/>
    <w:charset w:val="4D"/>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FD3227"/>
    <w:multiLevelType w:val="hybridMultilevel"/>
    <w:tmpl w:val="4C34DD88"/>
    <w:lvl w:ilvl="0" w:tplc="B004FCEA">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8D47974"/>
    <w:multiLevelType w:val="hybridMultilevel"/>
    <w:tmpl w:val="8C784E24"/>
    <w:lvl w:ilvl="0" w:tplc="2206BA2A">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2EE6365"/>
    <w:multiLevelType w:val="hybridMultilevel"/>
    <w:tmpl w:val="DEE6B78A"/>
    <w:lvl w:ilvl="0" w:tplc="0409000B">
      <w:start w:val="1"/>
      <w:numFmt w:val="bullet"/>
      <w:lvlText w:val=""/>
      <w:lvlJc w:val="left"/>
      <w:pPr>
        <w:ind w:left="770" w:hanging="360"/>
      </w:pPr>
      <w:rPr>
        <w:rFonts w:ascii="Wingdings" w:hAnsi="Wingdings"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3" w15:restartNumberingAfterBreak="0">
    <w:nsid w:val="74CE4750"/>
    <w:multiLevelType w:val="hybridMultilevel"/>
    <w:tmpl w:val="926CA35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F5F427E"/>
    <w:multiLevelType w:val="hybridMultilevel"/>
    <w:tmpl w:val="AE2C7EA6"/>
    <w:lvl w:ilvl="0" w:tplc="0900B4C6">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10345916">
    <w:abstractNumId w:val="4"/>
  </w:num>
  <w:num w:numId="2" w16cid:durableId="1195114761">
    <w:abstractNumId w:val="0"/>
  </w:num>
  <w:num w:numId="3" w16cid:durableId="1902935609">
    <w:abstractNumId w:val="3"/>
  </w:num>
  <w:num w:numId="4" w16cid:durableId="692682186">
    <w:abstractNumId w:val="2"/>
  </w:num>
  <w:num w:numId="5" w16cid:durableId="1992713676">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ristina Mensik">
    <w15:presenceInfo w15:providerId="AD" w15:userId="S::kom11@duke.edu::979dd20b-fab2-4478-b7fb-462aa92fafcc"/>
  </w15:person>
  <w15:person w15:author="Candis Watts Smith">
    <w15:presenceInfo w15:providerId="AD" w15:userId="S::csw5@duke.edu::aafbe89c-903e-4137-a8c7-7f5a4114767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358B"/>
    <w:rsid w:val="0000145B"/>
    <w:rsid w:val="00002BC8"/>
    <w:rsid w:val="00004B39"/>
    <w:rsid w:val="000160A0"/>
    <w:rsid w:val="000165B8"/>
    <w:rsid w:val="00022097"/>
    <w:rsid w:val="0002297E"/>
    <w:rsid w:val="000306ED"/>
    <w:rsid w:val="00030A8C"/>
    <w:rsid w:val="00037BF8"/>
    <w:rsid w:val="000567DA"/>
    <w:rsid w:val="00060CBE"/>
    <w:rsid w:val="0006430A"/>
    <w:rsid w:val="000666CE"/>
    <w:rsid w:val="0007121B"/>
    <w:rsid w:val="0007127D"/>
    <w:rsid w:val="000731A7"/>
    <w:rsid w:val="00073DEA"/>
    <w:rsid w:val="00076A45"/>
    <w:rsid w:val="00085C11"/>
    <w:rsid w:val="00093794"/>
    <w:rsid w:val="00093C91"/>
    <w:rsid w:val="00095BD0"/>
    <w:rsid w:val="000A5A4B"/>
    <w:rsid w:val="000C1731"/>
    <w:rsid w:val="000C49C5"/>
    <w:rsid w:val="000D060A"/>
    <w:rsid w:val="000D232F"/>
    <w:rsid w:val="000E0CC4"/>
    <w:rsid w:val="000E2273"/>
    <w:rsid w:val="000F2810"/>
    <w:rsid w:val="000F5217"/>
    <w:rsid w:val="000F7032"/>
    <w:rsid w:val="00102EC1"/>
    <w:rsid w:val="001124E8"/>
    <w:rsid w:val="00116A55"/>
    <w:rsid w:val="0012128D"/>
    <w:rsid w:val="001234D2"/>
    <w:rsid w:val="00124849"/>
    <w:rsid w:val="00125217"/>
    <w:rsid w:val="001348D5"/>
    <w:rsid w:val="001510CF"/>
    <w:rsid w:val="00154191"/>
    <w:rsid w:val="001548D9"/>
    <w:rsid w:val="001549A9"/>
    <w:rsid w:val="001610D3"/>
    <w:rsid w:val="001632D4"/>
    <w:rsid w:val="00166993"/>
    <w:rsid w:val="0016729F"/>
    <w:rsid w:val="00184E14"/>
    <w:rsid w:val="001855ED"/>
    <w:rsid w:val="00193954"/>
    <w:rsid w:val="001A070E"/>
    <w:rsid w:val="001A4786"/>
    <w:rsid w:val="001B2435"/>
    <w:rsid w:val="001C20E2"/>
    <w:rsid w:val="001C5DAA"/>
    <w:rsid w:val="001C79D2"/>
    <w:rsid w:val="001D0700"/>
    <w:rsid w:val="001D2BC2"/>
    <w:rsid w:val="001D2F42"/>
    <w:rsid w:val="001E002A"/>
    <w:rsid w:val="001E7DDC"/>
    <w:rsid w:val="001F484E"/>
    <w:rsid w:val="001F499D"/>
    <w:rsid w:val="001F5B84"/>
    <w:rsid w:val="002054C9"/>
    <w:rsid w:val="00206533"/>
    <w:rsid w:val="002131AE"/>
    <w:rsid w:val="00215F2A"/>
    <w:rsid w:val="002207E4"/>
    <w:rsid w:val="00225F9F"/>
    <w:rsid w:val="00231B05"/>
    <w:rsid w:val="00233885"/>
    <w:rsid w:val="002415CE"/>
    <w:rsid w:val="00246E5A"/>
    <w:rsid w:val="00250029"/>
    <w:rsid w:val="00256025"/>
    <w:rsid w:val="00264DA6"/>
    <w:rsid w:val="002679E9"/>
    <w:rsid w:val="00283586"/>
    <w:rsid w:val="00291F8D"/>
    <w:rsid w:val="002A12FD"/>
    <w:rsid w:val="002A3E5C"/>
    <w:rsid w:val="002B43E8"/>
    <w:rsid w:val="002C3D1D"/>
    <w:rsid w:val="002C64FC"/>
    <w:rsid w:val="002D71A9"/>
    <w:rsid w:val="002E2EE7"/>
    <w:rsid w:val="002E5A77"/>
    <w:rsid w:val="002F4102"/>
    <w:rsid w:val="002F6609"/>
    <w:rsid w:val="002F75ED"/>
    <w:rsid w:val="003118B9"/>
    <w:rsid w:val="003128F1"/>
    <w:rsid w:val="00313CF8"/>
    <w:rsid w:val="00324D4D"/>
    <w:rsid w:val="003327B8"/>
    <w:rsid w:val="00332933"/>
    <w:rsid w:val="0033542A"/>
    <w:rsid w:val="003368F2"/>
    <w:rsid w:val="003443C2"/>
    <w:rsid w:val="00347099"/>
    <w:rsid w:val="00347E04"/>
    <w:rsid w:val="003507D7"/>
    <w:rsid w:val="00351083"/>
    <w:rsid w:val="00352D4D"/>
    <w:rsid w:val="00353817"/>
    <w:rsid w:val="003575F1"/>
    <w:rsid w:val="00373912"/>
    <w:rsid w:val="00375255"/>
    <w:rsid w:val="003766CF"/>
    <w:rsid w:val="0038172E"/>
    <w:rsid w:val="0038248B"/>
    <w:rsid w:val="00384A5A"/>
    <w:rsid w:val="003B6612"/>
    <w:rsid w:val="003B7CD3"/>
    <w:rsid w:val="003C585B"/>
    <w:rsid w:val="003D6392"/>
    <w:rsid w:val="003E66BA"/>
    <w:rsid w:val="003F3987"/>
    <w:rsid w:val="004013E8"/>
    <w:rsid w:val="00416A5B"/>
    <w:rsid w:val="00417921"/>
    <w:rsid w:val="0042383C"/>
    <w:rsid w:val="0043020F"/>
    <w:rsid w:val="00441258"/>
    <w:rsid w:val="0044237B"/>
    <w:rsid w:val="0044568F"/>
    <w:rsid w:val="00446237"/>
    <w:rsid w:val="004608B6"/>
    <w:rsid w:val="00466402"/>
    <w:rsid w:val="004667D5"/>
    <w:rsid w:val="0047276A"/>
    <w:rsid w:val="0047469F"/>
    <w:rsid w:val="004764FC"/>
    <w:rsid w:val="00485BD3"/>
    <w:rsid w:val="00485EAB"/>
    <w:rsid w:val="00490C4B"/>
    <w:rsid w:val="00491D89"/>
    <w:rsid w:val="00495B2D"/>
    <w:rsid w:val="00497078"/>
    <w:rsid w:val="004D030E"/>
    <w:rsid w:val="004D3AE3"/>
    <w:rsid w:val="004E4D8D"/>
    <w:rsid w:val="004E610C"/>
    <w:rsid w:val="004F3657"/>
    <w:rsid w:val="004F7310"/>
    <w:rsid w:val="00503832"/>
    <w:rsid w:val="0050599A"/>
    <w:rsid w:val="00510D4A"/>
    <w:rsid w:val="00516431"/>
    <w:rsid w:val="005401C8"/>
    <w:rsid w:val="005433F6"/>
    <w:rsid w:val="00547C03"/>
    <w:rsid w:val="00550DEB"/>
    <w:rsid w:val="00553997"/>
    <w:rsid w:val="00555B93"/>
    <w:rsid w:val="00557ED0"/>
    <w:rsid w:val="00563FBB"/>
    <w:rsid w:val="0057042B"/>
    <w:rsid w:val="00576352"/>
    <w:rsid w:val="00577E2E"/>
    <w:rsid w:val="00577FD1"/>
    <w:rsid w:val="0058497C"/>
    <w:rsid w:val="0059321D"/>
    <w:rsid w:val="00593A0A"/>
    <w:rsid w:val="00595AE1"/>
    <w:rsid w:val="005A3876"/>
    <w:rsid w:val="005B2708"/>
    <w:rsid w:val="005B672F"/>
    <w:rsid w:val="005B76A6"/>
    <w:rsid w:val="005C2C44"/>
    <w:rsid w:val="005C5DBE"/>
    <w:rsid w:val="005C602E"/>
    <w:rsid w:val="005D0B2A"/>
    <w:rsid w:val="005D6429"/>
    <w:rsid w:val="005E47DA"/>
    <w:rsid w:val="005F119E"/>
    <w:rsid w:val="005F1525"/>
    <w:rsid w:val="005F6654"/>
    <w:rsid w:val="00600F90"/>
    <w:rsid w:val="00605073"/>
    <w:rsid w:val="00606737"/>
    <w:rsid w:val="00621765"/>
    <w:rsid w:val="0062203C"/>
    <w:rsid w:val="00624BCB"/>
    <w:rsid w:val="00624EA2"/>
    <w:rsid w:val="00625D0B"/>
    <w:rsid w:val="0063407A"/>
    <w:rsid w:val="00637CDE"/>
    <w:rsid w:val="00651487"/>
    <w:rsid w:val="00653CC4"/>
    <w:rsid w:val="006651AB"/>
    <w:rsid w:val="00673452"/>
    <w:rsid w:val="00674FAC"/>
    <w:rsid w:val="006832AB"/>
    <w:rsid w:val="00692B49"/>
    <w:rsid w:val="006937A5"/>
    <w:rsid w:val="006B0AB9"/>
    <w:rsid w:val="006B5E11"/>
    <w:rsid w:val="006B7E6F"/>
    <w:rsid w:val="006D28B6"/>
    <w:rsid w:val="006D55B4"/>
    <w:rsid w:val="006E1CDD"/>
    <w:rsid w:val="006E30FC"/>
    <w:rsid w:val="006E6976"/>
    <w:rsid w:val="006E76CF"/>
    <w:rsid w:val="006F07DC"/>
    <w:rsid w:val="006F25D4"/>
    <w:rsid w:val="006F3259"/>
    <w:rsid w:val="006F3BA0"/>
    <w:rsid w:val="006F4AB5"/>
    <w:rsid w:val="00703833"/>
    <w:rsid w:val="00704919"/>
    <w:rsid w:val="00706C42"/>
    <w:rsid w:val="007102EE"/>
    <w:rsid w:val="007144B9"/>
    <w:rsid w:val="00720E58"/>
    <w:rsid w:val="007229E5"/>
    <w:rsid w:val="007260E7"/>
    <w:rsid w:val="0074211B"/>
    <w:rsid w:val="00743F83"/>
    <w:rsid w:val="00747497"/>
    <w:rsid w:val="00760C6C"/>
    <w:rsid w:val="007612F8"/>
    <w:rsid w:val="007702B6"/>
    <w:rsid w:val="007844CF"/>
    <w:rsid w:val="0078459D"/>
    <w:rsid w:val="0078736A"/>
    <w:rsid w:val="00790555"/>
    <w:rsid w:val="007916A0"/>
    <w:rsid w:val="00794768"/>
    <w:rsid w:val="00795A90"/>
    <w:rsid w:val="007A25B7"/>
    <w:rsid w:val="007A2BF8"/>
    <w:rsid w:val="007B5797"/>
    <w:rsid w:val="007C0F09"/>
    <w:rsid w:val="007C6B43"/>
    <w:rsid w:val="007C7BBD"/>
    <w:rsid w:val="007D03D6"/>
    <w:rsid w:val="007D343E"/>
    <w:rsid w:val="007D7B02"/>
    <w:rsid w:val="007E5AEA"/>
    <w:rsid w:val="007E7635"/>
    <w:rsid w:val="0080273C"/>
    <w:rsid w:val="00802BC7"/>
    <w:rsid w:val="0080771F"/>
    <w:rsid w:val="0082285D"/>
    <w:rsid w:val="00827039"/>
    <w:rsid w:val="00841DEA"/>
    <w:rsid w:val="00857AE8"/>
    <w:rsid w:val="00865B41"/>
    <w:rsid w:val="00865EEC"/>
    <w:rsid w:val="00880953"/>
    <w:rsid w:val="00881069"/>
    <w:rsid w:val="00891166"/>
    <w:rsid w:val="00893E8C"/>
    <w:rsid w:val="0089777A"/>
    <w:rsid w:val="008A58E6"/>
    <w:rsid w:val="008A5B66"/>
    <w:rsid w:val="008A7070"/>
    <w:rsid w:val="008B0337"/>
    <w:rsid w:val="008B6342"/>
    <w:rsid w:val="008C3CBC"/>
    <w:rsid w:val="008C4724"/>
    <w:rsid w:val="008C50C3"/>
    <w:rsid w:val="008D3EE4"/>
    <w:rsid w:val="008E1525"/>
    <w:rsid w:val="008E183C"/>
    <w:rsid w:val="008E22CB"/>
    <w:rsid w:val="008E3B59"/>
    <w:rsid w:val="008F457C"/>
    <w:rsid w:val="00913C5A"/>
    <w:rsid w:val="009142A6"/>
    <w:rsid w:val="0091435D"/>
    <w:rsid w:val="00922E75"/>
    <w:rsid w:val="00931DCD"/>
    <w:rsid w:val="0093302D"/>
    <w:rsid w:val="009339C4"/>
    <w:rsid w:val="009410B8"/>
    <w:rsid w:val="00947B45"/>
    <w:rsid w:val="0095054A"/>
    <w:rsid w:val="00960ABD"/>
    <w:rsid w:val="009626F4"/>
    <w:rsid w:val="00967766"/>
    <w:rsid w:val="009804F0"/>
    <w:rsid w:val="009812A5"/>
    <w:rsid w:val="009A0B53"/>
    <w:rsid w:val="009A0BF3"/>
    <w:rsid w:val="009A2F26"/>
    <w:rsid w:val="009A3326"/>
    <w:rsid w:val="009B6EF3"/>
    <w:rsid w:val="009C1374"/>
    <w:rsid w:val="009D48B8"/>
    <w:rsid w:val="009D5760"/>
    <w:rsid w:val="009D6EAD"/>
    <w:rsid w:val="009E7E8F"/>
    <w:rsid w:val="009F22C4"/>
    <w:rsid w:val="00A00D65"/>
    <w:rsid w:val="00A05511"/>
    <w:rsid w:val="00A10698"/>
    <w:rsid w:val="00A1104C"/>
    <w:rsid w:val="00A16A19"/>
    <w:rsid w:val="00A2270B"/>
    <w:rsid w:val="00A34086"/>
    <w:rsid w:val="00A379C8"/>
    <w:rsid w:val="00A52253"/>
    <w:rsid w:val="00A75828"/>
    <w:rsid w:val="00A85E28"/>
    <w:rsid w:val="00A901EA"/>
    <w:rsid w:val="00A927B8"/>
    <w:rsid w:val="00A93C35"/>
    <w:rsid w:val="00AA0BCC"/>
    <w:rsid w:val="00AA55C4"/>
    <w:rsid w:val="00AB1061"/>
    <w:rsid w:val="00AB4733"/>
    <w:rsid w:val="00AB6163"/>
    <w:rsid w:val="00AC19B6"/>
    <w:rsid w:val="00AC350B"/>
    <w:rsid w:val="00AD0D2E"/>
    <w:rsid w:val="00AD3B06"/>
    <w:rsid w:val="00AD42DC"/>
    <w:rsid w:val="00AD7821"/>
    <w:rsid w:val="00AF1FDF"/>
    <w:rsid w:val="00AF316D"/>
    <w:rsid w:val="00AF3AC2"/>
    <w:rsid w:val="00AF62C0"/>
    <w:rsid w:val="00B156E9"/>
    <w:rsid w:val="00B20686"/>
    <w:rsid w:val="00B217A4"/>
    <w:rsid w:val="00B320A8"/>
    <w:rsid w:val="00B55BE7"/>
    <w:rsid w:val="00B64CBC"/>
    <w:rsid w:val="00B67599"/>
    <w:rsid w:val="00B7232B"/>
    <w:rsid w:val="00B7241C"/>
    <w:rsid w:val="00B741E3"/>
    <w:rsid w:val="00B93200"/>
    <w:rsid w:val="00B9430D"/>
    <w:rsid w:val="00B95652"/>
    <w:rsid w:val="00BA6294"/>
    <w:rsid w:val="00BB2F3D"/>
    <w:rsid w:val="00BC0458"/>
    <w:rsid w:val="00BC0A74"/>
    <w:rsid w:val="00BC2D30"/>
    <w:rsid w:val="00BC6E1B"/>
    <w:rsid w:val="00BD2212"/>
    <w:rsid w:val="00BE2FDD"/>
    <w:rsid w:val="00BE73A5"/>
    <w:rsid w:val="00BE764A"/>
    <w:rsid w:val="00BE79FD"/>
    <w:rsid w:val="00BF5AE9"/>
    <w:rsid w:val="00BF7F68"/>
    <w:rsid w:val="00C209B7"/>
    <w:rsid w:val="00C23633"/>
    <w:rsid w:val="00C25278"/>
    <w:rsid w:val="00C458C1"/>
    <w:rsid w:val="00C45E8C"/>
    <w:rsid w:val="00C56164"/>
    <w:rsid w:val="00C56288"/>
    <w:rsid w:val="00C712D3"/>
    <w:rsid w:val="00C7756E"/>
    <w:rsid w:val="00C81515"/>
    <w:rsid w:val="00C87FF7"/>
    <w:rsid w:val="00C91C2D"/>
    <w:rsid w:val="00CA77B8"/>
    <w:rsid w:val="00CB2607"/>
    <w:rsid w:val="00CB7AB1"/>
    <w:rsid w:val="00CD0A25"/>
    <w:rsid w:val="00CD10D5"/>
    <w:rsid w:val="00CD6FC1"/>
    <w:rsid w:val="00CE024C"/>
    <w:rsid w:val="00CE64D5"/>
    <w:rsid w:val="00CF4DC5"/>
    <w:rsid w:val="00CF7A60"/>
    <w:rsid w:val="00D0117F"/>
    <w:rsid w:val="00D03511"/>
    <w:rsid w:val="00D16AE2"/>
    <w:rsid w:val="00D25166"/>
    <w:rsid w:val="00D343F7"/>
    <w:rsid w:val="00D45B27"/>
    <w:rsid w:val="00D470C3"/>
    <w:rsid w:val="00D529E9"/>
    <w:rsid w:val="00D60814"/>
    <w:rsid w:val="00D60B04"/>
    <w:rsid w:val="00D7474C"/>
    <w:rsid w:val="00D81728"/>
    <w:rsid w:val="00DE06C1"/>
    <w:rsid w:val="00DE1A73"/>
    <w:rsid w:val="00DE28B8"/>
    <w:rsid w:val="00DE5831"/>
    <w:rsid w:val="00DE6841"/>
    <w:rsid w:val="00DF1182"/>
    <w:rsid w:val="00E01EE5"/>
    <w:rsid w:val="00E04209"/>
    <w:rsid w:val="00E1033B"/>
    <w:rsid w:val="00E11DC7"/>
    <w:rsid w:val="00E16FCA"/>
    <w:rsid w:val="00E35368"/>
    <w:rsid w:val="00E370D4"/>
    <w:rsid w:val="00E375D3"/>
    <w:rsid w:val="00E431F3"/>
    <w:rsid w:val="00E451B4"/>
    <w:rsid w:val="00E46DAD"/>
    <w:rsid w:val="00E51994"/>
    <w:rsid w:val="00E51F30"/>
    <w:rsid w:val="00E61A6A"/>
    <w:rsid w:val="00E70FF2"/>
    <w:rsid w:val="00E72186"/>
    <w:rsid w:val="00E80012"/>
    <w:rsid w:val="00E94774"/>
    <w:rsid w:val="00E95DB7"/>
    <w:rsid w:val="00EA07E9"/>
    <w:rsid w:val="00EA2599"/>
    <w:rsid w:val="00EA27FF"/>
    <w:rsid w:val="00EA3D4B"/>
    <w:rsid w:val="00EA535F"/>
    <w:rsid w:val="00EA7C26"/>
    <w:rsid w:val="00EB3A30"/>
    <w:rsid w:val="00EB406C"/>
    <w:rsid w:val="00EB4C75"/>
    <w:rsid w:val="00ED2CCB"/>
    <w:rsid w:val="00ED743A"/>
    <w:rsid w:val="00ED7F81"/>
    <w:rsid w:val="00EE10DB"/>
    <w:rsid w:val="00EE5879"/>
    <w:rsid w:val="00EF17CA"/>
    <w:rsid w:val="00EF618E"/>
    <w:rsid w:val="00F046C6"/>
    <w:rsid w:val="00F104E9"/>
    <w:rsid w:val="00F1054A"/>
    <w:rsid w:val="00F2058F"/>
    <w:rsid w:val="00F249B8"/>
    <w:rsid w:val="00F31C7A"/>
    <w:rsid w:val="00F34DAD"/>
    <w:rsid w:val="00F35243"/>
    <w:rsid w:val="00F40FCB"/>
    <w:rsid w:val="00F43D32"/>
    <w:rsid w:val="00F44820"/>
    <w:rsid w:val="00F46C73"/>
    <w:rsid w:val="00F51C6D"/>
    <w:rsid w:val="00F55614"/>
    <w:rsid w:val="00F6438C"/>
    <w:rsid w:val="00F72FAD"/>
    <w:rsid w:val="00F7358B"/>
    <w:rsid w:val="00F80189"/>
    <w:rsid w:val="00F801FA"/>
    <w:rsid w:val="00F866D0"/>
    <w:rsid w:val="00F87D07"/>
    <w:rsid w:val="00F90406"/>
    <w:rsid w:val="00F92E6A"/>
    <w:rsid w:val="00F9429C"/>
    <w:rsid w:val="00F9666E"/>
    <w:rsid w:val="00FA468C"/>
    <w:rsid w:val="00FB02C3"/>
    <w:rsid w:val="00FB0FA2"/>
    <w:rsid w:val="00FB76C6"/>
    <w:rsid w:val="00FC39A2"/>
    <w:rsid w:val="00FC3F08"/>
    <w:rsid w:val="00FD0E63"/>
    <w:rsid w:val="00FD72E4"/>
    <w:rsid w:val="00FE0C56"/>
    <w:rsid w:val="00FE3D39"/>
    <w:rsid w:val="00FE42E9"/>
    <w:rsid w:val="00FF7E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1C46DDA"/>
  <w15:chartTrackingRefBased/>
  <w15:docId w15:val="{238AB0E6-D24D-F24F-98C0-ABFCB8B87F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1CDD"/>
    <w:rPr>
      <w:rFonts w:ascii="Open Sans" w:hAnsi="Open Sans" w:cs="Times New Roman"/>
      <w:sz w:val="22"/>
    </w:rPr>
  </w:style>
  <w:style w:type="paragraph" w:styleId="Heading1">
    <w:name w:val="heading 1"/>
    <w:basedOn w:val="Normal"/>
    <w:next w:val="Normal"/>
    <w:link w:val="Heading1Char"/>
    <w:uiPriority w:val="9"/>
    <w:qFormat/>
    <w:rsid w:val="00F735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link w:val="Heading2Char"/>
    <w:uiPriority w:val="9"/>
    <w:unhideWhenUsed/>
    <w:qFormat/>
    <w:rsid w:val="006E1CDD"/>
    <w:pPr>
      <w:ind w:left="1339"/>
      <w:outlineLvl w:val="1"/>
    </w:pPr>
    <w:rPr>
      <w:rFonts w:ascii="Montserrat" w:hAnsi="Montserrat"/>
      <w:b/>
      <w:bCs/>
      <w:sz w:val="21"/>
      <w:szCs w:val="21"/>
    </w:rPr>
  </w:style>
  <w:style w:type="paragraph" w:styleId="Heading3">
    <w:name w:val="heading 3"/>
    <w:basedOn w:val="Normal"/>
    <w:next w:val="Normal"/>
    <w:link w:val="Heading3Char"/>
    <w:uiPriority w:val="9"/>
    <w:semiHidden/>
    <w:unhideWhenUsed/>
    <w:qFormat/>
    <w:rsid w:val="00F7358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358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7358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7358B"/>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7358B"/>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7358B"/>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7358B"/>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E1CDD"/>
    <w:rPr>
      <w:rFonts w:ascii="Montserrat" w:eastAsia="Times New Roman" w:hAnsi="Montserrat" w:cs="Times New Roman"/>
      <w:b/>
      <w:bCs/>
      <w:sz w:val="21"/>
      <w:szCs w:val="21"/>
    </w:rPr>
  </w:style>
  <w:style w:type="paragraph" w:styleId="ListParagraph">
    <w:name w:val="List Paragraph"/>
    <w:basedOn w:val="Normal"/>
    <w:uiPriority w:val="1"/>
    <w:qFormat/>
    <w:rsid w:val="006E1CDD"/>
    <w:pPr>
      <w:spacing w:line="281" w:lineRule="exact"/>
      <w:ind w:left="2059" w:hanging="360"/>
    </w:pPr>
  </w:style>
  <w:style w:type="character" w:customStyle="1" w:styleId="Heading1Char">
    <w:name w:val="Heading 1 Char"/>
    <w:basedOn w:val="DefaultParagraphFont"/>
    <w:link w:val="Heading1"/>
    <w:uiPriority w:val="9"/>
    <w:rsid w:val="00F7358B"/>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F735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358B"/>
    <w:rPr>
      <w:rFonts w:eastAsiaTheme="majorEastAsia" w:cstheme="majorBidi"/>
      <w:i/>
      <w:iCs/>
      <w:color w:val="0F4761" w:themeColor="accent1" w:themeShade="BF"/>
      <w:sz w:val="22"/>
    </w:rPr>
  </w:style>
  <w:style w:type="character" w:customStyle="1" w:styleId="Heading5Char">
    <w:name w:val="Heading 5 Char"/>
    <w:basedOn w:val="DefaultParagraphFont"/>
    <w:link w:val="Heading5"/>
    <w:uiPriority w:val="9"/>
    <w:semiHidden/>
    <w:rsid w:val="00F7358B"/>
    <w:rPr>
      <w:rFonts w:eastAsiaTheme="majorEastAsia" w:cstheme="majorBidi"/>
      <w:color w:val="0F4761" w:themeColor="accent1" w:themeShade="BF"/>
      <w:sz w:val="22"/>
    </w:rPr>
  </w:style>
  <w:style w:type="character" w:customStyle="1" w:styleId="Heading6Char">
    <w:name w:val="Heading 6 Char"/>
    <w:basedOn w:val="DefaultParagraphFont"/>
    <w:link w:val="Heading6"/>
    <w:uiPriority w:val="9"/>
    <w:semiHidden/>
    <w:rsid w:val="00F7358B"/>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F7358B"/>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F7358B"/>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F7358B"/>
    <w:rPr>
      <w:rFonts w:eastAsiaTheme="majorEastAsia" w:cstheme="majorBidi"/>
      <w:color w:val="272727" w:themeColor="text1" w:themeTint="D8"/>
      <w:sz w:val="22"/>
    </w:rPr>
  </w:style>
  <w:style w:type="paragraph" w:styleId="Title">
    <w:name w:val="Title"/>
    <w:basedOn w:val="Normal"/>
    <w:next w:val="Normal"/>
    <w:link w:val="TitleChar"/>
    <w:uiPriority w:val="10"/>
    <w:qFormat/>
    <w:rsid w:val="00F7358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35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358B"/>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35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358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7358B"/>
    <w:rPr>
      <w:rFonts w:ascii="Open Sans" w:hAnsi="Open Sans" w:cs="Times New Roman"/>
      <w:i/>
      <w:iCs/>
      <w:color w:val="404040" w:themeColor="text1" w:themeTint="BF"/>
      <w:sz w:val="22"/>
    </w:rPr>
  </w:style>
  <w:style w:type="character" w:styleId="IntenseEmphasis">
    <w:name w:val="Intense Emphasis"/>
    <w:basedOn w:val="DefaultParagraphFont"/>
    <w:uiPriority w:val="21"/>
    <w:qFormat/>
    <w:rsid w:val="00F7358B"/>
    <w:rPr>
      <w:i/>
      <w:iCs/>
      <w:color w:val="0F4761" w:themeColor="accent1" w:themeShade="BF"/>
    </w:rPr>
  </w:style>
  <w:style w:type="paragraph" w:styleId="IntenseQuote">
    <w:name w:val="Intense Quote"/>
    <w:basedOn w:val="Normal"/>
    <w:next w:val="Normal"/>
    <w:link w:val="IntenseQuoteChar"/>
    <w:uiPriority w:val="30"/>
    <w:qFormat/>
    <w:rsid w:val="00F735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358B"/>
    <w:rPr>
      <w:rFonts w:ascii="Open Sans" w:hAnsi="Open Sans" w:cs="Times New Roman"/>
      <w:i/>
      <w:iCs/>
      <w:color w:val="0F4761" w:themeColor="accent1" w:themeShade="BF"/>
      <w:sz w:val="22"/>
    </w:rPr>
  </w:style>
  <w:style w:type="character" w:styleId="IntenseReference">
    <w:name w:val="Intense Reference"/>
    <w:basedOn w:val="DefaultParagraphFont"/>
    <w:uiPriority w:val="32"/>
    <w:qFormat/>
    <w:rsid w:val="00F7358B"/>
    <w:rPr>
      <w:b/>
      <w:bCs/>
      <w:smallCaps/>
      <w:color w:val="0F4761" w:themeColor="accent1" w:themeShade="BF"/>
      <w:spacing w:val="5"/>
    </w:rPr>
  </w:style>
  <w:style w:type="character" w:styleId="CommentReference">
    <w:name w:val="annotation reference"/>
    <w:basedOn w:val="DefaultParagraphFont"/>
    <w:uiPriority w:val="99"/>
    <w:semiHidden/>
    <w:unhideWhenUsed/>
    <w:rsid w:val="00CD6FC1"/>
    <w:rPr>
      <w:sz w:val="16"/>
      <w:szCs w:val="16"/>
    </w:rPr>
  </w:style>
  <w:style w:type="paragraph" w:styleId="CommentText">
    <w:name w:val="annotation text"/>
    <w:basedOn w:val="Normal"/>
    <w:link w:val="CommentTextChar"/>
    <w:uiPriority w:val="99"/>
    <w:semiHidden/>
    <w:unhideWhenUsed/>
    <w:rsid w:val="00BC6E1B"/>
    <w:rPr>
      <w:sz w:val="20"/>
      <w:szCs w:val="20"/>
    </w:rPr>
  </w:style>
  <w:style w:type="character" w:customStyle="1" w:styleId="CommentTextChar">
    <w:name w:val="Comment Text Char"/>
    <w:basedOn w:val="DefaultParagraphFont"/>
    <w:link w:val="CommentText"/>
    <w:uiPriority w:val="99"/>
    <w:semiHidden/>
    <w:rsid w:val="00BC6E1B"/>
    <w:rPr>
      <w:rFonts w:ascii="Open Sans" w:hAnsi="Open Sans" w:cs="Times New Roman"/>
      <w:sz w:val="20"/>
      <w:szCs w:val="20"/>
    </w:rPr>
  </w:style>
  <w:style w:type="paragraph" w:styleId="CommentSubject">
    <w:name w:val="annotation subject"/>
    <w:basedOn w:val="CommentText"/>
    <w:next w:val="CommentText"/>
    <w:link w:val="CommentSubjectChar"/>
    <w:uiPriority w:val="99"/>
    <w:semiHidden/>
    <w:unhideWhenUsed/>
    <w:rsid w:val="00BC6E1B"/>
    <w:rPr>
      <w:b/>
      <w:bCs/>
    </w:rPr>
  </w:style>
  <w:style w:type="character" w:customStyle="1" w:styleId="CommentSubjectChar">
    <w:name w:val="Comment Subject Char"/>
    <w:basedOn w:val="CommentTextChar"/>
    <w:link w:val="CommentSubject"/>
    <w:uiPriority w:val="99"/>
    <w:semiHidden/>
    <w:rsid w:val="00BC6E1B"/>
    <w:rPr>
      <w:rFonts w:ascii="Open Sans" w:hAnsi="Open Sans"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586</TotalTime>
  <Pages>11</Pages>
  <Words>4396</Words>
  <Characters>25062</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Kristina Mensik</dc:creator>
  <cp:keywords/>
  <dc:description/>
  <cp:lastModifiedBy>Kristina Mensik</cp:lastModifiedBy>
  <cp:revision>21</cp:revision>
  <cp:lastPrinted>2025-03-15T01:19:00Z</cp:lastPrinted>
  <dcterms:created xsi:type="dcterms:W3CDTF">2025-03-12T16:56:00Z</dcterms:created>
  <dcterms:modified xsi:type="dcterms:W3CDTF">2025-03-15T02:22:00Z</dcterms:modified>
</cp:coreProperties>
</file>