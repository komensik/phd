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5612BC7" w14:textId="7B0688E0" w:rsidR="00901D9C" w:rsidRPr="00100B73" w:rsidRDefault="00100B73" w:rsidP="00100B73">
      <w:pPr>
        <w:spacing w:line="480" w:lineRule="auto"/>
        <w:jc w:val="center"/>
        <w:rPr>
          <w:rFonts w:ascii="Times New Roman" w:hAnsi="Times New Roman"/>
          <w:b/>
          <w:bCs/>
          <w:sz w:val="24"/>
        </w:rPr>
      </w:pPr>
      <w:r w:rsidRPr="00100B73">
        <w:rPr>
          <w:rFonts w:ascii="Times New Roman" w:hAnsi="Times New Roman"/>
          <w:b/>
          <w:bCs/>
          <w:sz w:val="24"/>
        </w:rPr>
        <w:t>Social Constructions of Incarcerated Subsets – Pre-Analysis Plan</w:t>
      </w:r>
    </w:p>
    <w:p w14:paraId="26D8DD59" w14:textId="1C32F726" w:rsidR="00FF321F" w:rsidRPr="00100B73" w:rsidRDefault="00851B62" w:rsidP="0023335C">
      <w:pPr>
        <w:spacing w:line="480" w:lineRule="auto"/>
        <w:ind w:firstLine="720"/>
        <w:rPr>
          <w:rFonts w:ascii="Times New Roman" w:hAnsi="Times New Roman"/>
          <w:sz w:val="24"/>
        </w:rPr>
      </w:pPr>
      <w:r w:rsidRPr="00100B73">
        <w:rPr>
          <w:rFonts w:ascii="Times New Roman" w:hAnsi="Times New Roman"/>
          <w:sz w:val="24"/>
        </w:rPr>
        <w:t>In</w:t>
      </w:r>
      <w:r w:rsidR="005C2120" w:rsidRPr="00100B73">
        <w:rPr>
          <w:rFonts w:ascii="Times New Roman" w:hAnsi="Times New Roman"/>
          <w:sz w:val="24"/>
        </w:rPr>
        <w:t xml:space="preserve"> 2020</w:t>
      </w:r>
      <w:r w:rsidRPr="00100B73">
        <w:rPr>
          <w:rFonts w:ascii="Times New Roman" w:hAnsi="Times New Roman"/>
          <w:sz w:val="24"/>
        </w:rPr>
        <w:t>,</w:t>
      </w:r>
      <w:r w:rsidR="00712CC5" w:rsidRPr="00100B73">
        <w:rPr>
          <w:rFonts w:ascii="Times New Roman" w:hAnsi="Times New Roman"/>
          <w:sz w:val="24"/>
        </w:rPr>
        <w:t xml:space="preserve"> </w:t>
      </w:r>
      <w:r w:rsidR="00F32ED1">
        <w:rPr>
          <w:rFonts w:ascii="Times New Roman" w:hAnsi="Times New Roman"/>
          <w:sz w:val="24"/>
        </w:rPr>
        <w:t>the</w:t>
      </w:r>
      <w:r w:rsidRPr="00100B73">
        <w:rPr>
          <w:rFonts w:ascii="Times New Roman" w:hAnsi="Times New Roman"/>
          <w:sz w:val="24"/>
        </w:rPr>
        <w:t xml:space="preserve"> board of directors</w:t>
      </w:r>
      <w:r w:rsidR="00712CC5" w:rsidRPr="00100B73">
        <w:rPr>
          <w:rFonts w:ascii="Times New Roman" w:hAnsi="Times New Roman"/>
          <w:sz w:val="24"/>
        </w:rPr>
        <w:t xml:space="preserve"> of a non-profit</w:t>
      </w:r>
      <w:r w:rsidR="0023335C">
        <w:rPr>
          <w:rFonts w:ascii="Times New Roman" w:hAnsi="Times New Roman"/>
          <w:sz w:val="24"/>
        </w:rPr>
        <w:t xml:space="preserve"> advocacy group</w:t>
      </w:r>
      <w:r w:rsidR="00712CC5" w:rsidRPr="00100B73">
        <w:rPr>
          <w:rFonts w:ascii="Times New Roman" w:hAnsi="Times New Roman"/>
          <w:sz w:val="24"/>
        </w:rPr>
        <w:t xml:space="preserve"> </w:t>
      </w:r>
      <w:r w:rsidR="0023335C">
        <w:rPr>
          <w:rFonts w:ascii="Times New Roman" w:hAnsi="Times New Roman"/>
          <w:sz w:val="24"/>
        </w:rPr>
        <w:t>whose mission is to advance “</w:t>
      </w:r>
      <w:r w:rsidR="0023335C" w:rsidRPr="00100B73">
        <w:rPr>
          <w:rFonts w:ascii="Times New Roman" w:hAnsi="Times New Roman"/>
          <w:sz w:val="24"/>
        </w:rPr>
        <w:t>pro-democracy reforms that break down barriers to participation</w:t>
      </w:r>
      <w:r w:rsidR="0023335C">
        <w:rPr>
          <w:rFonts w:ascii="Times New Roman" w:hAnsi="Times New Roman"/>
          <w:sz w:val="24"/>
        </w:rPr>
        <w:t xml:space="preserve"> … </w:t>
      </w:r>
      <w:r w:rsidR="0023335C" w:rsidRPr="00100B73">
        <w:rPr>
          <w:rFonts w:ascii="Times New Roman" w:hAnsi="Times New Roman"/>
          <w:sz w:val="24"/>
        </w:rPr>
        <w:t>and ensure that each of us has a vote</w:t>
      </w:r>
      <w:r w:rsidR="0023335C">
        <w:rPr>
          <w:rFonts w:ascii="Times New Roman" w:hAnsi="Times New Roman"/>
          <w:sz w:val="24"/>
        </w:rPr>
        <w:t>,” declined to endorse the reinstatement of</w:t>
      </w:r>
      <w:r w:rsidR="0023335C" w:rsidRPr="00100B73">
        <w:rPr>
          <w:rFonts w:ascii="Times New Roman" w:hAnsi="Times New Roman"/>
          <w:sz w:val="24"/>
        </w:rPr>
        <w:t xml:space="preserve"> voting rights </w:t>
      </w:r>
      <w:r w:rsidR="0023335C">
        <w:rPr>
          <w:rFonts w:ascii="Times New Roman" w:hAnsi="Times New Roman"/>
          <w:sz w:val="24"/>
        </w:rPr>
        <w:t>to</w:t>
      </w:r>
      <w:r w:rsidR="0023335C" w:rsidRPr="00100B73">
        <w:rPr>
          <w:rFonts w:ascii="Times New Roman" w:hAnsi="Times New Roman"/>
          <w:sz w:val="24"/>
        </w:rPr>
        <w:t xml:space="preserve"> </w:t>
      </w:r>
      <w:r w:rsidR="0023335C">
        <w:rPr>
          <w:rFonts w:ascii="Times New Roman" w:hAnsi="Times New Roman"/>
          <w:sz w:val="24"/>
        </w:rPr>
        <w:t xml:space="preserve">the state’s majority Black, Hispanic, and poor </w:t>
      </w:r>
      <w:r w:rsidR="0023335C" w:rsidRPr="00100B73">
        <w:rPr>
          <w:rFonts w:ascii="Times New Roman" w:hAnsi="Times New Roman"/>
          <w:sz w:val="24"/>
        </w:rPr>
        <w:t>citizens serving felony convictions</w:t>
      </w:r>
      <w:r w:rsidR="0023335C">
        <w:rPr>
          <w:rFonts w:ascii="Times New Roman" w:hAnsi="Times New Roman"/>
          <w:sz w:val="24"/>
        </w:rPr>
        <w:t xml:space="preserve">. </w:t>
      </w:r>
      <w:r w:rsidR="00AF1D3F" w:rsidRPr="00100B73">
        <w:rPr>
          <w:rFonts w:ascii="Times New Roman" w:hAnsi="Times New Roman"/>
          <w:sz w:val="24"/>
        </w:rPr>
        <w:t xml:space="preserve">Rather than a debate about </w:t>
      </w:r>
      <w:r w:rsidR="0023335C">
        <w:rPr>
          <w:rFonts w:ascii="Times New Roman" w:hAnsi="Times New Roman"/>
          <w:sz w:val="24"/>
        </w:rPr>
        <w:t>the</w:t>
      </w:r>
      <w:r w:rsidR="00AF1D3F" w:rsidRPr="00100B73">
        <w:rPr>
          <w:rFonts w:ascii="Times New Roman" w:hAnsi="Times New Roman"/>
          <w:sz w:val="24"/>
        </w:rPr>
        <w:t xml:space="preserve"> teleology of felony disenfranchisement, the declination to endorse followed strenuous objection from one member in particular who felt </w:t>
      </w:r>
      <w:r w:rsidR="00F32ED1">
        <w:rPr>
          <w:rFonts w:ascii="Times New Roman" w:hAnsi="Times New Roman"/>
          <w:sz w:val="24"/>
        </w:rPr>
        <w:t>enfranchising “felons” is</w:t>
      </w:r>
      <w:r w:rsidR="00AF1D3F" w:rsidRPr="00100B73">
        <w:rPr>
          <w:rFonts w:ascii="Times New Roman" w:hAnsi="Times New Roman"/>
          <w:sz w:val="24"/>
        </w:rPr>
        <w:t xml:space="preserve"> </w:t>
      </w:r>
      <w:r w:rsidR="00F32ED1">
        <w:rPr>
          <w:rFonts w:ascii="Times New Roman" w:hAnsi="Times New Roman"/>
          <w:sz w:val="24"/>
        </w:rPr>
        <w:t>“absurd</w:t>
      </w:r>
      <w:r w:rsidR="00EC1C53">
        <w:rPr>
          <w:rFonts w:ascii="Times New Roman" w:hAnsi="Times New Roman"/>
          <w:sz w:val="24"/>
        </w:rPr>
        <w:t>,</w:t>
      </w:r>
      <w:r w:rsidR="00F32ED1">
        <w:rPr>
          <w:rFonts w:ascii="Times New Roman" w:hAnsi="Times New Roman"/>
          <w:sz w:val="24"/>
        </w:rPr>
        <w:t>”</w:t>
      </w:r>
      <w:r w:rsidR="00EC1C53">
        <w:rPr>
          <w:rFonts w:ascii="Times New Roman" w:hAnsi="Times New Roman"/>
          <w:sz w:val="24"/>
        </w:rPr>
        <w:t xml:space="preserve"> and general unease from </w:t>
      </w:r>
      <w:r w:rsidR="0023335C">
        <w:rPr>
          <w:rFonts w:ascii="Times New Roman" w:hAnsi="Times New Roman"/>
          <w:sz w:val="24"/>
        </w:rPr>
        <w:t>the rest</w:t>
      </w:r>
      <w:r w:rsidR="00EC1C53">
        <w:rPr>
          <w:rFonts w:ascii="Times New Roman" w:hAnsi="Times New Roman"/>
          <w:sz w:val="24"/>
        </w:rPr>
        <w:t xml:space="preserve">. </w:t>
      </w:r>
      <w:r w:rsidR="0023335C">
        <w:rPr>
          <w:rFonts w:ascii="Times New Roman" w:hAnsi="Times New Roman"/>
          <w:sz w:val="24"/>
        </w:rPr>
        <w:t>I also presented on barriers to voting faced by eligible incarcerated voters – a group that was novel to the all-white board. B</w:t>
      </w:r>
      <w:r w:rsidR="005C2120" w:rsidRPr="00100B73">
        <w:rPr>
          <w:rFonts w:ascii="Times New Roman" w:hAnsi="Times New Roman"/>
          <w:sz w:val="24"/>
        </w:rPr>
        <w:t xml:space="preserve">efore closing the meeting, </w:t>
      </w:r>
      <w:r w:rsidR="0023335C">
        <w:rPr>
          <w:rFonts w:ascii="Times New Roman" w:hAnsi="Times New Roman"/>
          <w:sz w:val="24"/>
        </w:rPr>
        <w:t>the board chair</w:t>
      </w:r>
      <w:r w:rsidR="005C2120" w:rsidRPr="00100B73">
        <w:rPr>
          <w:rFonts w:ascii="Times New Roman" w:hAnsi="Times New Roman"/>
          <w:sz w:val="24"/>
        </w:rPr>
        <w:t xml:space="preserve">, a Columbia University-educated </w:t>
      </w:r>
      <w:r w:rsidR="0023335C">
        <w:rPr>
          <w:rFonts w:ascii="Times New Roman" w:hAnsi="Times New Roman"/>
          <w:sz w:val="24"/>
        </w:rPr>
        <w:t>lawyer,</w:t>
      </w:r>
      <w:r w:rsidR="005C2120" w:rsidRPr="00100B73">
        <w:rPr>
          <w:rFonts w:ascii="Times New Roman" w:hAnsi="Times New Roman"/>
          <w:sz w:val="24"/>
        </w:rPr>
        <w:t xml:space="preserve"> with</w:t>
      </w:r>
      <w:r w:rsidR="00F32ED1">
        <w:rPr>
          <w:rFonts w:ascii="Times New Roman" w:hAnsi="Times New Roman"/>
          <w:sz w:val="24"/>
        </w:rPr>
        <w:t xml:space="preserve"> </w:t>
      </w:r>
      <w:r w:rsidR="00181E2A" w:rsidRPr="00100B73">
        <w:rPr>
          <w:rFonts w:ascii="Times New Roman" w:hAnsi="Times New Roman"/>
          <w:sz w:val="24"/>
        </w:rPr>
        <w:t xml:space="preserve">quipped that “if he ever </w:t>
      </w:r>
      <w:r w:rsidR="00982402" w:rsidRPr="00100B73">
        <w:rPr>
          <w:rFonts w:ascii="Times New Roman" w:hAnsi="Times New Roman"/>
          <w:sz w:val="24"/>
        </w:rPr>
        <w:t>needed to</w:t>
      </w:r>
      <w:r w:rsidR="00181E2A" w:rsidRPr="00100B73">
        <w:rPr>
          <w:rFonts w:ascii="Times New Roman" w:hAnsi="Times New Roman"/>
          <w:sz w:val="24"/>
        </w:rPr>
        <w:t xml:space="preserve"> </w:t>
      </w:r>
      <w:r w:rsidR="00982402" w:rsidRPr="00100B73">
        <w:rPr>
          <w:rFonts w:ascii="Times New Roman" w:hAnsi="Times New Roman"/>
          <w:sz w:val="24"/>
        </w:rPr>
        <w:t>vote from</w:t>
      </w:r>
      <w:r w:rsidR="00181E2A" w:rsidRPr="00100B73">
        <w:rPr>
          <w:rFonts w:ascii="Times New Roman" w:hAnsi="Times New Roman"/>
          <w:sz w:val="24"/>
        </w:rPr>
        <w:t xml:space="preserve"> jail, he’d know who to call.” The joke was that he had never and would never be incarcerated. </w:t>
      </w:r>
    </w:p>
    <w:p w14:paraId="64FFD56B" w14:textId="77777777" w:rsidR="00760423" w:rsidRDefault="0066539E" w:rsidP="0023335C">
      <w:pPr>
        <w:spacing w:line="480" w:lineRule="auto"/>
        <w:ind w:firstLine="720"/>
        <w:rPr>
          <w:ins w:id="0" w:author="Candis Watts Smith" w:date="2024-10-16T21:14:00Z" w16du:dateUtc="2024-10-17T01:14:00Z"/>
          <w:rFonts w:ascii="Times New Roman" w:hAnsi="Times New Roman"/>
          <w:sz w:val="24"/>
        </w:rPr>
      </w:pPr>
      <w:r>
        <w:rPr>
          <w:rFonts w:ascii="Times New Roman" w:hAnsi="Times New Roman"/>
          <w:sz w:val="24"/>
        </w:rPr>
        <w:t xml:space="preserve">Why is it that even </w:t>
      </w:r>
      <w:proofErr w:type="gramStart"/>
      <w:r>
        <w:rPr>
          <w:rFonts w:ascii="Times New Roman" w:hAnsi="Times New Roman"/>
          <w:sz w:val="24"/>
        </w:rPr>
        <w:t>highly-engaged</w:t>
      </w:r>
      <w:proofErr w:type="gramEnd"/>
      <w:r>
        <w:rPr>
          <w:rFonts w:ascii="Times New Roman" w:hAnsi="Times New Roman"/>
          <w:sz w:val="24"/>
        </w:rPr>
        <w:t xml:space="preserve">, perhaps policy experts who </w:t>
      </w:r>
      <w:r w:rsidR="003813B4">
        <w:rPr>
          <w:rFonts w:ascii="Times New Roman" w:hAnsi="Times New Roman"/>
          <w:sz w:val="24"/>
        </w:rPr>
        <w:t xml:space="preserve">routinely problematize </w:t>
      </w:r>
      <w:r>
        <w:rPr>
          <w:rFonts w:ascii="Times New Roman" w:hAnsi="Times New Roman"/>
          <w:sz w:val="24"/>
        </w:rPr>
        <w:t xml:space="preserve">even one-time barriers to voting </w:t>
      </w:r>
      <w:r w:rsidR="003813B4">
        <w:rPr>
          <w:rFonts w:ascii="Times New Roman" w:hAnsi="Times New Roman"/>
          <w:sz w:val="24"/>
        </w:rPr>
        <w:t>as perpetuating political</w:t>
      </w:r>
      <w:r w:rsidR="00D361E2">
        <w:rPr>
          <w:rFonts w:ascii="Times New Roman" w:hAnsi="Times New Roman"/>
          <w:sz w:val="24"/>
        </w:rPr>
        <w:t xml:space="preserve"> </w:t>
      </w:r>
      <w:r w:rsidR="003813B4">
        <w:rPr>
          <w:rFonts w:ascii="Times New Roman" w:hAnsi="Times New Roman"/>
          <w:sz w:val="24"/>
        </w:rPr>
        <w:t xml:space="preserve">inequality in the US, are comfortable with the </w:t>
      </w:r>
      <w:r w:rsidR="00D361E2">
        <w:rPr>
          <w:rFonts w:ascii="Times New Roman" w:hAnsi="Times New Roman"/>
          <w:sz w:val="24"/>
        </w:rPr>
        <w:t xml:space="preserve">formal and informal </w:t>
      </w:r>
      <w:r w:rsidR="003813B4">
        <w:rPr>
          <w:rFonts w:ascii="Times New Roman" w:hAnsi="Times New Roman"/>
          <w:sz w:val="24"/>
        </w:rPr>
        <w:t>political exclusion of people in prison and jail?</w:t>
      </w:r>
      <w:r w:rsidR="00AE2FB0">
        <w:rPr>
          <w:rFonts w:ascii="Times New Roman" w:hAnsi="Times New Roman"/>
          <w:sz w:val="24"/>
        </w:rPr>
        <w:t xml:space="preserve"> </w:t>
      </w:r>
      <w:r w:rsidR="00D361E2">
        <w:rPr>
          <w:rFonts w:ascii="Times New Roman" w:hAnsi="Times New Roman"/>
          <w:sz w:val="24"/>
        </w:rPr>
        <w:t>Political scientists and public policy scholars offer a wealth of explanations about how political judgements are formed</w:t>
      </w:r>
      <w:r w:rsidR="0023335C">
        <w:rPr>
          <w:rFonts w:ascii="Times New Roman" w:hAnsi="Times New Roman"/>
          <w:sz w:val="24"/>
        </w:rPr>
        <w:t>, incentives shaping elite behavior, and theories of the policy process</w:t>
      </w:r>
      <w:r w:rsidR="00D361E2">
        <w:rPr>
          <w:rFonts w:ascii="Times New Roman" w:hAnsi="Times New Roman"/>
          <w:sz w:val="24"/>
        </w:rPr>
        <w:t>. Social construction and deservingness scholars</w:t>
      </w:r>
      <w:r w:rsidR="00AE2FB0">
        <w:rPr>
          <w:rFonts w:ascii="Times New Roman" w:hAnsi="Times New Roman"/>
          <w:sz w:val="24"/>
        </w:rPr>
        <w:t xml:space="preserve"> find</w:t>
      </w:r>
      <w:r w:rsidR="00D361E2">
        <w:rPr>
          <w:rFonts w:ascii="Times New Roman" w:hAnsi="Times New Roman"/>
          <w:sz w:val="24"/>
        </w:rPr>
        <w:t xml:space="preserve"> </w:t>
      </w:r>
      <w:r w:rsidR="00AE2FB0" w:rsidRPr="00100B73">
        <w:rPr>
          <w:rFonts w:ascii="Times New Roman" w:hAnsi="Times New Roman"/>
          <w:sz w:val="24"/>
        </w:rPr>
        <w:t xml:space="preserve">that, in addition to possibly rational and instrumental factors, policy opinions are produced by “value-laden components, including stereotypes, dominant ideologies, and assumptions” about groups. These constructions operate in dialectic with existing policy. They both inform how or whether policy tackles problems faced by different target groups, </w:t>
      </w:r>
      <w:proofErr w:type="gramStart"/>
      <w:r w:rsidR="00AE2FB0" w:rsidRPr="00100B73">
        <w:rPr>
          <w:rFonts w:ascii="Times New Roman" w:hAnsi="Times New Roman"/>
          <w:sz w:val="24"/>
        </w:rPr>
        <w:t xml:space="preserve">and </w:t>
      </w:r>
      <w:r w:rsidR="00AE2FB0">
        <w:rPr>
          <w:rFonts w:ascii="Times New Roman" w:hAnsi="Times New Roman"/>
          <w:sz w:val="24"/>
        </w:rPr>
        <w:t>also</w:t>
      </w:r>
      <w:proofErr w:type="gramEnd"/>
      <w:r w:rsidR="00AE2FB0">
        <w:rPr>
          <w:rFonts w:ascii="Times New Roman" w:hAnsi="Times New Roman"/>
          <w:sz w:val="24"/>
        </w:rPr>
        <w:t xml:space="preserve"> </w:t>
      </w:r>
      <w:r w:rsidR="00AE2FB0" w:rsidRPr="00100B73">
        <w:rPr>
          <w:rFonts w:ascii="Times New Roman" w:hAnsi="Times New Roman"/>
          <w:sz w:val="24"/>
        </w:rPr>
        <w:t xml:space="preserve">are themselves informed by “the messages that policy telegraphs to the public about how target groups should be treated” (Smith and </w:t>
      </w:r>
      <w:proofErr w:type="spellStart"/>
      <w:r w:rsidR="00AE2FB0" w:rsidRPr="00100B73">
        <w:rPr>
          <w:rFonts w:ascii="Times New Roman" w:hAnsi="Times New Roman"/>
          <w:sz w:val="24"/>
        </w:rPr>
        <w:t>Kreitzer</w:t>
      </w:r>
      <w:proofErr w:type="spellEnd"/>
      <w:r w:rsidR="00AE2FB0" w:rsidRPr="00100B73">
        <w:rPr>
          <w:rFonts w:ascii="Times New Roman" w:hAnsi="Times New Roman"/>
          <w:sz w:val="24"/>
        </w:rPr>
        <w:t>, 2024).</w:t>
      </w:r>
      <w:r w:rsidR="00AE2FB0">
        <w:rPr>
          <w:rFonts w:ascii="Times New Roman" w:hAnsi="Times New Roman"/>
          <w:sz w:val="24"/>
        </w:rPr>
        <w:t xml:space="preserve"> </w:t>
      </w:r>
    </w:p>
    <w:p w14:paraId="238C4F57" w14:textId="286CB939" w:rsidR="009403EA" w:rsidRPr="00100B73" w:rsidRDefault="007E01DE" w:rsidP="0023335C">
      <w:pPr>
        <w:spacing w:line="480" w:lineRule="auto"/>
        <w:ind w:firstLine="720"/>
        <w:rPr>
          <w:rFonts w:ascii="Times New Roman" w:hAnsi="Times New Roman"/>
          <w:sz w:val="24"/>
        </w:rPr>
      </w:pPr>
      <w:r w:rsidRPr="00100B73">
        <w:rPr>
          <w:rFonts w:ascii="Times New Roman" w:hAnsi="Times New Roman"/>
          <w:sz w:val="24"/>
        </w:rPr>
        <w:lastRenderedPageBreak/>
        <w:t>From Schneider and Ingram’s foundations of social construction theory (1993), a literature has developed that shows individual, state/local, and cultural contexts shape</w:t>
      </w:r>
      <w:del w:id="1" w:author="Candis Watts Smith" w:date="2024-10-16T21:14:00Z" w16du:dateUtc="2024-10-17T01:14:00Z">
        <w:r w:rsidRPr="00100B73" w:rsidDel="00760423">
          <w:rPr>
            <w:rFonts w:ascii="Times New Roman" w:hAnsi="Times New Roman"/>
            <w:sz w:val="24"/>
          </w:rPr>
          <w:delText>s</w:delText>
        </w:r>
      </w:del>
      <w:r w:rsidRPr="00100B73">
        <w:rPr>
          <w:rFonts w:ascii="Times New Roman" w:hAnsi="Times New Roman"/>
          <w:sz w:val="24"/>
        </w:rPr>
        <w:t xml:space="preserve"> the production of social constructions and deservingness</w:t>
      </w:r>
      <w:ins w:id="2" w:author="Candis Watts Smith" w:date="2024-10-16T21:14:00Z" w16du:dateUtc="2024-10-17T01:14:00Z">
        <w:r w:rsidR="00760423">
          <w:rPr>
            <w:rFonts w:ascii="Times New Roman" w:hAnsi="Times New Roman"/>
            <w:sz w:val="24"/>
          </w:rPr>
          <w:t>.</w:t>
        </w:r>
      </w:ins>
      <w:ins w:id="3" w:author="Candis Watts Smith" w:date="2024-10-16T21:15:00Z" w16du:dateUtc="2024-10-17T01:15:00Z">
        <w:r w:rsidR="00760423">
          <w:rPr>
            <w:rFonts w:ascii="Times New Roman" w:hAnsi="Times New Roman"/>
            <w:sz w:val="24"/>
          </w:rPr>
          <w:t xml:space="preserve"> More recently, S&amp;I noted that policymakers are aware of the diversity of many groups</w:t>
        </w:r>
      </w:ins>
      <w:ins w:id="4" w:author="Candis Watts Smith" w:date="2024-10-16T21:19:00Z" w16du:dateUtc="2024-10-17T01:19:00Z">
        <w:r w:rsidR="00760423">
          <w:rPr>
            <w:rFonts w:ascii="Times New Roman" w:hAnsi="Times New Roman"/>
            <w:sz w:val="24"/>
          </w:rPr>
          <w:t xml:space="preserve">, </w:t>
        </w:r>
      </w:ins>
      <w:ins w:id="5" w:author="Candis Watts Smith" w:date="2024-10-16T21:15:00Z" w16du:dateUtc="2024-10-17T01:15:00Z">
        <w:r w:rsidR="00760423">
          <w:rPr>
            <w:rFonts w:ascii="Times New Roman" w:hAnsi="Times New Roman"/>
            <w:sz w:val="24"/>
          </w:rPr>
          <w:t>and it could be politically expedient to differe</w:t>
        </w:r>
      </w:ins>
      <w:ins w:id="6" w:author="Candis Watts Smith" w:date="2024-10-16T21:16:00Z" w16du:dateUtc="2024-10-17T01:16:00Z">
        <w:r w:rsidR="00760423">
          <w:rPr>
            <w:rFonts w:ascii="Times New Roman" w:hAnsi="Times New Roman"/>
            <w:sz w:val="24"/>
          </w:rPr>
          <w:t>ntiate among some groups</w:t>
        </w:r>
      </w:ins>
      <w:ins w:id="7" w:author="Candis Watts Smith" w:date="2024-10-16T21:19:00Z" w16du:dateUtc="2024-10-17T01:19:00Z">
        <w:r w:rsidR="00760423">
          <w:rPr>
            <w:rFonts w:ascii="Times New Roman" w:hAnsi="Times New Roman"/>
            <w:sz w:val="24"/>
          </w:rPr>
          <w:t xml:space="preserve"> to provide benefits to</w:t>
        </w:r>
      </w:ins>
      <w:ins w:id="8" w:author="Candis Watts Smith" w:date="2024-10-16T21:20:00Z" w16du:dateUtc="2024-10-17T01:20:00Z">
        <w:r w:rsidR="00760423">
          <w:rPr>
            <w:rFonts w:ascii="Times New Roman" w:hAnsi="Times New Roman"/>
            <w:sz w:val="24"/>
          </w:rPr>
          <w:t xml:space="preserve"> some portion of the group while producing punitive policy for another portion</w:t>
        </w:r>
      </w:ins>
      <w:ins w:id="9" w:author="Candis Watts Smith" w:date="2024-10-16T21:16:00Z" w16du:dateUtc="2024-10-17T01:16:00Z">
        <w:r w:rsidR="00760423">
          <w:rPr>
            <w:rFonts w:ascii="Times New Roman" w:hAnsi="Times New Roman"/>
            <w:sz w:val="24"/>
          </w:rPr>
          <w:t xml:space="preserve">. For example [immigrant kids vs. </w:t>
        </w:r>
      </w:ins>
      <w:proofErr w:type="spellStart"/>
      <w:ins w:id="10" w:author="Candis Watts Smith" w:date="2024-10-16T21:19:00Z" w16du:dateUtc="2024-10-17T01:19:00Z">
        <w:r w:rsidR="00760423">
          <w:rPr>
            <w:rFonts w:ascii="Times New Roman" w:hAnsi="Times New Roman"/>
            <w:sz w:val="24"/>
          </w:rPr>
          <w:t>undomented</w:t>
        </w:r>
        <w:proofErr w:type="spellEnd"/>
        <w:r w:rsidR="00760423">
          <w:rPr>
            <w:rFonts w:ascii="Times New Roman" w:hAnsi="Times New Roman"/>
            <w:sz w:val="24"/>
          </w:rPr>
          <w:t xml:space="preserve"> </w:t>
        </w:r>
      </w:ins>
      <w:ins w:id="11" w:author="Candis Watts Smith" w:date="2024-10-16T21:16:00Z" w16du:dateUtc="2024-10-17T01:16:00Z">
        <w:r w:rsidR="00760423">
          <w:rPr>
            <w:rFonts w:ascii="Times New Roman" w:hAnsi="Times New Roman"/>
            <w:sz w:val="24"/>
          </w:rPr>
          <w:t xml:space="preserve">parents]. That is to say, </w:t>
        </w:r>
      </w:ins>
      <w:del w:id="12" w:author="Candis Watts Smith" w:date="2024-10-16T21:14:00Z" w16du:dateUtc="2024-10-17T01:14:00Z">
        <w:r w:rsidRPr="00100B73" w:rsidDel="00760423">
          <w:rPr>
            <w:rFonts w:ascii="Times New Roman" w:hAnsi="Times New Roman"/>
            <w:sz w:val="24"/>
          </w:rPr>
          <w:delText>,</w:delText>
        </w:r>
      </w:del>
      <w:r w:rsidRPr="00100B73">
        <w:rPr>
          <w:rFonts w:ascii="Times New Roman" w:hAnsi="Times New Roman"/>
          <w:sz w:val="24"/>
        </w:rPr>
        <w:t xml:space="preserve"> </w:t>
      </w:r>
      <w:ins w:id="13" w:author="Candis Watts Smith" w:date="2024-10-16T21:16:00Z" w16du:dateUtc="2024-10-17T01:16:00Z">
        <w:r w:rsidR="00760423">
          <w:rPr>
            <w:rFonts w:ascii="Times New Roman" w:hAnsi="Times New Roman"/>
            <w:sz w:val="24"/>
          </w:rPr>
          <w:t>it is not uncommon that</w:t>
        </w:r>
      </w:ins>
      <w:del w:id="14" w:author="Candis Watts Smith" w:date="2024-10-16T21:16:00Z" w16du:dateUtc="2024-10-17T01:16:00Z">
        <w:r w:rsidRPr="00100B73" w:rsidDel="00760423">
          <w:rPr>
            <w:rFonts w:ascii="Times New Roman" w:hAnsi="Times New Roman"/>
            <w:sz w:val="24"/>
          </w:rPr>
          <w:delText>and that</w:delText>
        </w:r>
      </w:del>
      <w:r w:rsidRPr="00100B73">
        <w:rPr>
          <w:rFonts w:ascii="Times New Roman" w:hAnsi="Times New Roman"/>
          <w:sz w:val="24"/>
        </w:rPr>
        <w:t xml:space="preserve"> subsets of target populations </w:t>
      </w:r>
      <w:r w:rsidR="00E239D6" w:rsidRPr="00100B73">
        <w:rPr>
          <w:rFonts w:ascii="Times New Roman" w:hAnsi="Times New Roman"/>
          <w:sz w:val="24"/>
        </w:rPr>
        <w:t xml:space="preserve">are constructed differently, </w:t>
      </w:r>
      <w:del w:id="15" w:author="Candis Watts Smith" w:date="2024-10-16T21:17:00Z" w16du:dateUtc="2024-10-17T01:17:00Z">
        <w:r w:rsidR="00E239D6" w:rsidRPr="00100B73" w:rsidDel="00760423">
          <w:rPr>
            <w:rFonts w:ascii="Times New Roman" w:hAnsi="Times New Roman"/>
            <w:sz w:val="24"/>
          </w:rPr>
          <w:delText>and seen as</w:delText>
        </w:r>
      </w:del>
      <w:ins w:id="16" w:author="Candis Watts Smith" w:date="2024-10-16T21:17:00Z" w16du:dateUtc="2024-10-17T01:17:00Z">
        <w:r w:rsidR="00760423">
          <w:rPr>
            <w:rFonts w:ascii="Times New Roman" w:hAnsi="Times New Roman"/>
            <w:sz w:val="24"/>
          </w:rPr>
          <w:t>and thus are</w:t>
        </w:r>
      </w:ins>
      <w:r w:rsidR="00E239D6" w:rsidRPr="00100B73">
        <w:rPr>
          <w:rFonts w:ascii="Times New Roman" w:hAnsi="Times New Roman"/>
          <w:sz w:val="24"/>
        </w:rPr>
        <w:t xml:space="preserve"> differently </w:t>
      </w:r>
      <w:ins w:id="17" w:author="Candis Watts Smith" w:date="2024-10-16T21:17:00Z" w16du:dateUtc="2024-10-17T01:17:00Z">
        <w:r w:rsidR="00760423">
          <w:rPr>
            <w:rFonts w:ascii="Times New Roman" w:hAnsi="Times New Roman"/>
            <w:sz w:val="24"/>
          </w:rPr>
          <w:t xml:space="preserve">evaluated with regards to </w:t>
        </w:r>
      </w:ins>
      <w:r w:rsidR="00E239D6" w:rsidRPr="00100B73">
        <w:rPr>
          <w:rFonts w:ascii="Times New Roman" w:hAnsi="Times New Roman"/>
          <w:sz w:val="24"/>
        </w:rPr>
        <w:t>deserving</w:t>
      </w:r>
      <w:ins w:id="18" w:author="Candis Watts Smith" w:date="2024-10-16T21:17:00Z" w16du:dateUtc="2024-10-17T01:17:00Z">
        <w:r w:rsidR="00760423">
          <w:rPr>
            <w:rFonts w:ascii="Times New Roman" w:hAnsi="Times New Roman"/>
            <w:sz w:val="24"/>
          </w:rPr>
          <w:t>ness</w:t>
        </w:r>
      </w:ins>
      <w:r w:rsidR="00E239D6" w:rsidRPr="00100B73">
        <w:rPr>
          <w:rFonts w:ascii="Times New Roman" w:hAnsi="Times New Roman"/>
          <w:sz w:val="24"/>
        </w:rPr>
        <w:t xml:space="preserve">.  </w:t>
      </w:r>
      <w:r w:rsidR="009403EA" w:rsidRPr="00100B73">
        <w:rPr>
          <w:rFonts w:ascii="Times New Roman" w:hAnsi="Times New Roman"/>
          <w:sz w:val="24"/>
        </w:rPr>
        <w:t>In this project,</w:t>
      </w:r>
      <w:r w:rsidR="00387DD8" w:rsidRPr="00100B73">
        <w:rPr>
          <w:rFonts w:ascii="Times New Roman" w:hAnsi="Times New Roman"/>
          <w:sz w:val="24"/>
        </w:rPr>
        <w:t xml:space="preserve"> </w:t>
      </w:r>
      <w:r w:rsidR="009403EA" w:rsidRPr="00100B73">
        <w:rPr>
          <w:rFonts w:ascii="Times New Roman" w:hAnsi="Times New Roman"/>
          <w:sz w:val="24"/>
        </w:rPr>
        <w:t xml:space="preserve">I ask </w:t>
      </w:r>
      <w:r w:rsidR="009403EA" w:rsidRPr="00100B73">
        <w:rPr>
          <w:rFonts w:ascii="Times New Roman" w:hAnsi="Times New Roman"/>
          <w:i/>
          <w:iCs/>
          <w:sz w:val="24"/>
        </w:rPr>
        <w:t xml:space="preserve">whether this “skimming from the top” occurs with a group other </w:t>
      </w:r>
      <w:commentRangeStart w:id="19"/>
      <w:r w:rsidR="009403EA" w:rsidRPr="00100B73">
        <w:rPr>
          <w:rFonts w:ascii="Times New Roman" w:hAnsi="Times New Roman"/>
          <w:i/>
          <w:iCs/>
          <w:sz w:val="24"/>
        </w:rPr>
        <w:t xml:space="preserve">than migrants and welfare </w:t>
      </w:r>
      <w:commentRangeEnd w:id="19"/>
      <w:r w:rsidR="00760423">
        <w:rPr>
          <w:rStyle w:val="CommentReference"/>
        </w:rPr>
        <w:commentReference w:id="19"/>
      </w:r>
      <w:r w:rsidR="009403EA" w:rsidRPr="00100B73">
        <w:rPr>
          <w:rFonts w:ascii="Times New Roman" w:hAnsi="Times New Roman"/>
          <w:i/>
          <w:iCs/>
          <w:sz w:val="24"/>
        </w:rPr>
        <w:t>recipient</w:t>
      </w:r>
      <w:r w:rsidR="0023335C">
        <w:rPr>
          <w:rFonts w:ascii="Times New Roman" w:hAnsi="Times New Roman"/>
          <w:i/>
          <w:iCs/>
          <w:sz w:val="24"/>
        </w:rPr>
        <w:t xml:space="preserve"> -- namely</w:t>
      </w:r>
      <w:r w:rsidR="009403EA" w:rsidRPr="00100B73">
        <w:rPr>
          <w:rFonts w:ascii="Times New Roman" w:hAnsi="Times New Roman"/>
          <w:i/>
          <w:iCs/>
          <w:sz w:val="24"/>
        </w:rPr>
        <w:t xml:space="preserve"> “criminals.”</w:t>
      </w:r>
      <w:r w:rsidR="009403EA" w:rsidRPr="00100B73">
        <w:rPr>
          <w:rFonts w:ascii="Times New Roman" w:hAnsi="Times New Roman"/>
          <w:sz w:val="24"/>
        </w:rPr>
        <w:t xml:space="preserve"> Specifically, I ask: </w:t>
      </w:r>
    </w:p>
    <w:p w14:paraId="0737FC4A" w14:textId="77777777" w:rsidR="006F32F2" w:rsidRDefault="009403EA" w:rsidP="00AE2FB0">
      <w:pPr>
        <w:spacing w:line="276" w:lineRule="auto"/>
        <w:rPr>
          <w:ins w:id="20" w:author="Candis Watts Smith" w:date="2024-10-16T21:24:00Z" w16du:dateUtc="2024-10-17T01:24:00Z"/>
          <w:rFonts w:ascii="Times New Roman" w:hAnsi="Times New Roman"/>
          <w:sz w:val="24"/>
        </w:rPr>
      </w:pPr>
      <w:r w:rsidRPr="00100B73">
        <w:rPr>
          <w:rFonts w:ascii="Times New Roman" w:hAnsi="Times New Roman"/>
          <w:b/>
          <w:bCs/>
          <w:sz w:val="24"/>
        </w:rPr>
        <w:t>(Q1)</w:t>
      </w:r>
      <w:r w:rsidRPr="00100B73">
        <w:rPr>
          <w:rFonts w:ascii="Times New Roman" w:hAnsi="Times New Roman"/>
          <w:sz w:val="24"/>
        </w:rPr>
        <w:t xml:space="preserve"> </w:t>
      </w:r>
      <w:del w:id="21" w:author="Candis Watts Smith" w:date="2024-10-16T21:22:00Z" w16du:dateUtc="2024-10-17T01:22:00Z">
        <w:r w:rsidR="00AE2FB0" w:rsidDel="00760423">
          <w:rPr>
            <w:rFonts w:ascii="Times New Roman" w:hAnsi="Times New Roman"/>
            <w:sz w:val="24"/>
          </w:rPr>
          <w:delText>W</w:delText>
        </w:r>
        <w:r w:rsidRPr="00100B73" w:rsidDel="00760423">
          <w:rPr>
            <w:rFonts w:ascii="Times New Roman" w:hAnsi="Times New Roman"/>
            <w:sz w:val="24"/>
          </w:rPr>
          <w:delText xml:space="preserve">hether </w:delText>
        </w:r>
      </w:del>
      <w:ins w:id="22" w:author="Candis Watts Smith" w:date="2024-10-16T21:22:00Z" w16du:dateUtc="2024-10-17T01:22:00Z">
        <w:r w:rsidR="00760423">
          <w:rPr>
            <w:rFonts w:ascii="Times New Roman" w:hAnsi="Times New Roman"/>
            <w:sz w:val="24"/>
          </w:rPr>
          <w:t>Are</w:t>
        </w:r>
        <w:r w:rsidR="00760423" w:rsidRPr="00100B73">
          <w:rPr>
            <w:rFonts w:ascii="Times New Roman" w:hAnsi="Times New Roman"/>
            <w:sz w:val="24"/>
          </w:rPr>
          <w:t xml:space="preserve"> </w:t>
        </w:r>
      </w:ins>
      <w:proofErr w:type="gramStart"/>
      <w:ins w:id="23" w:author="Candis Watts Smith" w:date="2024-10-16T21:23:00Z" w16du:dateUtc="2024-10-17T01:23:00Z">
        <w:r w:rsidR="00760423">
          <w:rPr>
            <w:rFonts w:ascii="Times New Roman" w:hAnsi="Times New Roman"/>
            <w:sz w:val="24"/>
          </w:rPr>
          <w:t>there</w:t>
        </w:r>
        <w:proofErr w:type="gramEnd"/>
        <w:r w:rsidR="00760423">
          <w:rPr>
            <w:rFonts w:ascii="Times New Roman" w:hAnsi="Times New Roman"/>
            <w:sz w:val="24"/>
          </w:rPr>
          <w:t xml:space="preserve"> differences in deserving evaluations of </w:t>
        </w:r>
      </w:ins>
      <w:r w:rsidRPr="00100B73">
        <w:rPr>
          <w:rFonts w:ascii="Times New Roman" w:hAnsi="Times New Roman"/>
          <w:sz w:val="24"/>
        </w:rPr>
        <w:t>different subgroups of incarcerated people</w:t>
      </w:r>
      <w:ins w:id="24" w:author="Candis Watts Smith" w:date="2024-10-16T21:23:00Z" w16du:dateUtc="2024-10-17T01:23:00Z">
        <w:r w:rsidR="00760423">
          <w:rPr>
            <w:rFonts w:ascii="Times New Roman" w:hAnsi="Times New Roman"/>
            <w:sz w:val="24"/>
          </w:rPr>
          <w:t xml:space="preserve">? Are some subgroups of the </w:t>
        </w:r>
      </w:ins>
      <w:del w:id="25" w:author="Candis Watts Smith" w:date="2024-10-16T21:23:00Z" w16du:dateUtc="2024-10-17T01:23:00Z">
        <w:r w:rsidRPr="00100B73" w:rsidDel="00760423">
          <w:rPr>
            <w:rFonts w:ascii="Times New Roman" w:hAnsi="Times New Roman"/>
            <w:sz w:val="24"/>
          </w:rPr>
          <w:delText xml:space="preserve"> </w:delText>
        </w:r>
      </w:del>
      <w:del w:id="26" w:author="Candis Watts Smith" w:date="2024-10-16T21:24:00Z" w16du:dateUtc="2024-10-17T01:24:00Z">
        <w:r w:rsidRPr="00100B73" w:rsidDel="00760423">
          <w:rPr>
            <w:rFonts w:ascii="Times New Roman" w:hAnsi="Times New Roman"/>
            <w:sz w:val="24"/>
          </w:rPr>
          <w:delText xml:space="preserve">are seen as differently deserving than one another and the </w:delText>
        </w:r>
      </w:del>
      <w:r w:rsidRPr="00100B73">
        <w:rPr>
          <w:rFonts w:ascii="Times New Roman" w:hAnsi="Times New Roman"/>
          <w:sz w:val="24"/>
        </w:rPr>
        <w:t xml:space="preserve">“incarcerated” or “criminal” </w:t>
      </w:r>
      <w:ins w:id="27" w:author="Candis Watts Smith" w:date="2024-10-16T21:24:00Z" w16du:dateUtc="2024-10-17T01:24:00Z">
        <w:r w:rsidR="006F32F2">
          <w:rPr>
            <w:rFonts w:ascii="Times New Roman" w:hAnsi="Times New Roman"/>
            <w:sz w:val="24"/>
          </w:rPr>
          <w:t>viewed as more deserving?</w:t>
        </w:r>
      </w:ins>
    </w:p>
    <w:p w14:paraId="498E7CA3" w14:textId="77777777" w:rsidR="006F32F2" w:rsidRDefault="006F32F2" w:rsidP="00AE2FB0">
      <w:pPr>
        <w:spacing w:line="276" w:lineRule="auto"/>
        <w:rPr>
          <w:ins w:id="28" w:author="Candis Watts Smith" w:date="2024-10-16T21:24:00Z" w16du:dateUtc="2024-10-17T01:24:00Z"/>
          <w:rFonts w:ascii="Times New Roman" w:hAnsi="Times New Roman"/>
          <w:sz w:val="24"/>
        </w:rPr>
      </w:pPr>
    </w:p>
    <w:p w14:paraId="72BD5EB6" w14:textId="5B15E5CB" w:rsidR="006F32F2" w:rsidRDefault="006F32F2" w:rsidP="006F32F2">
      <w:pPr>
        <w:spacing w:line="276" w:lineRule="auto"/>
        <w:rPr>
          <w:ins w:id="29" w:author="Candis Watts Smith" w:date="2024-10-16T21:27:00Z" w16du:dateUtc="2024-10-17T01:27:00Z"/>
          <w:rFonts w:ascii="Times New Roman" w:hAnsi="Times New Roman"/>
          <w:sz w:val="24"/>
        </w:rPr>
      </w:pPr>
      <w:ins w:id="30" w:author="Candis Watts Smith" w:date="2024-10-16T21:24:00Z" w16du:dateUtc="2024-10-17T01:24:00Z">
        <w:r>
          <w:rPr>
            <w:rFonts w:ascii="Times New Roman" w:hAnsi="Times New Roman"/>
            <w:sz w:val="24"/>
          </w:rPr>
          <w:t xml:space="preserve">(Q2) </w:t>
        </w:r>
      </w:ins>
      <w:del w:id="31" w:author="Candis Watts Smith" w:date="2024-10-16T21:24:00Z" w16du:dateUtc="2024-10-17T01:24:00Z">
        <w:r w:rsidR="009403EA" w:rsidRPr="00100B73" w:rsidDel="006F32F2">
          <w:rPr>
            <w:rFonts w:ascii="Times New Roman" w:hAnsi="Times New Roman"/>
            <w:sz w:val="24"/>
          </w:rPr>
          <w:delText>target populations in which they would presumably fall, and if so,</w:delText>
        </w:r>
      </w:del>
      <w:ins w:id="32" w:author="Candis Watts Smith" w:date="2024-10-16T21:24:00Z" w16du:dateUtc="2024-10-17T01:24:00Z">
        <w:r>
          <w:rPr>
            <w:rFonts w:ascii="Times New Roman" w:hAnsi="Times New Roman"/>
            <w:sz w:val="24"/>
          </w:rPr>
          <w:t>If there are differences in evaluations within this target populat</w:t>
        </w:r>
      </w:ins>
      <w:ins w:id="33" w:author="Candis Watts Smith" w:date="2024-10-16T21:25:00Z" w16du:dateUtc="2024-10-17T01:25:00Z">
        <w:r>
          <w:rPr>
            <w:rFonts w:ascii="Times New Roman" w:hAnsi="Times New Roman"/>
            <w:sz w:val="24"/>
          </w:rPr>
          <w:t>ion,</w:t>
        </w:r>
      </w:ins>
      <w:r w:rsidR="009403EA" w:rsidRPr="00100B73">
        <w:rPr>
          <w:rFonts w:ascii="Times New Roman" w:hAnsi="Times New Roman"/>
          <w:sz w:val="24"/>
        </w:rPr>
        <w:t xml:space="preserve"> what factors influence </w:t>
      </w:r>
      <w:ins w:id="34" w:author="Candis Watts Smith" w:date="2024-10-16T21:25:00Z" w16du:dateUtc="2024-10-17T01:25:00Z">
        <w:r>
          <w:rPr>
            <w:rFonts w:ascii="Times New Roman" w:hAnsi="Times New Roman"/>
            <w:sz w:val="24"/>
          </w:rPr>
          <w:t xml:space="preserve">Americans to make </w:t>
        </w:r>
      </w:ins>
      <w:r w:rsidR="009403EA" w:rsidRPr="00100B73">
        <w:rPr>
          <w:rFonts w:ascii="Times New Roman" w:hAnsi="Times New Roman"/>
          <w:sz w:val="24"/>
        </w:rPr>
        <w:t>these differentiated evaluations</w:t>
      </w:r>
      <w:ins w:id="35" w:author="Candis Watts Smith" w:date="2024-10-16T21:25:00Z" w16du:dateUtc="2024-10-17T01:25:00Z">
        <w:r>
          <w:rPr>
            <w:rFonts w:ascii="Times New Roman" w:hAnsi="Times New Roman"/>
            <w:sz w:val="24"/>
          </w:rPr>
          <w:t>?</w:t>
        </w:r>
      </w:ins>
      <w:ins w:id="36" w:author="Candis Watts Smith" w:date="2024-10-16T21:27:00Z" w16du:dateUtc="2024-10-17T01:27:00Z">
        <w:r>
          <w:rPr>
            <w:rFonts w:ascii="Times New Roman" w:hAnsi="Times New Roman"/>
            <w:sz w:val="24"/>
          </w:rPr>
          <w:t xml:space="preserve"> Or, in other words, w</w:t>
        </w:r>
        <w:r w:rsidRPr="00100B73">
          <w:rPr>
            <w:rFonts w:ascii="Times New Roman" w:hAnsi="Times New Roman"/>
            <w:sz w:val="24"/>
          </w:rPr>
          <w:t xml:space="preserve">ho sees </w:t>
        </w:r>
        <w:r>
          <w:rPr>
            <w:rFonts w:ascii="Times New Roman" w:hAnsi="Times New Roman"/>
            <w:sz w:val="24"/>
          </w:rPr>
          <w:t xml:space="preserve">these </w:t>
        </w:r>
        <w:r w:rsidRPr="00100B73">
          <w:rPr>
            <w:rFonts w:ascii="Times New Roman" w:hAnsi="Times New Roman"/>
            <w:sz w:val="24"/>
          </w:rPr>
          <w:t>differences?</w:t>
        </w:r>
        <w:r>
          <w:rPr>
            <w:rFonts w:ascii="Times New Roman" w:hAnsi="Times New Roman"/>
            <w:sz w:val="24"/>
          </w:rPr>
          <w:t xml:space="preserve"> </w:t>
        </w:r>
      </w:ins>
      <w:ins w:id="37" w:author="Candis Watts Smith" w:date="2024-10-16T21:29:00Z" w16du:dateUtc="2024-10-17T01:29:00Z">
        <w:r>
          <w:rPr>
            <w:rFonts w:ascii="Times New Roman" w:hAnsi="Times New Roman"/>
            <w:sz w:val="24"/>
          </w:rPr>
          <w:t xml:space="preserve">Do </w:t>
        </w:r>
      </w:ins>
      <w:ins w:id="38" w:author="Candis Watts Smith" w:date="2024-10-16T21:27:00Z" w16du:dateUtc="2024-10-17T01:27:00Z">
        <w:r w:rsidRPr="00100B73">
          <w:rPr>
            <w:rFonts w:ascii="Times New Roman" w:hAnsi="Times New Roman"/>
            <w:sz w:val="24"/>
          </w:rPr>
          <w:t>factors</w:t>
        </w:r>
        <w:r>
          <w:rPr>
            <w:rFonts w:ascii="Times New Roman" w:hAnsi="Times New Roman"/>
            <w:sz w:val="24"/>
          </w:rPr>
          <w:t xml:space="preserve">, </w:t>
        </w:r>
        <w:r w:rsidRPr="00100B73">
          <w:rPr>
            <w:rFonts w:ascii="Times New Roman" w:hAnsi="Times New Roman"/>
            <w:sz w:val="24"/>
          </w:rPr>
          <w:t>such as personal experience with incarceration, race</w:t>
        </w:r>
      </w:ins>
      <w:ins w:id="39" w:author="Candis Watts Smith" w:date="2024-10-16T21:28:00Z" w16du:dateUtc="2024-10-17T01:28:00Z">
        <w:r>
          <w:rPr>
            <w:rFonts w:ascii="Times New Roman" w:hAnsi="Times New Roman"/>
            <w:sz w:val="24"/>
          </w:rPr>
          <w:t>,</w:t>
        </w:r>
      </w:ins>
      <w:ins w:id="40" w:author="Candis Watts Smith" w:date="2024-10-16T21:27:00Z" w16du:dateUtc="2024-10-17T01:27:00Z">
        <w:r w:rsidRPr="00100B73">
          <w:rPr>
            <w:rFonts w:ascii="Times New Roman" w:hAnsi="Times New Roman"/>
            <w:sz w:val="24"/>
          </w:rPr>
          <w:t xml:space="preserve"> and racial attitudes,</w:t>
        </w:r>
      </w:ins>
      <w:ins w:id="41" w:author="Candis Watts Smith" w:date="2024-10-16T21:28:00Z" w16du:dateUtc="2024-10-17T01:28:00Z">
        <w:r>
          <w:rPr>
            <w:rFonts w:ascii="Times New Roman" w:hAnsi="Times New Roman"/>
            <w:sz w:val="24"/>
          </w:rPr>
          <w:t xml:space="preserve"> </w:t>
        </w:r>
      </w:ins>
      <w:ins w:id="42" w:author="Candis Watts Smith" w:date="2024-10-16T21:27:00Z" w16du:dateUtc="2024-10-17T01:27:00Z">
        <w:r w:rsidRPr="00100B73">
          <w:rPr>
            <w:rFonts w:ascii="Times New Roman" w:hAnsi="Times New Roman"/>
            <w:sz w:val="24"/>
          </w:rPr>
          <w:t>political ideology</w:t>
        </w:r>
      </w:ins>
      <w:ins w:id="43" w:author="Candis Watts Smith" w:date="2024-10-16T21:28:00Z" w16du:dateUtc="2024-10-17T01:28:00Z">
        <w:r>
          <w:rPr>
            <w:rFonts w:ascii="Times New Roman" w:hAnsi="Times New Roman"/>
            <w:sz w:val="24"/>
          </w:rPr>
          <w:t xml:space="preserve">, and </w:t>
        </w:r>
      </w:ins>
      <w:ins w:id="44" w:author="Candis Watts Smith" w:date="2024-10-16T21:29:00Z" w16du:dateUtc="2024-10-17T01:29:00Z">
        <w:r>
          <w:rPr>
            <w:rFonts w:ascii="Times New Roman" w:hAnsi="Times New Roman"/>
            <w:sz w:val="24"/>
          </w:rPr>
          <w:t xml:space="preserve">orientation toward punitiveness, </w:t>
        </w:r>
      </w:ins>
      <w:ins w:id="45" w:author="Candis Watts Smith" w:date="2024-10-16T21:27:00Z" w16du:dateUtc="2024-10-17T01:27:00Z">
        <w:r w:rsidRPr="00100B73">
          <w:rPr>
            <w:rFonts w:ascii="Times New Roman" w:hAnsi="Times New Roman"/>
            <w:sz w:val="24"/>
          </w:rPr>
          <w:t>influence these differentiated evaluations</w:t>
        </w:r>
      </w:ins>
      <w:ins w:id="46" w:author="Candis Watts Smith" w:date="2024-10-16T21:28:00Z" w16du:dateUtc="2024-10-17T01:28:00Z">
        <w:r>
          <w:rPr>
            <w:rFonts w:ascii="Times New Roman" w:hAnsi="Times New Roman"/>
            <w:sz w:val="24"/>
          </w:rPr>
          <w:t>?</w:t>
        </w:r>
      </w:ins>
    </w:p>
    <w:p w14:paraId="085BA54C" w14:textId="65E76C2B" w:rsidR="009403EA" w:rsidDel="006F32F2" w:rsidRDefault="009403EA" w:rsidP="00AE2FB0">
      <w:pPr>
        <w:spacing w:line="276" w:lineRule="auto"/>
        <w:rPr>
          <w:del w:id="47" w:author="Candis Watts Smith" w:date="2024-10-16T21:28:00Z" w16du:dateUtc="2024-10-17T01:28:00Z"/>
          <w:rFonts w:ascii="Times New Roman" w:hAnsi="Times New Roman"/>
          <w:sz w:val="24"/>
        </w:rPr>
      </w:pPr>
      <w:del w:id="48" w:author="Candis Watts Smith" w:date="2024-10-16T21:25:00Z" w16du:dateUtc="2024-10-17T01:25:00Z">
        <w:r w:rsidRPr="00100B73" w:rsidDel="006F32F2">
          <w:rPr>
            <w:rFonts w:ascii="Times New Roman" w:hAnsi="Times New Roman"/>
            <w:sz w:val="24"/>
          </w:rPr>
          <w:delText xml:space="preserve">. </w:delText>
        </w:r>
      </w:del>
    </w:p>
    <w:p w14:paraId="1291B72B" w14:textId="77777777" w:rsidR="00AE2FB0" w:rsidRPr="00100B73" w:rsidRDefault="00AE2FB0" w:rsidP="00AE2FB0">
      <w:pPr>
        <w:spacing w:line="276" w:lineRule="auto"/>
        <w:rPr>
          <w:rFonts w:ascii="Times New Roman" w:hAnsi="Times New Roman"/>
          <w:sz w:val="24"/>
        </w:rPr>
      </w:pPr>
    </w:p>
    <w:p w14:paraId="5AC8708B" w14:textId="7817F949" w:rsidR="009403EA" w:rsidRDefault="009403EA" w:rsidP="00AE2FB0">
      <w:pPr>
        <w:spacing w:line="276" w:lineRule="auto"/>
        <w:rPr>
          <w:rFonts w:ascii="Times New Roman" w:hAnsi="Times New Roman"/>
          <w:sz w:val="24"/>
        </w:rPr>
      </w:pPr>
      <w:commentRangeStart w:id="49"/>
      <w:r w:rsidRPr="00100B73">
        <w:rPr>
          <w:rFonts w:ascii="Times New Roman" w:hAnsi="Times New Roman"/>
          <w:b/>
          <w:bCs/>
          <w:sz w:val="24"/>
        </w:rPr>
        <w:t>(Q</w:t>
      </w:r>
      <w:ins w:id="50" w:author="Candis Watts Smith" w:date="2024-10-16T21:25:00Z" w16du:dateUtc="2024-10-17T01:25:00Z">
        <w:r w:rsidR="006F32F2">
          <w:rPr>
            <w:rFonts w:ascii="Times New Roman" w:hAnsi="Times New Roman"/>
            <w:b/>
            <w:bCs/>
            <w:sz w:val="24"/>
          </w:rPr>
          <w:t>3</w:t>
        </w:r>
      </w:ins>
      <w:del w:id="51" w:author="Candis Watts Smith" w:date="2024-10-16T21:25:00Z" w16du:dateUtc="2024-10-17T01:25:00Z">
        <w:r w:rsidRPr="00100B73" w:rsidDel="006F32F2">
          <w:rPr>
            <w:rFonts w:ascii="Times New Roman" w:hAnsi="Times New Roman"/>
            <w:b/>
            <w:bCs/>
            <w:sz w:val="24"/>
          </w:rPr>
          <w:delText>2</w:delText>
        </w:r>
      </w:del>
      <w:r w:rsidRPr="00100B73">
        <w:rPr>
          <w:rFonts w:ascii="Times New Roman" w:hAnsi="Times New Roman"/>
          <w:b/>
          <w:bCs/>
          <w:sz w:val="24"/>
        </w:rPr>
        <w:t xml:space="preserve">) </w:t>
      </w:r>
      <w:del w:id="52" w:author="Candis Watts Smith" w:date="2024-10-16T21:25:00Z" w16du:dateUtc="2024-10-17T01:25:00Z">
        <w:r w:rsidRPr="00100B73" w:rsidDel="006F32F2">
          <w:rPr>
            <w:rFonts w:ascii="Times New Roman" w:hAnsi="Times New Roman"/>
            <w:sz w:val="24"/>
          </w:rPr>
          <w:delText xml:space="preserve">Whether </w:delText>
        </w:r>
      </w:del>
      <w:ins w:id="53" w:author="Candis Watts Smith" w:date="2024-10-16T21:25:00Z" w16du:dateUtc="2024-10-17T01:25:00Z">
        <w:r w:rsidR="006F32F2">
          <w:rPr>
            <w:rFonts w:ascii="Times New Roman" w:hAnsi="Times New Roman"/>
            <w:sz w:val="24"/>
          </w:rPr>
          <w:t>Do</w:t>
        </w:r>
        <w:r w:rsidR="006F32F2" w:rsidRPr="00100B73">
          <w:rPr>
            <w:rFonts w:ascii="Times New Roman" w:hAnsi="Times New Roman"/>
            <w:sz w:val="24"/>
          </w:rPr>
          <w:t xml:space="preserve"> </w:t>
        </w:r>
      </w:ins>
      <w:r w:rsidRPr="00100B73">
        <w:rPr>
          <w:rFonts w:ascii="Times New Roman" w:hAnsi="Times New Roman"/>
          <w:sz w:val="24"/>
        </w:rPr>
        <w:t>policies that invoke or serve distinct incarcerated subgroups receive different levels of support</w:t>
      </w:r>
      <w:ins w:id="54" w:author="Candis Watts Smith" w:date="2024-10-16T21:25:00Z" w16du:dateUtc="2024-10-17T01:25:00Z">
        <w:r w:rsidR="006F32F2">
          <w:rPr>
            <w:rFonts w:ascii="Times New Roman" w:hAnsi="Times New Roman"/>
            <w:sz w:val="24"/>
          </w:rPr>
          <w:t xml:space="preserve">? </w:t>
        </w:r>
      </w:ins>
      <w:del w:id="55" w:author="Candis Watts Smith" w:date="2024-10-16T21:25:00Z" w16du:dateUtc="2024-10-17T01:25:00Z">
        <w:r w:rsidRPr="00100B73" w:rsidDel="006F32F2">
          <w:rPr>
            <w:rFonts w:ascii="Times New Roman" w:hAnsi="Times New Roman"/>
            <w:sz w:val="24"/>
          </w:rPr>
          <w:delText>, regardless or</w:delText>
        </w:r>
      </w:del>
      <w:del w:id="56" w:author="Candis Watts Smith" w:date="2024-10-16T21:29:00Z" w16du:dateUtc="2024-10-17T01:29:00Z">
        <w:r w:rsidRPr="00100B73" w:rsidDel="006F32F2">
          <w:rPr>
            <w:rFonts w:ascii="Times New Roman" w:hAnsi="Times New Roman"/>
            <w:sz w:val="24"/>
          </w:rPr>
          <w:delText xml:space="preserve"> respondents’ punitiveness. </w:delText>
        </w:r>
      </w:del>
      <w:commentRangeEnd w:id="49"/>
      <w:r w:rsidR="006F32F2">
        <w:rPr>
          <w:rStyle w:val="CommentReference"/>
        </w:rPr>
        <w:commentReference w:id="49"/>
      </w:r>
    </w:p>
    <w:p w14:paraId="797CB6F5" w14:textId="77777777" w:rsidR="00AE2FB0" w:rsidRPr="00100B73" w:rsidRDefault="00AE2FB0" w:rsidP="00AE2FB0">
      <w:pPr>
        <w:spacing w:line="276" w:lineRule="auto"/>
        <w:rPr>
          <w:rFonts w:ascii="Times New Roman" w:hAnsi="Times New Roman"/>
          <w:sz w:val="24"/>
        </w:rPr>
      </w:pPr>
    </w:p>
    <w:p w14:paraId="66090737" w14:textId="59E6A290" w:rsidR="009403EA" w:rsidDel="006F32F2" w:rsidRDefault="009403EA" w:rsidP="00AE2FB0">
      <w:pPr>
        <w:spacing w:line="276" w:lineRule="auto"/>
        <w:rPr>
          <w:del w:id="57" w:author="Candis Watts Smith" w:date="2024-10-16T21:28:00Z" w16du:dateUtc="2024-10-17T01:28:00Z"/>
          <w:rFonts w:ascii="Times New Roman" w:hAnsi="Times New Roman"/>
          <w:sz w:val="24"/>
        </w:rPr>
      </w:pPr>
      <w:del w:id="58" w:author="Candis Watts Smith" w:date="2024-10-16T21:28:00Z" w16du:dateUtc="2024-10-17T01:28:00Z">
        <w:r w:rsidRPr="00100B73" w:rsidDel="006F32F2">
          <w:rPr>
            <w:rFonts w:ascii="Times New Roman" w:hAnsi="Times New Roman"/>
            <w:b/>
            <w:bCs/>
            <w:sz w:val="24"/>
          </w:rPr>
          <w:delText>(Q3)</w:delText>
        </w:r>
        <w:r w:rsidRPr="00100B73" w:rsidDel="006F32F2">
          <w:rPr>
            <w:rFonts w:ascii="Times New Roman" w:hAnsi="Times New Roman"/>
            <w:sz w:val="24"/>
          </w:rPr>
          <w:delText xml:space="preserve"> </w:delText>
        </w:r>
      </w:del>
      <w:del w:id="59" w:author="Candis Watts Smith" w:date="2024-10-16T21:27:00Z" w16du:dateUtc="2024-10-17T01:27:00Z">
        <w:r w:rsidRPr="00100B73" w:rsidDel="006F32F2">
          <w:rPr>
            <w:rFonts w:ascii="Times New Roman" w:hAnsi="Times New Roman"/>
            <w:sz w:val="24"/>
          </w:rPr>
          <w:delText xml:space="preserve">Who sees which differences? </w:delText>
        </w:r>
      </w:del>
      <w:del w:id="60" w:author="Candis Watts Smith" w:date="2024-10-16T21:28:00Z" w16du:dateUtc="2024-10-17T01:28:00Z">
        <w:r w:rsidRPr="00100B73" w:rsidDel="006F32F2">
          <w:rPr>
            <w:rFonts w:ascii="Times New Roman" w:hAnsi="Times New Roman"/>
            <w:sz w:val="24"/>
          </w:rPr>
          <w:delText xml:space="preserve">In other words, </w:delText>
        </w:r>
        <w:r w:rsidR="00FF321F" w:rsidRPr="00100B73" w:rsidDel="006F32F2">
          <w:rPr>
            <w:rFonts w:ascii="Times New Roman" w:hAnsi="Times New Roman"/>
            <w:sz w:val="24"/>
          </w:rPr>
          <w:delText xml:space="preserve">I ask </w:delText>
        </w:r>
      </w:del>
      <w:del w:id="61" w:author="Candis Watts Smith" w:date="2024-10-16T21:27:00Z" w16du:dateUtc="2024-10-17T01:27:00Z">
        <w:r w:rsidRPr="00100B73" w:rsidDel="006F32F2">
          <w:rPr>
            <w:rFonts w:ascii="Times New Roman" w:hAnsi="Times New Roman"/>
            <w:sz w:val="24"/>
          </w:rPr>
          <w:delText xml:space="preserve">what </w:delText>
        </w:r>
        <w:r w:rsidR="00BD6190" w:rsidDel="006F32F2">
          <w:rPr>
            <w:rFonts w:ascii="Times New Roman" w:hAnsi="Times New Roman"/>
            <w:sz w:val="24"/>
          </w:rPr>
          <w:delText>group</w:delText>
        </w:r>
        <w:r w:rsidRPr="00100B73" w:rsidDel="006F32F2">
          <w:rPr>
            <w:rFonts w:ascii="Times New Roman" w:hAnsi="Times New Roman"/>
            <w:sz w:val="24"/>
          </w:rPr>
          <w:delText>-level factors (such as personal experience with incarceration, race and racial attitudes, and political ideology) influence these differentiated evaluations</w:delText>
        </w:r>
        <w:r w:rsidR="00FF321F" w:rsidRPr="00100B73" w:rsidDel="006F32F2">
          <w:rPr>
            <w:rFonts w:ascii="Times New Roman" w:hAnsi="Times New Roman"/>
            <w:sz w:val="24"/>
          </w:rPr>
          <w:delText>.</w:delText>
        </w:r>
      </w:del>
    </w:p>
    <w:p w14:paraId="1D719A2D" w14:textId="77777777" w:rsidR="00AE2FB0" w:rsidRPr="00100B73" w:rsidRDefault="00AE2FB0" w:rsidP="00AE2FB0">
      <w:pPr>
        <w:rPr>
          <w:rFonts w:ascii="Times New Roman" w:hAnsi="Times New Roman"/>
          <w:sz w:val="24"/>
        </w:rPr>
      </w:pPr>
    </w:p>
    <w:p w14:paraId="577F9D1A" w14:textId="7D62D154" w:rsidR="007D35A3" w:rsidRPr="00100B73" w:rsidRDefault="00FF321F" w:rsidP="00100B73">
      <w:pPr>
        <w:spacing w:line="480" w:lineRule="auto"/>
        <w:ind w:firstLine="720"/>
        <w:rPr>
          <w:rFonts w:ascii="Times New Roman" w:hAnsi="Times New Roman"/>
          <w:sz w:val="24"/>
        </w:rPr>
      </w:pPr>
      <w:r w:rsidRPr="00100B73">
        <w:rPr>
          <w:rFonts w:ascii="Times New Roman" w:hAnsi="Times New Roman"/>
          <w:sz w:val="24"/>
        </w:rPr>
        <w:t>In this pre-analysis plan, I will highlight what</w:t>
      </w:r>
      <w:r w:rsidR="007D35A3" w:rsidRPr="00100B73">
        <w:rPr>
          <w:rFonts w:ascii="Times New Roman" w:hAnsi="Times New Roman"/>
          <w:sz w:val="24"/>
        </w:rPr>
        <w:t xml:space="preserve"> social constructions, deservingness, and political psych literature, as well as surveys of punitiveness and public opinion vis-à-vis criminal legal policy </w:t>
      </w:r>
      <w:r w:rsidRPr="00100B73">
        <w:rPr>
          <w:rFonts w:ascii="Times New Roman" w:hAnsi="Times New Roman"/>
          <w:sz w:val="24"/>
        </w:rPr>
        <w:t>suggest about how incarcerated people are constructed, and the relationship between constructions and policy views</w:t>
      </w:r>
      <w:r w:rsidR="007D35A3" w:rsidRPr="00100B73">
        <w:rPr>
          <w:rFonts w:ascii="Times New Roman" w:hAnsi="Times New Roman"/>
          <w:sz w:val="24"/>
        </w:rPr>
        <w:t>.</w:t>
      </w:r>
      <w:r w:rsidR="007D35A3" w:rsidRPr="00100B73">
        <w:rPr>
          <w:rStyle w:val="FootnoteReference"/>
          <w:rFonts w:ascii="Times New Roman" w:eastAsiaTheme="majorEastAsia" w:hAnsi="Times New Roman"/>
          <w:sz w:val="24"/>
        </w:rPr>
        <w:footnoteReference w:id="1"/>
      </w:r>
      <w:r w:rsidR="00244A20" w:rsidRPr="00100B73">
        <w:rPr>
          <w:rFonts w:ascii="Times New Roman" w:hAnsi="Times New Roman"/>
          <w:sz w:val="24"/>
        </w:rPr>
        <w:t xml:space="preserve"> </w:t>
      </w:r>
      <w:r w:rsidR="007D35A3" w:rsidRPr="00100B73">
        <w:rPr>
          <w:rFonts w:ascii="Times New Roman" w:hAnsi="Times New Roman"/>
          <w:sz w:val="24"/>
        </w:rPr>
        <w:t xml:space="preserve">I find that the deservingness literature has much room to </w:t>
      </w:r>
      <w:r w:rsidR="007D35A3" w:rsidRPr="00100B73">
        <w:rPr>
          <w:rFonts w:ascii="Times New Roman" w:hAnsi="Times New Roman"/>
          <w:sz w:val="24"/>
        </w:rPr>
        <w:lastRenderedPageBreak/>
        <w:t>explore evaluations of deservingness in policy areas beyond welfare, health care, and migration</w:t>
      </w:r>
      <w:ins w:id="62" w:author="Candis Watts Smith" w:date="2024-10-16T21:33:00Z" w16du:dateUtc="2024-10-17T01:33:00Z">
        <w:r w:rsidR="006F32F2">
          <w:rPr>
            <w:rFonts w:ascii="Times New Roman" w:hAnsi="Times New Roman"/>
            <w:sz w:val="24"/>
          </w:rPr>
          <w:t xml:space="preserve">. </w:t>
        </w:r>
      </w:ins>
      <w:del w:id="63" w:author="Candis Watts Smith" w:date="2024-10-16T21:33:00Z" w16du:dateUtc="2024-10-17T01:33:00Z">
        <w:r w:rsidR="00244A20" w:rsidRPr="00100B73" w:rsidDel="006F32F2">
          <w:rPr>
            <w:rFonts w:ascii="Times New Roman" w:hAnsi="Times New Roman"/>
            <w:sz w:val="24"/>
          </w:rPr>
          <w:delText>,</w:delText>
        </w:r>
      </w:del>
      <w:r w:rsidR="00244A20" w:rsidRPr="00100B73">
        <w:rPr>
          <w:rFonts w:ascii="Times New Roman" w:hAnsi="Times New Roman"/>
          <w:sz w:val="24"/>
        </w:rPr>
        <w:t xml:space="preserve"> </w:t>
      </w:r>
      <w:del w:id="64" w:author="Candis Watts Smith" w:date="2024-10-16T21:33:00Z" w16du:dateUtc="2024-10-17T01:33:00Z">
        <w:r w:rsidR="00244A20" w:rsidRPr="00100B73" w:rsidDel="006F32F2">
          <w:rPr>
            <w:rFonts w:ascii="Times New Roman" w:hAnsi="Times New Roman"/>
            <w:sz w:val="24"/>
          </w:rPr>
          <w:delText>and from</w:delText>
        </w:r>
      </w:del>
      <w:r w:rsidR="00244A20" w:rsidRPr="00100B73">
        <w:rPr>
          <w:rFonts w:ascii="Times New Roman" w:hAnsi="Times New Roman"/>
          <w:sz w:val="24"/>
        </w:rPr>
        <w:t xml:space="preserve"> </w:t>
      </w:r>
      <w:ins w:id="65" w:author="Candis Watts Smith" w:date="2024-10-16T21:33:00Z" w16du:dateUtc="2024-10-17T01:33:00Z">
        <w:r w:rsidR="006F32F2">
          <w:rPr>
            <w:rFonts w:ascii="Times New Roman" w:hAnsi="Times New Roman"/>
            <w:sz w:val="24"/>
          </w:rPr>
          <w:t xml:space="preserve">Based on </w:t>
        </w:r>
      </w:ins>
      <w:r w:rsidR="00244A20" w:rsidRPr="00100B73">
        <w:rPr>
          <w:rFonts w:ascii="Times New Roman" w:hAnsi="Times New Roman"/>
          <w:sz w:val="24"/>
        </w:rPr>
        <w:t>this literature</w:t>
      </w:r>
      <w:ins w:id="66" w:author="Candis Watts Smith" w:date="2024-10-16T21:33:00Z" w16du:dateUtc="2024-10-17T01:33:00Z">
        <w:r w:rsidR="006F32F2">
          <w:rPr>
            <w:rFonts w:ascii="Times New Roman" w:hAnsi="Times New Roman"/>
            <w:sz w:val="24"/>
          </w:rPr>
          <w:t>, I</w:t>
        </w:r>
      </w:ins>
      <w:r w:rsidR="00244A20" w:rsidRPr="00100B73">
        <w:rPr>
          <w:rFonts w:ascii="Times New Roman" w:hAnsi="Times New Roman"/>
          <w:sz w:val="24"/>
        </w:rPr>
        <w:t xml:space="preserve"> present </w:t>
      </w:r>
      <w:del w:id="67" w:author="Candis Watts Smith" w:date="2024-10-16T21:33:00Z" w16du:dateUtc="2024-10-17T01:33:00Z">
        <w:r w:rsidR="00244A20" w:rsidRPr="00100B73" w:rsidDel="006F32F2">
          <w:rPr>
            <w:rFonts w:ascii="Times New Roman" w:hAnsi="Times New Roman"/>
            <w:sz w:val="24"/>
          </w:rPr>
          <w:delText xml:space="preserve">brief </w:delText>
        </w:r>
      </w:del>
      <w:r w:rsidR="00244A20" w:rsidRPr="00100B73">
        <w:rPr>
          <w:rFonts w:ascii="Times New Roman" w:hAnsi="Times New Roman"/>
          <w:sz w:val="24"/>
        </w:rPr>
        <w:t>hypothes</w:t>
      </w:r>
      <w:r w:rsidR="00B536E8" w:rsidRPr="00100B73">
        <w:rPr>
          <w:rFonts w:ascii="Times New Roman" w:hAnsi="Times New Roman"/>
          <w:sz w:val="24"/>
        </w:rPr>
        <w:t>e</w:t>
      </w:r>
      <w:r w:rsidR="00244A20" w:rsidRPr="00100B73">
        <w:rPr>
          <w:rFonts w:ascii="Times New Roman" w:hAnsi="Times New Roman"/>
          <w:sz w:val="24"/>
        </w:rPr>
        <w:t xml:space="preserve">s </w:t>
      </w:r>
      <w:ins w:id="68" w:author="Candis Watts Smith" w:date="2024-10-16T21:33:00Z" w16du:dateUtc="2024-10-17T01:33:00Z">
        <w:r w:rsidR="006F32F2">
          <w:rPr>
            <w:rFonts w:ascii="Times New Roman" w:hAnsi="Times New Roman"/>
            <w:sz w:val="24"/>
          </w:rPr>
          <w:t>with respect to the three que</w:t>
        </w:r>
      </w:ins>
      <w:ins w:id="69" w:author="Candis Watts Smith" w:date="2024-10-16T21:34:00Z" w16du:dateUtc="2024-10-17T01:34:00Z">
        <w:r w:rsidR="006F32F2">
          <w:rPr>
            <w:rFonts w:ascii="Times New Roman" w:hAnsi="Times New Roman"/>
            <w:sz w:val="24"/>
          </w:rPr>
          <w:t xml:space="preserve">stions posed. Briefly, </w:t>
        </w:r>
      </w:ins>
      <w:del w:id="70" w:author="Candis Watts Smith" w:date="2024-10-16T21:33:00Z" w16du:dateUtc="2024-10-17T01:33:00Z">
        <w:r w:rsidR="00244A20" w:rsidRPr="00100B73" w:rsidDel="006F32F2">
          <w:rPr>
            <w:rFonts w:ascii="Times New Roman" w:hAnsi="Times New Roman"/>
            <w:sz w:val="24"/>
          </w:rPr>
          <w:delText xml:space="preserve">– broadly, </w:delText>
        </w:r>
      </w:del>
      <w:del w:id="71" w:author="Candis Watts Smith" w:date="2024-10-16T21:34:00Z" w16du:dateUtc="2024-10-17T01:34:00Z">
        <w:r w:rsidR="00244A20" w:rsidRPr="00100B73" w:rsidDel="006F32F2">
          <w:rPr>
            <w:rFonts w:ascii="Times New Roman" w:hAnsi="Times New Roman"/>
            <w:sz w:val="24"/>
          </w:rPr>
          <w:delText xml:space="preserve">that </w:delText>
        </w:r>
      </w:del>
      <w:r w:rsidR="00244A20" w:rsidRPr="00100B73">
        <w:rPr>
          <w:rFonts w:ascii="Times New Roman" w:hAnsi="Times New Roman"/>
          <w:sz w:val="24"/>
        </w:rPr>
        <w:t xml:space="preserve">I </w:t>
      </w:r>
      <w:r w:rsidR="00244A20" w:rsidRPr="00100B73">
        <w:rPr>
          <w:rFonts w:ascii="Times New Roman" w:hAnsi="Times New Roman"/>
          <w:i/>
          <w:iCs/>
          <w:sz w:val="24"/>
        </w:rPr>
        <w:t>do</w:t>
      </w:r>
      <w:r w:rsidR="00244A20" w:rsidRPr="00100B73">
        <w:rPr>
          <w:rFonts w:ascii="Times New Roman" w:hAnsi="Times New Roman"/>
          <w:sz w:val="24"/>
        </w:rPr>
        <w:t xml:space="preserve"> expect to see variation</w:t>
      </w:r>
      <w:ins w:id="72" w:author="Candis Watts Smith" w:date="2024-10-16T21:34:00Z" w16du:dateUtc="2024-10-17T01:34:00Z">
        <w:r w:rsidR="006F32F2">
          <w:rPr>
            <w:rFonts w:ascii="Times New Roman" w:hAnsi="Times New Roman"/>
            <w:sz w:val="24"/>
          </w:rPr>
          <w:t xml:space="preserve">s in </w:t>
        </w:r>
      </w:ins>
      <w:ins w:id="73" w:author="Candis Watts Smith" w:date="2024-10-16T21:35:00Z" w16du:dateUtc="2024-10-17T01:35:00Z">
        <w:r w:rsidR="009A3965">
          <w:rPr>
            <w:rFonts w:ascii="Times New Roman" w:hAnsi="Times New Roman"/>
            <w:sz w:val="24"/>
          </w:rPr>
          <w:t>deservingness</w:t>
        </w:r>
      </w:ins>
      <w:ins w:id="74" w:author="Candis Watts Smith" w:date="2024-10-16T21:34:00Z" w16du:dateUtc="2024-10-17T01:34:00Z">
        <w:r w:rsidR="006F32F2">
          <w:rPr>
            <w:rFonts w:ascii="Times New Roman" w:hAnsi="Times New Roman"/>
            <w:sz w:val="24"/>
          </w:rPr>
          <w:t xml:space="preserve"> evaluations</w:t>
        </w:r>
      </w:ins>
      <w:r w:rsidR="00244A20" w:rsidRPr="00100B73">
        <w:rPr>
          <w:rFonts w:ascii="Times New Roman" w:hAnsi="Times New Roman"/>
          <w:sz w:val="24"/>
        </w:rPr>
        <w:t xml:space="preserve"> across subsets</w:t>
      </w:r>
      <w:ins w:id="75" w:author="Candis Watts Smith" w:date="2024-10-16T21:34:00Z" w16du:dateUtc="2024-10-17T01:34:00Z">
        <w:r w:rsidR="006F32F2">
          <w:rPr>
            <w:rFonts w:ascii="Times New Roman" w:hAnsi="Times New Roman"/>
            <w:sz w:val="24"/>
          </w:rPr>
          <w:t xml:space="preserve"> of incarnated people. Moreover, I expect demographic</w:t>
        </w:r>
      </w:ins>
      <w:ins w:id="76" w:author="Candis Watts Smith" w:date="2024-10-16T21:35:00Z" w16du:dateUtc="2024-10-17T01:35:00Z">
        <w:r w:rsidR="006F32F2">
          <w:rPr>
            <w:rFonts w:ascii="Times New Roman" w:hAnsi="Times New Roman"/>
            <w:sz w:val="24"/>
          </w:rPr>
          <w:t>, broad political attitudes,</w:t>
        </w:r>
      </w:ins>
      <w:ins w:id="77" w:author="Candis Watts Smith" w:date="2024-10-16T21:34:00Z" w16du:dateUtc="2024-10-17T01:34:00Z">
        <w:r w:rsidR="006F32F2">
          <w:rPr>
            <w:rFonts w:ascii="Times New Roman" w:hAnsi="Times New Roman"/>
            <w:sz w:val="24"/>
          </w:rPr>
          <w:t xml:space="preserve"> and experiences with the criminal legal system to influence how </w:t>
        </w:r>
      </w:ins>
      <w:ins w:id="78" w:author="Candis Watts Smith" w:date="2024-10-16T21:35:00Z" w16du:dateUtc="2024-10-17T01:35:00Z">
        <w:r w:rsidR="006F32F2">
          <w:rPr>
            <w:rFonts w:ascii="Times New Roman" w:hAnsi="Times New Roman"/>
            <w:sz w:val="24"/>
          </w:rPr>
          <w:t xml:space="preserve">Americans evaluated this </w:t>
        </w:r>
        <w:commentRangeStart w:id="79"/>
        <w:r w:rsidR="006F32F2">
          <w:rPr>
            <w:rFonts w:ascii="Times New Roman" w:hAnsi="Times New Roman"/>
            <w:sz w:val="24"/>
          </w:rPr>
          <w:t>group</w:t>
        </w:r>
      </w:ins>
      <w:commentRangeEnd w:id="79"/>
      <w:ins w:id="80" w:author="Candis Watts Smith" w:date="2024-10-16T21:36:00Z" w16du:dateUtc="2024-10-17T01:36:00Z">
        <w:r w:rsidR="009A3965">
          <w:rPr>
            <w:rStyle w:val="CommentReference"/>
          </w:rPr>
          <w:commentReference w:id="79"/>
        </w:r>
      </w:ins>
      <w:ins w:id="81" w:author="Candis Watts Smith" w:date="2024-10-16T21:35:00Z" w16du:dateUtc="2024-10-17T01:35:00Z">
        <w:r w:rsidR="006F32F2">
          <w:rPr>
            <w:rFonts w:ascii="Times New Roman" w:hAnsi="Times New Roman"/>
            <w:sz w:val="24"/>
          </w:rPr>
          <w:t>.</w:t>
        </w:r>
      </w:ins>
      <w:r w:rsidR="00244A20" w:rsidRPr="00100B73">
        <w:rPr>
          <w:rFonts w:ascii="Times New Roman" w:hAnsi="Times New Roman"/>
          <w:sz w:val="24"/>
        </w:rPr>
        <w:t xml:space="preserve"> </w:t>
      </w:r>
      <w:del w:id="82" w:author="Candis Watts Smith" w:date="2024-10-16T21:35:00Z" w16du:dateUtc="2024-10-17T01:35:00Z">
        <w:r w:rsidR="00244A20" w:rsidRPr="00100B73" w:rsidDel="006F32F2">
          <w:rPr>
            <w:rFonts w:ascii="Times New Roman" w:hAnsi="Times New Roman"/>
            <w:sz w:val="24"/>
          </w:rPr>
          <w:delText>and</w:delText>
        </w:r>
        <w:r w:rsidR="00BD6190" w:rsidDel="006F32F2">
          <w:rPr>
            <w:rFonts w:ascii="Times New Roman" w:hAnsi="Times New Roman"/>
            <w:sz w:val="24"/>
          </w:rPr>
          <w:delText xml:space="preserve"> that </w:delText>
        </w:r>
        <w:r w:rsidR="00244A20" w:rsidRPr="00100B73" w:rsidDel="006F32F2">
          <w:rPr>
            <w:rFonts w:ascii="Times New Roman" w:hAnsi="Times New Roman"/>
            <w:sz w:val="24"/>
          </w:rPr>
          <w:delText xml:space="preserve"> support for subset-targeted policy can operate somewhat independently of punitiveness</w:delText>
        </w:r>
        <w:r w:rsidR="007D35A3" w:rsidRPr="00100B73" w:rsidDel="006F32F2">
          <w:rPr>
            <w:rFonts w:ascii="Times New Roman" w:hAnsi="Times New Roman"/>
            <w:sz w:val="24"/>
          </w:rPr>
          <w:delText xml:space="preserve">. </w:delText>
        </w:r>
      </w:del>
      <w:r w:rsidR="00244A20" w:rsidRPr="00100B73">
        <w:rPr>
          <w:rFonts w:ascii="Times New Roman" w:hAnsi="Times New Roman"/>
          <w:sz w:val="24"/>
        </w:rPr>
        <w:t xml:space="preserve">Next, I propose a method for evaluating these questions with data from a September 2024 survey and conclude with brief implications. </w:t>
      </w:r>
    </w:p>
    <w:p w14:paraId="4272AFE1" w14:textId="77777777" w:rsidR="00901D9C" w:rsidRPr="00100B73" w:rsidRDefault="00901D9C" w:rsidP="00100B73">
      <w:pPr>
        <w:spacing w:line="480" w:lineRule="auto"/>
        <w:jc w:val="center"/>
        <w:rPr>
          <w:rFonts w:ascii="Times New Roman" w:hAnsi="Times New Roman"/>
          <w:b/>
          <w:bCs/>
          <w:sz w:val="24"/>
        </w:rPr>
      </w:pPr>
    </w:p>
    <w:p w14:paraId="31A08F2F" w14:textId="1188A6C6" w:rsidR="007D35A3" w:rsidRPr="00100B73" w:rsidRDefault="00901D9C" w:rsidP="00100B73">
      <w:pPr>
        <w:spacing w:line="480" w:lineRule="auto"/>
        <w:jc w:val="center"/>
        <w:rPr>
          <w:rFonts w:ascii="Times New Roman" w:hAnsi="Times New Roman"/>
          <w:b/>
          <w:bCs/>
          <w:sz w:val="24"/>
        </w:rPr>
      </w:pPr>
      <w:r w:rsidRPr="00100B73">
        <w:rPr>
          <w:rFonts w:ascii="Times New Roman" w:hAnsi="Times New Roman"/>
          <w:b/>
          <w:bCs/>
          <w:sz w:val="24"/>
        </w:rPr>
        <w:t>Literature</w:t>
      </w:r>
    </w:p>
    <w:p w14:paraId="76AD4C7B" w14:textId="2C92F0BC" w:rsidR="005B69DF" w:rsidRPr="00100B73" w:rsidRDefault="00B10E81" w:rsidP="00B12119">
      <w:pPr>
        <w:spacing w:line="480" w:lineRule="auto"/>
        <w:rPr>
          <w:rFonts w:ascii="Times New Roman" w:hAnsi="Times New Roman"/>
          <w:sz w:val="24"/>
        </w:rPr>
      </w:pPr>
      <w:r w:rsidRPr="00100B73">
        <w:rPr>
          <w:rFonts w:ascii="Times New Roman" w:hAnsi="Times New Roman"/>
          <w:sz w:val="24"/>
        </w:rPr>
        <w:tab/>
        <w:t xml:space="preserve">Policymakers are incentivized to produce policy </w:t>
      </w:r>
      <w:r w:rsidR="00163E83" w:rsidRPr="00100B73">
        <w:rPr>
          <w:rFonts w:ascii="Times New Roman" w:hAnsi="Times New Roman"/>
          <w:sz w:val="24"/>
        </w:rPr>
        <w:t>that</w:t>
      </w:r>
      <w:r w:rsidRPr="00100B73">
        <w:rPr>
          <w:rFonts w:ascii="Times New Roman" w:hAnsi="Times New Roman"/>
          <w:sz w:val="24"/>
        </w:rPr>
        <w:t xml:space="preserve"> help</w:t>
      </w:r>
      <w:r w:rsidR="00244A20" w:rsidRPr="00100B73">
        <w:rPr>
          <w:rFonts w:ascii="Times New Roman" w:hAnsi="Times New Roman"/>
          <w:sz w:val="24"/>
        </w:rPr>
        <w:t>s</w:t>
      </w:r>
      <w:r w:rsidRPr="00100B73">
        <w:rPr>
          <w:rFonts w:ascii="Times New Roman" w:hAnsi="Times New Roman"/>
          <w:sz w:val="24"/>
        </w:rPr>
        <w:t xml:space="preserve"> some groups and punish</w:t>
      </w:r>
      <w:r w:rsidR="00244A20" w:rsidRPr="00100B73">
        <w:rPr>
          <w:rFonts w:ascii="Times New Roman" w:hAnsi="Times New Roman"/>
          <w:sz w:val="24"/>
        </w:rPr>
        <w:t xml:space="preserve">es </w:t>
      </w:r>
      <w:r w:rsidRPr="00100B73">
        <w:rPr>
          <w:rFonts w:ascii="Times New Roman" w:hAnsi="Times New Roman"/>
          <w:sz w:val="24"/>
        </w:rPr>
        <w:t>others. Anne Schneider and Helen Ingram</w:t>
      </w:r>
      <w:r w:rsidR="00B536E8" w:rsidRPr="00100B73">
        <w:rPr>
          <w:rFonts w:ascii="Times New Roman" w:hAnsi="Times New Roman"/>
          <w:sz w:val="24"/>
        </w:rPr>
        <w:t>’s</w:t>
      </w:r>
      <w:r w:rsidRPr="00100B73">
        <w:rPr>
          <w:rFonts w:ascii="Times New Roman" w:hAnsi="Times New Roman"/>
          <w:sz w:val="24"/>
        </w:rPr>
        <w:t xml:space="preserve"> </w:t>
      </w:r>
      <w:r w:rsidR="00390F5B" w:rsidRPr="00100B73">
        <w:rPr>
          <w:rFonts w:ascii="Times New Roman" w:hAnsi="Times New Roman"/>
          <w:sz w:val="24"/>
        </w:rPr>
        <w:t xml:space="preserve">foundational </w:t>
      </w:r>
      <w:r w:rsidRPr="00100B73">
        <w:rPr>
          <w:rFonts w:ascii="Times New Roman" w:hAnsi="Times New Roman"/>
          <w:sz w:val="24"/>
        </w:rPr>
        <w:t xml:space="preserve">typology </w:t>
      </w:r>
      <w:r w:rsidR="00B536E8" w:rsidRPr="00100B73">
        <w:rPr>
          <w:rFonts w:ascii="Times New Roman" w:hAnsi="Times New Roman"/>
          <w:sz w:val="24"/>
        </w:rPr>
        <w:t>suggests</w:t>
      </w:r>
      <w:r w:rsidRPr="00100B73">
        <w:rPr>
          <w:rFonts w:ascii="Times New Roman" w:hAnsi="Times New Roman"/>
          <w:sz w:val="24"/>
        </w:rPr>
        <w:t xml:space="preserve"> </w:t>
      </w:r>
      <w:r w:rsidR="00390F5B" w:rsidRPr="00100B73">
        <w:rPr>
          <w:rFonts w:ascii="Times New Roman" w:hAnsi="Times New Roman"/>
          <w:sz w:val="24"/>
        </w:rPr>
        <w:t xml:space="preserve">four general </w:t>
      </w:r>
      <w:r w:rsidRPr="00100B73">
        <w:rPr>
          <w:rFonts w:ascii="Times New Roman" w:hAnsi="Times New Roman"/>
          <w:sz w:val="24"/>
        </w:rPr>
        <w:t xml:space="preserve">social constructions </w:t>
      </w:r>
      <w:r w:rsidR="00390F5B" w:rsidRPr="00100B73">
        <w:rPr>
          <w:rFonts w:ascii="Times New Roman" w:hAnsi="Times New Roman"/>
          <w:sz w:val="24"/>
        </w:rPr>
        <w:t>to which</w:t>
      </w:r>
      <w:r w:rsidRPr="00100B73">
        <w:rPr>
          <w:rFonts w:ascii="Times New Roman" w:hAnsi="Times New Roman"/>
          <w:sz w:val="24"/>
        </w:rPr>
        <w:t xml:space="preserve"> </w:t>
      </w:r>
      <w:r w:rsidR="009A010E" w:rsidRPr="00100B73">
        <w:rPr>
          <w:rFonts w:ascii="Times New Roman" w:hAnsi="Times New Roman"/>
          <w:sz w:val="24"/>
        </w:rPr>
        <w:t xml:space="preserve">policymakers respond: target groups </w:t>
      </w:r>
      <w:r w:rsidR="00390F5B" w:rsidRPr="00100B73">
        <w:rPr>
          <w:rFonts w:ascii="Times New Roman" w:hAnsi="Times New Roman"/>
          <w:sz w:val="24"/>
        </w:rPr>
        <w:t xml:space="preserve">who </w:t>
      </w:r>
      <w:r w:rsidR="009A010E" w:rsidRPr="00100B73">
        <w:rPr>
          <w:rFonts w:ascii="Times New Roman" w:hAnsi="Times New Roman"/>
          <w:sz w:val="24"/>
        </w:rPr>
        <w:t>are “advantaged,” or powerful and deserving</w:t>
      </w:r>
      <w:r w:rsidR="00390F5B" w:rsidRPr="00100B73">
        <w:rPr>
          <w:rFonts w:ascii="Times New Roman" w:hAnsi="Times New Roman"/>
          <w:sz w:val="24"/>
        </w:rPr>
        <w:t>;</w:t>
      </w:r>
      <w:r w:rsidR="009A010E" w:rsidRPr="00100B73">
        <w:rPr>
          <w:rFonts w:ascii="Times New Roman" w:hAnsi="Times New Roman"/>
          <w:sz w:val="24"/>
        </w:rPr>
        <w:t xml:space="preserve"> “contenders</w:t>
      </w:r>
      <w:r w:rsidR="00145E6A" w:rsidRPr="00100B73">
        <w:rPr>
          <w:rFonts w:ascii="Times New Roman" w:hAnsi="Times New Roman"/>
          <w:sz w:val="24"/>
        </w:rPr>
        <w:t>,</w:t>
      </w:r>
      <w:r w:rsidR="009A010E" w:rsidRPr="00100B73">
        <w:rPr>
          <w:rFonts w:ascii="Times New Roman" w:hAnsi="Times New Roman"/>
          <w:sz w:val="24"/>
        </w:rPr>
        <w:t>”</w:t>
      </w:r>
      <w:r w:rsidR="00145E6A" w:rsidRPr="00100B73">
        <w:rPr>
          <w:rFonts w:ascii="Times New Roman" w:hAnsi="Times New Roman"/>
          <w:sz w:val="24"/>
        </w:rPr>
        <w:t xml:space="preserve"> or</w:t>
      </w:r>
      <w:r w:rsidR="009A010E" w:rsidRPr="00100B73">
        <w:rPr>
          <w:rFonts w:ascii="Times New Roman" w:hAnsi="Times New Roman"/>
          <w:sz w:val="24"/>
        </w:rPr>
        <w:t xml:space="preserve"> </w:t>
      </w:r>
      <w:r w:rsidR="00390F5B" w:rsidRPr="00100B73">
        <w:rPr>
          <w:rFonts w:ascii="Times New Roman" w:hAnsi="Times New Roman"/>
          <w:sz w:val="24"/>
        </w:rPr>
        <w:t>target groups</w:t>
      </w:r>
      <w:r w:rsidR="009A010E" w:rsidRPr="00100B73">
        <w:rPr>
          <w:rFonts w:ascii="Times New Roman" w:hAnsi="Times New Roman"/>
          <w:sz w:val="24"/>
        </w:rPr>
        <w:t xml:space="preserve"> who are powerful but undeserving</w:t>
      </w:r>
      <w:r w:rsidR="00390F5B" w:rsidRPr="00100B73">
        <w:rPr>
          <w:rFonts w:ascii="Times New Roman" w:hAnsi="Times New Roman"/>
          <w:sz w:val="24"/>
        </w:rPr>
        <w:t>;</w:t>
      </w:r>
      <w:r w:rsidR="009A010E" w:rsidRPr="00100B73">
        <w:rPr>
          <w:rFonts w:ascii="Times New Roman" w:hAnsi="Times New Roman"/>
          <w:sz w:val="24"/>
        </w:rPr>
        <w:t xml:space="preserve"> “dependent</w:t>
      </w:r>
      <w:r w:rsidR="00145E6A" w:rsidRPr="00100B73">
        <w:rPr>
          <w:rFonts w:ascii="Times New Roman" w:hAnsi="Times New Roman"/>
          <w:sz w:val="24"/>
        </w:rPr>
        <w:t>s</w:t>
      </w:r>
      <w:r w:rsidR="009A010E" w:rsidRPr="00100B73">
        <w:rPr>
          <w:rFonts w:ascii="Times New Roman" w:hAnsi="Times New Roman"/>
          <w:sz w:val="24"/>
        </w:rPr>
        <w:t xml:space="preserve">” – </w:t>
      </w:r>
      <w:r w:rsidR="00390F5B" w:rsidRPr="00100B73">
        <w:rPr>
          <w:rFonts w:ascii="Times New Roman" w:hAnsi="Times New Roman"/>
          <w:sz w:val="24"/>
        </w:rPr>
        <w:t xml:space="preserve">groups who are </w:t>
      </w:r>
      <w:r w:rsidR="009A010E" w:rsidRPr="00100B73">
        <w:rPr>
          <w:rFonts w:ascii="Times New Roman" w:hAnsi="Times New Roman"/>
          <w:sz w:val="24"/>
        </w:rPr>
        <w:t>deserving but lacking power</w:t>
      </w:r>
      <w:r w:rsidR="00390F5B" w:rsidRPr="00100B73">
        <w:rPr>
          <w:rFonts w:ascii="Times New Roman" w:hAnsi="Times New Roman"/>
          <w:sz w:val="24"/>
        </w:rPr>
        <w:t>;</w:t>
      </w:r>
      <w:r w:rsidR="009A010E" w:rsidRPr="00100B73">
        <w:rPr>
          <w:rFonts w:ascii="Times New Roman" w:hAnsi="Times New Roman"/>
          <w:sz w:val="24"/>
        </w:rPr>
        <w:t xml:space="preserve"> and “deviant” </w:t>
      </w:r>
      <w:r w:rsidR="00390F5B" w:rsidRPr="00100B73">
        <w:rPr>
          <w:rFonts w:ascii="Times New Roman" w:hAnsi="Times New Roman"/>
          <w:sz w:val="24"/>
        </w:rPr>
        <w:t xml:space="preserve">groups </w:t>
      </w:r>
      <w:r w:rsidR="009A010E" w:rsidRPr="00100B73">
        <w:rPr>
          <w:rFonts w:ascii="Times New Roman" w:hAnsi="Times New Roman"/>
          <w:sz w:val="24"/>
        </w:rPr>
        <w:t xml:space="preserve">– </w:t>
      </w:r>
      <w:r w:rsidR="00390F5B" w:rsidRPr="00100B73">
        <w:rPr>
          <w:rFonts w:ascii="Times New Roman" w:hAnsi="Times New Roman"/>
          <w:sz w:val="24"/>
        </w:rPr>
        <w:t xml:space="preserve">those who are </w:t>
      </w:r>
      <w:r w:rsidR="009A010E" w:rsidRPr="00100B73">
        <w:rPr>
          <w:rFonts w:ascii="Times New Roman" w:hAnsi="Times New Roman"/>
          <w:sz w:val="24"/>
        </w:rPr>
        <w:t>both undeserving and weak</w:t>
      </w:r>
      <w:r w:rsidR="00B612C4" w:rsidRPr="00100B73">
        <w:rPr>
          <w:rFonts w:ascii="Times New Roman" w:hAnsi="Times New Roman"/>
          <w:sz w:val="24"/>
        </w:rPr>
        <w:t xml:space="preserve"> (Schneider and Ingram 1993)</w:t>
      </w:r>
      <w:r w:rsidR="009A010E" w:rsidRPr="00100B73">
        <w:rPr>
          <w:rFonts w:ascii="Times New Roman" w:hAnsi="Times New Roman"/>
          <w:sz w:val="24"/>
        </w:rPr>
        <w:t>.</w:t>
      </w:r>
      <w:r w:rsidR="0077314C" w:rsidRPr="00100B73">
        <w:rPr>
          <w:rFonts w:ascii="Times New Roman" w:hAnsi="Times New Roman"/>
          <w:sz w:val="24"/>
        </w:rPr>
        <w:t xml:space="preserve"> </w:t>
      </w:r>
      <w:r w:rsidR="009A010E" w:rsidRPr="00100B73">
        <w:rPr>
          <w:rFonts w:ascii="Times New Roman" w:hAnsi="Times New Roman"/>
          <w:sz w:val="24"/>
        </w:rPr>
        <w:t xml:space="preserve">Policymakers </w:t>
      </w:r>
      <w:r w:rsidR="005B69DF" w:rsidRPr="00100B73">
        <w:rPr>
          <w:rFonts w:ascii="Times New Roman" w:hAnsi="Times New Roman"/>
          <w:sz w:val="24"/>
        </w:rPr>
        <w:t>respond to these</w:t>
      </w:r>
      <w:r w:rsidR="009A010E" w:rsidRPr="00100B73">
        <w:rPr>
          <w:rFonts w:ascii="Times New Roman" w:hAnsi="Times New Roman"/>
          <w:sz w:val="24"/>
        </w:rPr>
        <w:t xml:space="preserve"> social constructions and their perceptions of consequences for their re-election</w:t>
      </w:r>
      <w:r w:rsidR="00390F5B" w:rsidRPr="00100B73">
        <w:rPr>
          <w:rFonts w:ascii="Times New Roman" w:hAnsi="Times New Roman"/>
          <w:sz w:val="24"/>
        </w:rPr>
        <w:t xml:space="preserve"> </w:t>
      </w:r>
      <w:r w:rsidR="005B69DF" w:rsidRPr="00100B73">
        <w:rPr>
          <w:rFonts w:ascii="Times New Roman" w:hAnsi="Times New Roman"/>
          <w:sz w:val="24"/>
        </w:rPr>
        <w:t xml:space="preserve">in “anticipatory” feedback processes </w:t>
      </w:r>
      <w:r w:rsidR="00390F5B" w:rsidRPr="00100B73">
        <w:rPr>
          <w:rFonts w:ascii="Times New Roman" w:hAnsi="Times New Roman"/>
          <w:sz w:val="24"/>
        </w:rPr>
        <w:t>(Schneider and Ingram, 2019)</w:t>
      </w:r>
      <w:r w:rsidR="009A010E" w:rsidRPr="00100B73">
        <w:rPr>
          <w:rFonts w:ascii="Times New Roman" w:hAnsi="Times New Roman"/>
          <w:sz w:val="24"/>
        </w:rPr>
        <w:t xml:space="preserve">. </w:t>
      </w:r>
      <w:r w:rsidR="00390F5B" w:rsidRPr="00100B73">
        <w:rPr>
          <w:rFonts w:ascii="Times New Roman" w:hAnsi="Times New Roman"/>
          <w:sz w:val="24"/>
        </w:rPr>
        <w:t>Policymakers will offer benefits to advantaged groups and to contenders, although advantages to contenders will be publicly obscured</w:t>
      </w:r>
      <w:r w:rsidR="00145E6A" w:rsidRPr="00100B73">
        <w:rPr>
          <w:rFonts w:ascii="Times New Roman" w:hAnsi="Times New Roman"/>
          <w:sz w:val="24"/>
        </w:rPr>
        <w:t xml:space="preserve"> as in the case of </w:t>
      </w:r>
      <w:r w:rsidR="00390F5B" w:rsidRPr="00100B73">
        <w:rPr>
          <w:rFonts w:ascii="Times New Roman" w:hAnsi="Times New Roman"/>
          <w:sz w:val="24"/>
        </w:rPr>
        <w:t>as tax credits for the wealthy</w:t>
      </w:r>
      <w:r w:rsidR="00145E6A" w:rsidRPr="00100B73">
        <w:rPr>
          <w:rFonts w:ascii="Times New Roman" w:hAnsi="Times New Roman"/>
          <w:sz w:val="24"/>
        </w:rPr>
        <w:t xml:space="preserve"> – recipients of which are perceived as more deserving than groups who receive social benefits (Ellis and </w:t>
      </w:r>
      <w:proofErr w:type="spellStart"/>
      <w:r w:rsidR="00145E6A" w:rsidRPr="00100B73">
        <w:rPr>
          <w:rFonts w:ascii="Times New Roman" w:hAnsi="Times New Roman"/>
          <w:sz w:val="24"/>
        </w:rPr>
        <w:t>Faricy</w:t>
      </w:r>
      <w:proofErr w:type="spellEnd"/>
      <w:r w:rsidR="00145E6A" w:rsidRPr="00100B73">
        <w:rPr>
          <w:rFonts w:ascii="Times New Roman" w:hAnsi="Times New Roman"/>
          <w:sz w:val="24"/>
        </w:rPr>
        <w:t xml:space="preserve"> 2020)</w:t>
      </w:r>
      <w:r w:rsidR="00390F5B" w:rsidRPr="00100B73">
        <w:rPr>
          <w:rFonts w:ascii="Times New Roman" w:hAnsi="Times New Roman"/>
          <w:sz w:val="24"/>
        </w:rPr>
        <w:t xml:space="preserve">. As dependent groups are seen as deserving but lacking power, what policy benefits they enjoy may </w:t>
      </w:r>
      <w:r w:rsidR="00244A20" w:rsidRPr="00100B73">
        <w:rPr>
          <w:rFonts w:ascii="Times New Roman" w:hAnsi="Times New Roman"/>
          <w:sz w:val="24"/>
        </w:rPr>
        <w:t xml:space="preserve">be </w:t>
      </w:r>
      <w:r w:rsidR="00390F5B" w:rsidRPr="00100B73">
        <w:rPr>
          <w:rFonts w:ascii="Times New Roman" w:hAnsi="Times New Roman"/>
          <w:sz w:val="24"/>
        </w:rPr>
        <w:t xml:space="preserve">“symbolic” or be rendered nearly inaccessible </w:t>
      </w:r>
      <w:r w:rsidR="00021097" w:rsidRPr="00100B73">
        <w:rPr>
          <w:rFonts w:ascii="Times New Roman" w:hAnsi="Times New Roman"/>
          <w:sz w:val="24"/>
        </w:rPr>
        <w:t>by</w:t>
      </w:r>
      <w:r w:rsidR="00390F5B" w:rsidRPr="00100B73">
        <w:rPr>
          <w:rFonts w:ascii="Times New Roman" w:hAnsi="Times New Roman"/>
          <w:sz w:val="24"/>
        </w:rPr>
        <w:t xml:space="preserve"> bureaucratic hurdles. Deviants</w:t>
      </w:r>
      <w:r w:rsidR="009465A5" w:rsidRPr="00100B73">
        <w:rPr>
          <w:rFonts w:ascii="Times New Roman" w:hAnsi="Times New Roman"/>
          <w:sz w:val="24"/>
        </w:rPr>
        <w:t xml:space="preserve"> will be punishe</w:t>
      </w:r>
      <w:r w:rsidR="005B69DF" w:rsidRPr="00100B73">
        <w:rPr>
          <w:rFonts w:ascii="Times New Roman" w:hAnsi="Times New Roman"/>
          <w:sz w:val="24"/>
        </w:rPr>
        <w:t xml:space="preserve">d </w:t>
      </w:r>
      <w:r w:rsidR="005B69DF" w:rsidRPr="00100B73">
        <w:rPr>
          <w:rFonts w:ascii="Times New Roman" w:hAnsi="Times New Roman"/>
          <w:sz w:val="24"/>
        </w:rPr>
        <w:lastRenderedPageBreak/>
        <w:t>– policymakers expect their constituencies view deviants as undeserving, and that deviants will lack the political power to punish legislators</w:t>
      </w:r>
      <w:del w:id="83" w:author="Candis Watts Smith" w:date="2024-10-16T21:46:00Z" w16du:dateUtc="2024-10-17T01:46:00Z">
        <w:r w:rsidR="005B69DF" w:rsidRPr="00100B73" w:rsidDel="00B12119">
          <w:rPr>
            <w:rFonts w:ascii="Times New Roman" w:hAnsi="Times New Roman"/>
            <w:sz w:val="24"/>
          </w:rPr>
          <w:delText>, in turn</w:delText>
        </w:r>
      </w:del>
      <w:r w:rsidR="005B69DF" w:rsidRPr="00100B73">
        <w:rPr>
          <w:rFonts w:ascii="Times New Roman" w:hAnsi="Times New Roman"/>
          <w:sz w:val="24"/>
        </w:rPr>
        <w:t xml:space="preserve">. </w:t>
      </w:r>
    </w:p>
    <w:p w14:paraId="3F20A848" w14:textId="5D1C95ED" w:rsidR="002D41A0" w:rsidRPr="00100B73" w:rsidRDefault="009A010E" w:rsidP="00100B73">
      <w:pPr>
        <w:spacing w:line="480" w:lineRule="auto"/>
        <w:rPr>
          <w:rFonts w:ascii="Times New Roman" w:hAnsi="Times New Roman"/>
          <w:sz w:val="24"/>
        </w:rPr>
      </w:pPr>
      <w:r w:rsidRPr="00100B73">
        <w:rPr>
          <w:rFonts w:ascii="Times New Roman" w:hAnsi="Times New Roman"/>
          <w:sz w:val="24"/>
        </w:rPr>
        <w:tab/>
        <w:t xml:space="preserve">Support for this theory and the mapping of social constructions of target groups </w:t>
      </w:r>
      <w:r w:rsidR="00B612C4" w:rsidRPr="00100B73">
        <w:rPr>
          <w:rFonts w:ascii="Times New Roman" w:hAnsi="Times New Roman"/>
          <w:sz w:val="24"/>
        </w:rPr>
        <w:t xml:space="preserve">has been well-established through both </w:t>
      </w:r>
      <w:proofErr w:type="gramStart"/>
      <w:r w:rsidR="00B612C4" w:rsidRPr="00100B73">
        <w:rPr>
          <w:rFonts w:ascii="Times New Roman" w:hAnsi="Times New Roman"/>
          <w:sz w:val="24"/>
        </w:rPr>
        <w:t>literature</w:t>
      </w:r>
      <w:proofErr w:type="gramEnd"/>
      <w:r w:rsidR="00B612C4" w:rsidRPr="00100B73">
        <w:rPr>
          <w:rFonts w:ascii="Times New Roman" w:hAnsi="Times New Roman"/>
          <w:sz w:val="24"/>
        </w:rPr>
        <w:t xml:space="preserve"> leveraging interpretive methods like text analysis (Schneider and Ingram 2019), and </w:t>
      </w:r>
      <w:r w:rsidR="00FF5D81" w:rsidRPr="00100B73">
        <w:rPr>
          <w:rFonts w:ascii="Times New Roman" w:hAnsi="Times New Roman"/>
          <w:sz w:val="24"/>
        </w:rPr>
        <w:t xml:space="preserve">empirical work. The latter has deepened and complicated both the picture of group’s social constructions, and the drivers of </w:t>
      </w:r>
      <w:r w:rsidR="00FF5D81" w:rsidRPr="00100B73">
        <w:rPr>
          <w:rFonts w:ascii="Times New Roman" w:hAnsi="Times New Roman"/>
          <w:i/>
          <w:iCs/>
          <w:sz w:val="24"/>
        </w:rPr>
        <w:t>difference</w:t>
      </w:r>
      <w:r w:rsidR="00FF5D81" w:rsidRPr="00100B73">
        <w:rPr>
          <w:rFonts w:ascii="Times New Roman" w:hAnsi="Times New Roman"/>
          <w:sz w:val="24"/>
        </w:rPr>
        <w:t xml:space="preserve"> across evaluators of social constructions </w:t>
      </w:r>
      <w:r w:rsidR="0090402D" w:rsidRPr="00100B73">
        <w:rPr>
          <w:rFonts w:ascii="Times New Roman" w:hAnsi="Times New Roman"/>
          <w:sz w:val="24"/>
        </w:rPr>
        <w:t xml:space="preserve">– highlighting state contexts and party membership </w:t>
      </w:r>
      <w:r w:rsidR="00FF5D81" w:rsidRPr="00100B73">
        <w:rPr>
          <w:rFonts w:ascii="Times New Roman" w:hAnsi="Times New Roman"/>
          <w:sz w:val="24"/>
        </w:rPr>
        <w:t xml:space="preserve">(Smith and </w:t>
      </w:r>
      <w:proofErr w:type="spellStart"/>
      <w:r w:rsidR="00FF5D81" w:rsidRPr="00100B73">
        <w:rPr>
          <w:rFonts w:ascii="Times New Roman" w:hAnsi="Times New Roman"/>
          <w:sz w:val="24"/>
        </w:rPr>
        <w:t>Kreitzer</w:t>
      </w:r>
      <w:proofErr w:type="spellEnd"/>
      <w:r w:rsidR="00FF5D81" w:rsidRPr="00100B73">
        <w:rPr>
          <w:rFonts w:ascii="Times New Roman" w:hAnsi="Times New Roman"/>
          <w:sz w:val="24"/>
        </w:rPr>
        <w:t xml:space="preserve"> 2018, 2024). In other words, social constructions are not objects of uniform consensus – groups</w:t>
      </w:r>
      <w:r w:rsidR="00D26680">
        <w:rPr>
          <w:rFonts w:ascii="Times New Roman" w:hAnsi="Times New Roman"/>
          <w:sz w:val="24"/>
        </w:rPr>
        <w:t xml:space="preserve"> themselves are composed of sub</w:t>
      </w:r>
      <w:r w:rsidR="00F809CD">
        <w:rPr>
          <w:rFonts w:ascii="Times New Roman" w:hAnsi="Times New Roman"/>
          <w:sz w:val="24"/>
        </w:rPr>
        <w:t>sets that</w:t>
      </w:r>
      <w:r w:rsidR="00FF5D81" w:rsidRPr="00100B73">
        <w:rPr>
          <w:rFonts w:ascii="Times New Roman" w:hAnsi="Times New Roman"/>
          <w:sz w:val="24"/>
        </w:rPr>
        <w:t xml:space="preserve"> are seen as differently deserving depending on who you ask</w:t>
      </w:r>
      <w:r w:rsidR="00970BC7" w:rsidRPr="00100B73">
        <w:rPr>
          <w:rFonts w:ascii="Times New Roman" w:hAnsi="Times New Roman"/>
          <w:sz w:val="24"/>
        </w:rPr>
        <w:t>. My expectation in this project is that subsets of incarcerated people are constructed as differently deserving, and that these constructions will vary depending on who is asked.  In the next paragraphs, I will discuss:</w:t>
      </w:r>
      <w:r w:rsidR="00B536E8" w:rsidRPr="00100B73">
        <w:rPr>
          <w:rFonts w:ascii="Times New Roman" w:hAnsi="Times New Roman"/>
          <w:sz w:val="24"/>
        </w:rPr>
        <w:t xml:space="preserve"> (1) </w:t>
      </w:r>
      <w:r w:rsidR="00036350">
        <w:rPr>
          <w:rFonts w:ascii="Times New Roman" w:hAnsi="Times New Roman"/>
          <w:sz w:val="24"/>
        </w:rPr>
        <w:t xml:space="preserve">heuristics and </w:t>
      </w:r>
      <w:r w:rsidR="00B536E8" w:rsidRPr="00100B73">
        <w:rPr>
          <w:rFonts w:ascii="Times New Roman" w:hAnsi="Times New Roman"/>
          <w:sz w:val="24"/>
        </w:rPr>
        <w:t>t</w:t>
      </w:r>
      <w:r w:rsidR="00970BC7" w:rsidRPr="00100B73">
        <w:rPr>
          <w:rFonts w:ascii="Times New Roman" w:hAnsi="Times New Roman"/>
          <w:sz w:val="24"/>
        </w:rPr>
        <w:t xml:space="preserve">he criteria that inform deservingness </w:t>
      </w:r>
      <w:r w:rsidR="00036350">
        <w:rPr>
          <w:rFonts w:ascii="Times New Roman" w:hAnsi="Times New Roman"/>
          <w:sz w:val="24"/>
        </w:rPr>
        <w:t>judgements</w:t>
      </w:r>
      <w:r w:rsidR="00970BC7" w:rsidRPr="00100B73">
        <w:rPr>
          <w:rFonts w:ascii="Times New Roman" w:hAnsi="Times New Roman"/>
          <w:sz w:val="24"/>
        </w:rPr>
        <w:t>;</w:t>
      </w:r>
      <w:r w:rsidR="00B536E8" w:rsidRPr="00100B73">
        <w:rPr>
          <w:rFonts w:ascii="Times New Roman" w:hAnsi="Times New Roman"/>
          <w:sz w:val="24"/>
        </w:rPr>
        <w:t xml:space="preserve"> (2) i</w:t>
      </w:r>
      <w:r w:rsidR="002D41A0" w:rsidRPr="00100B73">
        <w:rPr>
          <w:rFonts w:ascii="Times New Roman" w:hAnsi="Times New Roman"/>
          <w:sz w:val="24"/>
        </w:rPr>
        <w:t>nternal factors (of the evaluator) that shape deservingness constructions</w:t>
      </w:r>
      <w:r w:rsidR="00B536E8" w:rsidRPr="00100B73">
        <w:rPr>
          <w:rFonts w:ascii="Times New Roman" w:hAnsi="Times New Roman"/>
          <w:sz w:val="24"/>
        </w:rPr>
        <w:t>; (3) e</w:t>
      </w:r>
      <w:r w:rsidR="002D41A0" w:rsidRPr="00100B73">
        <w:rPr>
          <w:rFonts w:ascii="Times New Roman" w:hAnsi="Times New Roman"/>
          <w:sz w:val="24"/>
        </w:rPr>
        <w:t>xternal factors that shape deservingness constructions</w:t>
      </w:r>
      <w:r w:rsidR="00B536E8" w:rsidRPr="00100B73">
        <w:rPr>
          <w:rFonts w:ascii="Times New Roman" w:hAnsi="Times New Roman"/>
          <w:sz w:val="24"/>
        </w:rPr>
        <w:t>.</w:t>
      </w:r>
    </w:p>
    <w:p w14:paraId="69B4325F" w14:textId="3E84EDF8" w:rsidR="00FF5D81" w:rsidRPr="00100B73" w:rsidRDefault="00901D9C" w:rsidP="00100B73">
      <w:pPr>
        <w:spacing w:line="480" w:lineRule="auto"/>
        <w:rPr>
          <w:rFonts w:ascii="Times New Roman" w:hAnsi="Times New Roman"/>
          <w:b/>
          <w:bCs/>
          <w:sz w:val="24"/>
        </w:rPr>
      </w:pPr>
      <w:r w:rsidRPr="00100B73">
        <w:rPr>
          <w:rFonts w:ascii="Times New Roman" w:hAnsi="Times New Roman"/>
          <w:b/>
          <w:bCs/>
          <w:sz w:val="24"/>
        </w:rPr>
        <w:t>Deservingness Heuristic &amp; Criteria</w:t>
      </w:r>
    </w:p>
    <w:p w14:paraId="16FCC682" w14:textId="39D77FF7" w:rsidR="00970BC7" w:rsidRPr="00100B73" w:rsidRDefault="00970BC7" w:rsidP="00100B73">
      <w:pPr>
        <w:spacing w:line="480" w:lineRule="auto"/>
        <w:ind w:firstLine="417"/>
        <w:rPr>
          <w:rFonts w:ascii="Times New Roman" w:hAnsi="Times New Roman"/>
          <w:sz w:val="24"/>
        </w:rPr>
      </w:pPr>
      <w:r w:rsidRPr="00100B73">
        <w:rPr>
          <w:rFonts w:ascii="Times New Roman" w:hAnsi="Times New Roman"/>
          <w:sz w:val="24"/>
        </w:rPr>
        <w:t>Around the same period Schneider and Ingram introduced their framework for social constructions, scholars began to argue that judgements the “merit” or deservingness of welfare recipients and attitudes towards welfare policies were the products of heuristic evaluations</w:t>
      </w:r>
      <w:commentRangeStart w:id="84"/>
      <w:r w:rsidRPr="00100B73">
        <w:rPr>
          <w:rFonts w:ascii="Times New Roman" w:hAnsi="Times New Roman"/>
          <w:sz w:val="24"/>
        </w:rPr>
        <w:t>.</w:t>
      </w:r>
      <w:r w:rsidRPr="00100B73">
        <w:rPr>
          <w:rStyle w:val="FootnoteReference"/>
          <w:rFonts w:ascii="Times New Roman" w:hAnsi="Times New Roman"/>
          <w:sz w:val="24"/>
        </w:rPr>
        <w:footnoteReference w:id="2"/>
      </w:r>
      <w:r w:rsidRPr="00100B73">
        <w:rPr>
          <w:rFonts w:ascii="Times New Roman" w:hAnsi="Times New Roman"/>
          <w:sz w:val="24"/>
        </w:rPr>
        <w:t xml:space="preserve"> The idea that a deservingness judgement is a </w:t>
      </w:r>
      <w:proofErr w:type="gramStart"/>
      <w:r w:rsidRPr="00100B73">
        <w:rPr>
          <w:rFonts w:ascii="Times New Roman" w:hAnsi="Times New Roman"/>
          <w:sz w:val="24"/>
        </w:rPr>
        <w:t>heuristic draws</w:t>
      </w:r>
      <w:proofErr w:type="gramEnd"/>
      <w:r w:rsidRPr="00100B73">
        <w:rPr>
          <w:rFonts w:ascii="Times New Roman" w:hAnsi="Times New Roman"/>
          <w:sz w:val="24"/>
        </w:rPr>
        <w:t xml:space="preserve"> on Kahneman’s theory of “System 1 and </w:t>
      </w:r>
      <w:r w:rsidRPr="00100B73">
        <w:rPr>
          <w:rFonts w:ascii="Times New Roman" w:hAnsi="Times New Roman"/>
          <w:sz w:val="24"/>
        </w:rPr>
        <w:lastRenderedPageBreak/>
        <w:t>System 2” thinking. The prior, Kahneman argues, are near-instantaneous judgements, decisions, or impressions that over-rely on the accessibility and strength of pre-existing evidence, ideas, or objects generally (Kahneman, 2003, 2011). People are conditioned to take cognitive shortcuts to avoid expending energy and to quickly make sense of uncertainty – and in doing so, arrive at conclusions that are often irrational and inaccurate, and often fail to be corrected by “</w:t>
      </w:r>
      <w:r w:rsidR="00350530">
        <w:rPr>
          <w:rFonts w:ascii="Times New Roman" w:hAnsi="Times New Roman"/>
          <w:sz w:val="24"/>
        </w:rPr>
        <w:t>S</w:t>
      </w:r>
      <w:r w:rsidRPr="00100B73">
        <w:rPr>
          <w:rFonts w:ascii="Times New Roman" w:hAnsi="Times New Roman"/>
          <w:sz w:val="24"/>
        </w:rPr>
        <w:t>ystem 2” thinking because “find[</w:t>
      </w:r>
      <w:proofErr w:type="spellStart"/>
      <w:r w:rsidRPr="00100B73">
        <w:rPr>
          <w:rFonts w:ascii="Times New Roman" w:hAnsi="Times New Roman"/>
          <w:sz w:val="24"/>
        </w:rPr>
        <w:t>ing</w:t>
      </w:r>
      <w:proofErr w:type="spellEnd"/>
      <w:r w:rsidRPr="00100B73">
        <w:rPr>
          <w:rFonts w:ascii="Times New Roman" w:hAnsi="Times New Roman"/>
          <w:sz w:val="24"/>
        </w:rPr>
        <w:t xml:space="preserve">] the </w:t>
      </w:r>
      <w:proofErr w:type="spellStart"/>
      <w:r w:rsidRPr="00100B73">
        <w:rPr>
          <w:rFonts w:ascii="Times New Roman" w:hAnsi="Times New Roman"/>
          <w:sz w:val="24"/>
        </w:rPr>
        <w:t>relvant</w:t>
      </w:r>
      <w:proofErr w:type="spellEnd"/>
      <w:r w:rsidRPr="00100B73">
        <w:rPr>
          <w:rFonts w:ascii="Times New Roman" w:hAnsi="Times New Roman"/>
          <w:sz w:val="24"/>
        </w:rPr>
        <w:t xml:space="preserve"> reference category, estimate[</w:t>
      </w:r>
      <w:proofErr w:type="spellStart"/>
      <w:r w:rsidRPr="00100B73">
        <w:rPr>
          <w:rFonts w:ascii="Times New Roman" w:hAnsi="Times New Roman"/>
          <w:sz w:val="24"/>
        </w:rPr>
        <w:t>ing</w:t>
      </w:r>
      <w:proofErr w:type="spellEnd"/>
      <w:r w:rsidRPr="00100B73">
        <w:rPr>
          <w:rFonts w:ascii="Times New Roman" w:hAnsi="Times New Roman"/>
          <w:sz w:val="24"/>
        </w:rPr>
        <w:t xml:space="preserve">] the baseline prediction, and </w:t>
      </w:r>
      <w:proofErr w:type="spellStart"/>
      <w:r w:rsidRPr="00100B73">
        <w:rPr>
          <w:rFonts w:ascii="Times New Roman" w:hAnsi="Times New Roman"/>
          <w:sz w:val="24"/>
        </w:rPr>
        <w:t>evaluat</w:t>
      </w:r>
      <w:proofErr w:type="spellEnd"/>
      <w:r w:rsidRPr="00100B73">
        <w:rPr>
          <w:rFonts w:ascii="Times New Roman" w:hAnsi="Times New Roman"/>
          <w:sz w:val="24"/>
        </w:rPr>
        <w:t>[</w:t>
      </w:r>
      <w:proofErr w:type="spellStart"/>
      <w:r w:rsidRPr="00100B73">
        <w:rPr>
          <w:rFonts w:ascii="Times New Roman" w:hAnsi="Times New Roman"/>
          <w:sz w:val="24"/>
        </w:rPr>
        <w:t>ing</w:t>
      </w:r>
      <w:proofErr w:type="spellEnd"/>
      <w:r w:rsidRPr="00100B73">
        <w:rPr>
          <w:rFonts w:ascii="Times New Roman" w:hAnsi="Times New Roman"/>
          <w:sz w:val="24"/>
        </w:rPr>
        <w:t>] the quality of evidence” requires conscious effort (Kahneman 2011). In turn, scholars who theorize that deservingness judgements are heuristic judgements also see them as automatic and overly reliant on accessibility (Peterson 2010), and capable of superseding partisan identity and ideological predisposition (Peterson 2012)</w:t>
      </w:r>
      <w:r w:rsidR="00350530">
        <w:rPr>
          <w:rFonts w:ascii="Times New Roman" w:hAnsi="Times New Roman"/>
          <w:sz w:val="24"/>
        </w:rPr>
        <w:t xml:space="preserve"> – perhaps explaining Democrats’ punitive bent (Enns 2014).</w:t>
      </w:r>
      <w:r w:rsidRPr="00100B73">
        <w:rPr>
          <w:rFonts w:ascii="Times New Roman" w:hAnsi="Times New Roman"/>
          <w:sz w:val="24"/>
        </w:rPr>
        <w:t xml:space="preserve"> </w:t>
      </w:r>
      <w:commentRangeEnd w:id="84"/>
      <w:r w:rsidR="00B12119">
        <w:rPr>
          <w:rStyle w:val="CommentReference"/>
        </w:rPr>
        <w:commentReference w:id="84"/>
      </w:r>
    </w:p>
    <w:p w14:paraId="7A5819B4" w14:textId="25F4C252" w:rsidR="00970BC7" w:rsidRPr="00100B73" w:rsidRDefault="00970BC7" w:rsidP="00100B73">
      <w:pPr>
        <w:spacing w:line="480" w:lineRule="auto"/>
        <w:rPr>
          <w:rFonts w:ascii="Times New Roman" w:hAnsi="Times New Roman"/>
          <w:sz w:val="24"/>
        </w:rPr>
      </w:pPr>
      <w:r w:rsidRPr="00100B73">
        <w:rPr>
          <w:rFonts w:ascii="Times New Roman" w:hAnsi="Times New Roman"/>
          <w:sz w:val="24"/>
        </w:rPr>
        <w:tab/>
      </w:r>
      <w:r w:rsidR="0030033D">
        <w:rPr>
          <w:rFonts w:ascii="Times New Roman" w:hAnsi="Times New Roman"/>
          <w:sz w:val="24"/>
        </w:rPr>
        <w:t xml:space="preserve">Deservingness judgements are also theorized </w:t>
      </w:r>
      <w:r w:rsidR="00BD0D34">
        <w:rPr>
          <w:rFonts w:ascii="Times New Roman" w:hAnsi="Times New Roman"/>
          <w:sz w:val="24"/>
        </w:rPr>
        <w:t xml:space="preserve">to reflect </w:t>
      </w:r>
      <w:r w:rsidR="00092D92" w:rsidRPr="00100B73">
        <w:rPr>
          <w:rFonts w:ascii="Times New Roman" w:hAnsi="Times New Roman"/>
          <w:sz w:val="24"/>
        </w:rPr>
        <w:t xml:space="preserve">five </w:t>
      </w:r>
      <w:r w:rsidRPr="00100B73">
        <w:rPr>
          <w:rFonts w:ascii="Times New Roman" w:hAnsi="Times New Roman"/>
          <w:sz w:val="24"/>
        </w:rPr>
        <w:t>criteria</w:t>
      </w:r>
      <w:r w:rsidR="00350530">
        <w:rPr>
          <w:rFonts w:ascii="Times New Roman" w:hAnsi="Times New Roman"/>
          <w:sz w:val="24"/>
        </w:rPr>
        <w:t xml:space="preserve">, </w:t>
      </w:r>
      <w:r w:rsidRPr="00100B73">
        <w:rPr>
          <w:rFonts w:ascii="Times New Roman" w:hAnsi="Times New Roman"/>
          <w:sz w:val="24"/>
        </w:rPr>
        <w:t xml:space="preserve">acronymized as “CARIN”: the extent to which a group is perceived as having </w:t>
      </w:r>
      <w:r w:rsidRPr="00100B73">
        <w:rPr>
          <w:rFonts w:ascii="Times New Roman" w:hAnsi="Times New Roman"/>
          <w:i/>
          <w:iCs/>
          <w:sz w:val="24"/>
        </w:rPr>
        <w:t>control</w:t>
      </w:r>
      <w:r w:rsidRPr="00100B73">
        <w:rPr>
          <w:rFonts w:ascii="Times New Roman" w:hAnsi="Times New Roman"/>
          <w:sz w:val="24"/>
        </w:rPr>
        <w:t xml:space="preserve"> over their condition, </w:t>
      </w:r>
      <w:r w:rsidRPr="00100B73">
        <w:rPr>
          <w:rFonts w:ascii="Times New Roman" w:hAnsi="Times New Roman"/>
          <w:i/>
          <w:iCs/>
          <w:sz w:val="24"/>
        </w:rPr>
        <w:t>attitudes</w:t>
      </w:r>
      <w:r w:rsidRPr="00100B73">
        <w:rPr>
          <w:rFonts w:ascii="Times New Roman" w:hAnsi="Times New Roman"/>
          <w:sz w:val="24"/>
        </w:rPr>
        <w:t xml:space="preserve"> toward the target group, perceptions of the group’s </w:t>
      </w:r>
      <w:r w:rsidRPr="00100B73">
        <w:rPr>
          <w:rFonts w:ascii="Times New Roman" w:hAnsi="Times New Roman"/>
          <w:i/>
          <w:iCs/>
          <w:sz w:val="24"/>
        </w:rPr>
        <w:t>reciprocity</w:t>
      </w:r>
      <w:r w:rsidRPr="00100B73">
        <w:rPr>
          <w:rFonts w:ascii="Times New Roman" w:hAnsi="Times New Roman"/>
          <w:sz w:val="24"/>
        </w:rPr>
        <w:t xml:space="preserve"> or gratitude and willingness or ability to give back, </w:t>
      </w:r>
      <w:r w:rsidRPr="00100B73">
        <w:rPr>
          <w:rFonts w:ascii="Times New Roman" w:hAnsi="Times New Roman"/>
          <w:i/>
          <w:iCs/>
          <w:sz w:val="24"/>
        </w:rPr>
        <w:t>identity</w:t>
      </w:r>
      <w:r w:rsidRPr="00100B73">
        <w:rPr>
          <w:rFonts w:ascii="Times New Roman" w:hAnsi="Times New Roman"/>
          <w:sz w:val="24"/>
        </w:rPr>
        <w:t xml:space="preserve"> or the extent to which a target group is part of one’s own, and the group’s </w:t>
      </w:r>
      <w:r w:rsidRPr="00100B73">
        <w:rPr>
          <w:rFonts w:ascii="Times New Roman" w:hAnsi="Times New Roman"/>
          <w:i/>
          <w:iCs/>
          <w:sz w:val="24"/>
        </w:rPr>
        <w:t>need</w:t>
      </w:r>
      <w:r w:rsidRPr="00100B73">
        <w:rPr>
          <w:rFonts w:ascii="Times New Roman" w:hAnsi="Times New Roman"/>
          <w:sz w:val="24"/>
        </w:rPr>
        <w:t xml:space="preserve"> for assistance (Oorschot 2000).</w:t>
      </w:r>
      <w:r w:rsidR="00350530">
        <w:rPr>
          <w:rFonts w:ascii="Times New Roman" w:hAnsi="Times New Roman"/>
          <w:sz w:val="24"/>
        </w:rPr>
        <w:t xml:space="preserve"> Each </w:t>
      </w:r>
      <w:del w:id="85" w:author="Candis Watts Smith" w:date="2024-10-16T21:49:00Z" w16du:dateUtc="2024-10-17T01:49:00Z">
        <w:r w:rsidR="00350530" w:rsidDel="00B12119">
          <w:rPr>
            <w:rFonts w:ascii="Times New Roman" w:hAnsi="Times New Roman"/>
            <w:sz w:val="24"/>
          </w:rPr>
          <w:delText>criteria</w:delText>
        </w:r>
      </w:del>
      <w:ins w:id="86" w:author="Candis Watts Smith" w:date="2024-10-16T21:49:00Z" w16du:dateUtc="2024-10-17T01:49:00Z">
        <w:r w:rsidR="00B12119">
          <w:rPr>
            <w:rFonts w:ascii="Times New Roman" w:hAnsi="Times New Roman"/>
            <w:sz w:val="24"/>
          </w:rPr>
          <w:t>criterion</w:t>
        </w:r>
      </w:ins>
      <w:r w:rsidR="00350530">
        <w:rPr>
          <w:rFonts w:ascii="Times New Roman" w:hAnsi="Times New Roman"/>
          <w:sz w:val="24"/>
        </w:rPr>
        <w:t xml:space="preserve"> could be shaped by </w:t>
      </w:r>
      <w:r w:rsidR="00092D92" w:rsidRPr="00100B73">
        <w:rPr>
          <w:rFonts w:ascii="Times New Roman" w:hAnsi="Times New Roman"/>
          <w:sz w:val="24"/>
        </w:rPr>
        <w:t>individual-level factors of the evaluator (</w:t>
      </w:r>
      <w:r w:rsidR="00092D92" w:rsidRPr="00350530">
        <w:rPr>
          <w:rFonts w:ascii="Times New Roman" w:hAnsi="Times New Roman"/>
          <w:sz w:val="24"/>
        </w:rPr>
        <w:t>who</w:t>
      </w:r>
      <w:r w:rsidR="00092D92" w:rsidRPr="00100B73">
        <w:rPr>
          <w:rFonts w:ascii="Times New Roman" w:hAnsi="Times New Roman"/>
          <w:sz w:val="24"/>
        </w:rPr>
        <w:t xml:space="preserve"> is asked to construct ‘the criminal’), and external factors (</w:t>
      </w:r>
      <w:r w:rsidR="00034E5D" w:rsidRPr="00100B73">
        <w:rPr>
          <w:rFonts w:ascii="Times New Roman" w:hAnsi="Times New Roman"/>
          <w:sz w:val="24"/>
        </w:rPr>
        <w:t xml:space="preserve">the context of both the evaluator and target group – such the state and local policy context of the evaluator, and how the target group is framed). </w:t>
      </w:r>
    </w:p>
    <w:p w14:paraId="047D924D" w14:textId="5CD0542D" w:rsidR="002D1CE3" w:rsidRPr="00100B73" w:rsidRDefault="002D1CE3" w:rsidP="00100B73">
      <w:pPr>
        <w:spacing w:line="480" w:lineRule="auto"/>
        <w:rPr>
          <w:rFonts w:ascii="Times New Roman" w:hAnsi="Times New Roman"/>
          <w:b/>
          <w:bCs/>
          <w:sz w:val="24"/>
        </w:rPr>
      </w:pPr>
      <w:r w:rsidRPr="00100B73">
        <w:rPr>
          <w:rFonts w:ascii="Times New Roman" w:hAnsi="Times New Roman"/>
          <w:b/>
          <w:bCs/>
          <w:sz w:val="24"/>
        </w:rPr>
        <w:t>Individual-Level – Race</w:t>
      </w:r>
    </w:p>
    <w:p w14:paraId="11439320" w14:textId="77777777" w:rsidR="00B12119" w:rsidRDefault="00786EED" w:rsidP="00100B73">
      <w:pPr>
        <w:spacing w:line="480" w:lineRule="auto"/>
        <w:ind w:firstLine="720"/>
        <w:rPr>
          <w:ins w:id="87" w:author="Candis Watts Smith" w:date="2024-10-16T21:51:00Z" w16du:dateUtc="2024-10-17T01:51:00Z"/>
          <w:rFonts w:ascii="Times New Roman" w:hAnsi="Times New Roman"/>
          <w:sz w:val="24"/>
        </w:rPr>
      </w:pPr>
      <w:r w:rsidRPr="00100B73">
        <w:rPr>
          <w:rFonts w:ascii="Times New Roman" w:hAnsi="Times New Roman"/>
          <w:sz w:val="24"/>
        </w:rPr>
        <w:t xml:space="preserve">The American carceral system and “punitive turn” is a case of racial disproportionality and decentralization in myriad ways </w:t>
      </w:r>
      <w:r w:rsidR="00CC18B1" w:rsidRPr="00100B73">
        <w:rPr>
          <w:rFonts w:ascii="Times New Roman" w:hAnsi="Times New Roman"/>
          <w:sz w:val="24"/>
        </w:rPr>
        <w:t xml:space="preserve">that </w:t>
      </w:r>
      <w:r w:rsidR="00422461" w:rsidRPr="00100B73">
        <w:rPr>
          <w:rFonts w:ascii="Times New Roman" w:hAnsi="Times New Roman"/>
          <w:sz w:val="24"/>
        </w:rPr>
        <w:t>link</w:t>
      </w:r>
      <w:r w:rsidR="00CC18B1" w:rsidRPr="00100B73">
        <w:rPr>
          <w:rFonts w:ascii="Times New Roman" w:hAnsi="Times New Roman"/>
          <w:sz w:val="24"/>
        </w:rPr>
        <w:t xml:space="preserve"> </w:t>
      </w:r>
      <w:r w:rsidR="00422461" w:rsidRPr="00100B73">
        <w:rPr>
          <w:rFonts w:ascii="Times New Roman" w:hAnsi="Times New Roman"/>
          <w:sz w:val="24"/>
        </w:rPr>
        <w:t xml:space="preserve">punishment </w:t>
      </w:r>
      <w:r w:rsidR="00CC18B1" w:rsidRPr="00100B73">
        <w:rPr>
          <w:rFonts w:ascii="Times New Roman" w:hAnsi="Times New Roman"/>
          <w:sz w:val="24"/>
        </w:rPr>
        <w:t xml:space="preserve">and race </w:t>
      </w:r>
      <w:r w:rsidRPr="00100B73">
        <w:rPr>
          <w:rFonts w:ascii="Times New Roman" w:hAnsi="Times New Roman"/>
          <w:sz w:val="24"/>
        </w:rPr>
        <w:t>(Michener 2018</w:t>
      </w:r>
      <w:r w:rsidR="00231EE4">
        <w:rPr>
          <w:rFonts w:ascii="Times New Roman" w:hAnsi="Times New Roman"/>
          <w:sz w:val="24"/>
        </w:rPr>
        <w:t>, Alexander</w:t>
      </w:r>
      <w:r w:rsidR="00C15404">
        <w:rPr>
          <w:rFonts w:ascii="Times New Roman" w:hAnsi="Times New Roman"/>
          <w:sz w:val="24"/>
        </w:rPr>
        <w:t xml:space="preserve"> 2010</w:t>
      </w:r>
      <w:r w:rsidRPr="00100B73">
        <w:rPr>
          <w:rFonts w:ascii="Times New Roman" w:hAnsi="Times New Roman"/>
          <w:sz w:val="24"/>
        </w:rPr>
        <w:t>)</w:t>
      </w:r>
      <w:r w:rsidR="00CC18B1" w:rsidRPr="00100B73">
        <w:rPr>
          <w:rFonts w:ascii="Times New Roman" w:hAnsi="Times New Roman"/>
          <w:sz w:val="24"/>
        </w:rPr>
        <w:t>.</w:t>
      </w:r>
      <w:r w:rsidRPr="00100B73">
        <w:rPr>
          <w:rFonts w:ascii="Times New Roman" w:hAnsi="Times New Roman"/>
          <w:sz w:val="24"/>
        </w:rPr>
        <w:t xml:space="preserve"> </w:t>
      </w:r>
      <w:r w:rsidR="00CC18B1" w:rsidRPr="00100B73">
        <w:rPr>
          <w:rFonts w:ascii="Times New Roman" w:hAnsi="Times New Roman"/>
          <w:sz w:val="24"/>
        </w:rPr>
        <w:t xml:space="preserve">I expect that attitudes towards “criminals” are </w:t>
      </w:r>
      <w:r w:rsidR="00901D9C" w:rsidRPr="00100B73">
        <w:rPr>
          <w:rFonts w:ascii="Times New Roman" w:hAnsi="Times New Roman"/>
          <w:sz w:val="24"/>
        </w:rPr>
        <w:t>differently</w:t>
      </w:r>
      <w:r w:rsidR="00CC18B1" w:rsidRPr="00100B73">
        <w:rPr>
          <w:rFonts w:ascii="Times New Roman" w:hAnsi="Times New Roman"/>
          <w:sz w:val="24"/>
        </w:rPr>
        <w:t xml:space="preserve"> shaped </w:t>
      </w:r>
      <w:r w:rsidR="00901D9C" w:rsidRPr="00100B73">
        <w:rPr>
          <w:rFonts w:ascii="Times New Roman" w:hAnsi="Times New Roman"/>
          <w:sz w:val="24"/>
        </w:rPr>
        <w:t>across racial groups</w:t>
      </w:r>
      <w:r w:rsidR="00B85DB3">
        <w:rPr>
          <w:rFonts w:ascii="Times New Roman" w:hAnsi="Times New Roman"/>
          <w:sz w:val="24"/>
        </w:rPr>
        <w:t xml:space="preserve"> and</w:t>
      </w:r>
      <w:r w:rsidR="00C15404">
        <w:rPr>
          <w:rFonts w:ascii="Times New Roman" w:hAnsi="Times New Roman"/>
          <w:sz w:val="24"/>
        </w:rPr>
        <w:t xml:space="preserve"> </w:t>
      </w:r>
      <w:r w:rsidR="00901D9C" w:rsidRPr="00100B73">
        <w:rPr>
          <w:rFonts w:ascii="Times New Roman" w:hAnsi="Times New Roman"/>
          <w:sz w:val="24"/>
        </w:rPr>
        <w:lastRenderedPageBreak/>
        <w:t>by</w:t>
      </w:r>
      <w:r w:rsidR="00CC18B1" w:rsidRPr="00100B73">
        <w:rPr>
          <w:rFonts w:ascii="Times New Roman" w:hAnsi="Times New Roman"/>
          <w:sz w:val="24"/>
        </w:rPr>
        <w:t xml:space="preserve"> racial attitudes. </w:t>
      </w:r>
      <w:r w:rsidR="002D1CE3" w:rsidRPr="00100B73">
        <w:rPr>
          <w:rFonts w:ascii="Times New Roman" w:hAnsi="Times New Roman"/>
          <w:sz w:val="24"/>
        </w:rPr>
        <w:t xml:space="preserve">Race or assumed race of policy recipients shapes </w:t>
      </w:r>
      <w:r w:rsidR="00422461" w:rsidRPr="00100B73">
        <w:rPr>
          <w:rFonts w:ascii="Times New Roman" w:hAnsi="Times New Roman"/>
          <w:sz w:val="24"/>
        </w:rPr>
        <w:t>what people believe</w:t>
      </w:r>
      <w:r w:rsidR="002D1CE3" w:rsidRPr="00100B73">
        <w:rPr>
          <w:rFonts w:ascii="Times New Roman" w:hAnsi="Times New Roman"/>
          <w:sz w:val="24"/>
        </w:rPr>
        <w:t xml:space="preserve"> about their deservingness of public benefits including welfare (</w:t>
      </w:r>
      <w:proofErr w:type="spellStart"/>
      <w:r w:rsidR="002D1CE3" w:rsidRPr="00100B73">
        <w:rPr>
          <w:rFonts w:ascii="Times New Roman" w:hAnsi="Times New Roman"/>
          <w:sz w:val="24"/>
        </w:rPr>
        <w:t>DeSante</w:t>
      </w:r>
      <w:proofErr w:type="spellEnd"/>
      <w:r w:rsidR="002D1CE3" w:rsidRPr="00100B73">
        <w:rPr>
          <w:rFonts w:ascii="Times New Roman" w:hAnsi="Times New Roman"/>
          <w:sz w:val="24"/>
        </w:rPr>
        <w:t xml:space="preserve">, 2013, </w:t>
      </w:r>
      <w:proofErr w:type="spellStart"/>
      <w:r w:rsidR="002D1CE3" w:rsidRPr="00100B73">
        <w:rPr>
          <w:rFonts w:ascii="Times New Roman" w:hAnsi="Times New Roman"/>
          <w:sz w:val="24"/>
        </w:rPr>
        <w:t>Gilens</w:t>
      </w:r>
      <w:proofErr w:type="spellEnd"/>
      <w:r w:rsidR="002D1CE3" w:rsidRPr="00100B73">
        <w:rPr>
          <w:rFonts w:ascii="Times New Roman" w:hAnsi="Times New Roman"/>
          <w:sz w:val="24"/>
        </w:rPr>
        <w:t xml:space="preserve">, 1996, </w:t>
      </w:r>
      <w:proofErr w:type="spellStart"/>
      <w:r w:rsidR="002D1CE3" w:rsidRPr="00100B73">
        <w:rPr>
          <w:rFonts w:ascii="Times New Roman" w:hAnsi="Times New Roman"/>
          <w:sz w:val="24"/>
        </w:rPr>
        <w:t>Soss</w:t>
      </w:r>
      <w:proofErr w:type="spellEnd"/>
      <w:r w:rsidR="002D1CE3" w:rsidRPr="00100B73">
        <w:rPr>
          <w:rFonts w:ascii="Times New Roman" w:hAnsi="Times New Roman"/>
          <w:sz w:val="24"/>
        </w:rPr>
        <w:t xml:space="preserve"> et al, 2011</w:t>
      </w:r>
      <w:r w:rsidR="00271140" w:rsidRPr="00100B73">
        <w:rPr>
          <w:rFonts w:ascii="Times New Roman" w:hAnsi="Times New Roman"/>
          <w:sz w:val="24"/>
        </w:rPr>
        <w:t>, Hancock 2004</w:t>
      </w:r>
      <w:r w:rsidR="002D1CE3" w:rsidRPr="00100B73">
        <w:rPr>
          <w:rFonts w:ascii="Times New Roman" w:hAnsi="Times New Roman"/>
          <w:sz w:val="24"/>
        </w:rPr>
        <w:t>) and college scholarships (Feldman and Huddy, 2005), as well as punishment and policing (Israel-</w:t>
      </w:r>
      <w:proofErr w:type="spellStart"/>
      <w:r w:rsidR="002D1CE3" w:rsidRPr="00100B73">
        <w:rPr>
          <w:rFonts w:ascii="Times New Roman" w:hAnsi="Times New Roman"/>
          <w:sz w:val="24"/>
        </w:rPr>
        <w:t>Trummel</w:t>
      </w:r>
      <w:proofErr w:type="spellEnd"/>
      <w:r w:rsidR="002D1CE3" w:rsidRPr="00100B73">
        <w:rPr>
          <w:rFonts w:ascii="Times New Roman" w:hAnsi="Times New Roman"/>
          <w:sz w:val="24"/>
        </w:rPr>
        <w:t xml:space="preserve">, 2022). </w:t>
      </w:r>
    </w:p>
    <w:p w14:paraId="71D27142" w14:textId="35B1A6BA" w:rsidR="00901D9C" w:rsidRPr="00100B73" w:rsidRDefault="002D1CE3" w:rsidP="00100B73">
      <w:pPr>
        <w:spacing w:line="480" w:lineRule="auto"/>
        <w:ind w:firstLine="720"/>
        <w:rPr>
          <w:rFonts w:ascii="Times New Roman" w:hAnsi="Times New Roman"/>
          <w:sz w:val="24"/>
        </w:rPr>
      </w:pPr>
      <w:r w:rsidRPr="00100B73">
        <w:rPr>
          <w:rFonts w:ascii="Times New Roman" w:hAnsi="Times New Roman"/>
          <w:sz w:val="24"/>
        </w:rPr>
        <w:t xml:space="preserve">In a seminal analysis, </w:t>
      </w:r>
      <w:del w:id="88" w:author="Candis Watts Smith" w:date="2024-10-16T21:51:00Z" w16du:dateUtc="2024-10-17T01:51:00Z">
        <w:r w:rsidRPr="00100B73" w:rsidDel="00B12119">
          <w:rPr>
            <w:rFonts w:ascii="Times New Roman" w:hAnsi="Times New Roman"/>
            <w:sz w:val="24"/>
          </w:rPr>
          <w:delText xml:space="preserve">Martin </w:delText>
        </w:r>
      </w:del>
      <w:proofErr w:type="spellStart"/>
      <w:r w:rsidRPr="00100B73">
        <w:rPr>
          <w:rFonts w:ascii="Times New Roman" w:hAnsi="Times New Roman"/>
          <w:sz w:val="24"/>
        </w:rPr>
        <w:t>Gilens</w:t>
      </w:r>
      <w:proofErr w:type="spellEnd"/>
      <w:r w:rsidRPr="00100B73">
        <w:rPr>
          <w:rFonts w:ascii="Times New Roman" w:hAnsi="Times New Roman"/>
          <w:sz w:val="24"/>
        </w:rPr>
        <w:t xml:space="preserve"> </w:t>
      </w:r>
      <w:ins w:id="89" w:author="Candis Watts Smith" w:date="2024-10-16T21:51:00Z" w16du:dateUtc="2024-10-17T01:51:00Z">
        <w:r w:rsidR="00B12119">
          <w:rPr>
            <w:rFonts w:ascii="Times New Roman" w:hAnsi="Times New Roman"/>
            <w:sz w:val="24"/>
          </w:rPr>
          <w:t xml:space="preserve">(1996) </w:t>
        </w:r>
      </w:ins>
      <w:r w:rsidRPr="00100B73">
        <w:rPr>
          <w:rFonts w:ascii="Times New Roman" w:hAnsi="Times New Roman"/>
          <w:sz w:val="24"/>
        </w:rPr>
        <w:t xml:space="preserve">leverages survey data to demonstrate that whites not only view welfare recipients as undeserving, but that they do so because they </w:t>
      </w:r>
      <w:r w:rsidRPr="00100B73">
        <w:rPr>
          <w:rFonts w:ascii="Times New Roman" w:hAnsi="Times New Roman"/>
          <w:i/>
          <w:iCs/>
          <w:sz w:val="24"/>
        </w:rPr>
        <w:t>assume</w:t>
      </w:r>
      <w:r w:rsidRPr="00100B73">
        <w:rPr>
          <w:rFonts w:ascii="Times New Roman" w:hAnsi="Times New Roman"/>
          <w:sz w:val="24"/>
        </w:rPr>
        <w:t xml:space="preserve"> welfare recipients are Black, stereotype Black Americans as lazy, and </w:t>
      </w:r>
      <w:r w:rsidR="00901D9C" w:rsidRPr="00100B73">
        <w:rPr>
          <w:rFonts w:ascii="Times New Roman" w:hAnsi="Times New Roman"/>
          <w:sz w:val="24"/>
        </w:rPr>
        <w:t>deem them undeserving of public benefits</w:t>
      </w:r>
      <w:r w:rsidRPr="00100B73">
        <w:rPr>
          <w:rFonts w:ascii="Times New Roman" w:hAnsi="Times New Roman"/>
          <w:sz w:val="24"/>
        </w:rPr>
        <w:t>. Leveraging content analysis of media representations of poverty and welfare from the second half of the 20</w:t>
      </w:r>
      <w:r w:rsidRPr="00100B73">
        <w:rPr>
          <w:rFonts w:ascii="Times New Roman" w:hAnsi="Times New Roman"/>
          <w:sz w:val="24"/>
          <w:vertAlign w:val="superscript"/>
        </w:rPr>
        <w:t>th</w:t>
      </w:r>
      <w:r w:rsidRPr="00100B73">
        <w:rPr>
          <w:rFonts w:ascii="Times New Roman" w:hAnsi="Times New Roman"/>
          <w:sz w:val="24"/>
        </w:rPr>
        <w:t xml:space="preserve"> century, he concludes that this stereotype was developed in large part due to over-representation of Black Americans in stories that cast them as less sympathetic than whites (</w:t>
      </w:r>
      <w:proofErr w:type="spellStart"/>
      <w:r w:rsidRPr="00100B73">
        <w:rPr>
          <w:rFonts w:ascii="Times New Roman" w:hAnsi="Times New Roman"/>
          <w:sz w:val="24"/>
        </w:rPr>
        <w:t>Gilens</w:t>
      </w:r>
      <w:proofErr w:type="spellEnd"/>
      <w:r w:rsidRPr="00100B73">
        <w:rPr>
          <w:rFonts w:ascii="Times New Roman" w:hAnsi="Times New Roman"/>
          <w:sz w:val="24"/>
        </w:rPr>
        <w:t xml:space="preserve">, 1996).  Shortly after, </w:t>
      </w:r>
      <w:del w:id="90" w:author="Candis Watts Smith" w:date="2024-10-16T21:51:00Z" w16du:dateUtc="2024-10-17T01:51:00Z">
        <w:r w:rsidRPr="00100B73" w:rsidDel="00B12119">
          <w:rPr>
            <w:rFonts w:ascii="Times New Roman" w:hAnsi="Times New Roman"/>
            <w:sz w:val="24"/>
          </w:rPr>
          <w:delText xml:space="preserve">Franklin </w:delText>
        </w:r>
      </w:del>
      <w:r w:rsidRPr="00100B73">
        <w:rPr>
          <w:rFonts w:ascii="Times New Roman" w:hAnsi="Times New Roman"/>
          <w:sz w:val="24"/>
        </w:rPr>
        <w:t xml:space="preserve">Gilliam </w:t>
      </w:r>
      <w:ins w:id="91" w:author="Candis Watts Smith" w:date="2024-10-16T21:52:00Z" w16du:dateUtc="2024-10-17T01:52:00Z">
        <w:r w:rsidR="00B12119">
          <w:rPr>
            <w:rFonts w:ascii="Times New Roman" w:hAnsi="Times New Roman"/>
            <w:sz w:val="24"/>
          </w:rPr>
          <w:t xml:space="preserve">(1999) </w:t>
        </w:r>
      </w:ins>
      <w:r w:rsidRPr="00100B73">
        <w:rPr>
          <w:rFonts w:ascii="Times New Roman" w:hAnsi="Times New Roman"/>
          <w:sz w:val="24"/>
        </w:rPr>
        <w:t>found that welfare recipients are stereotyped as Black women – the product, he argues, of a “narrative script” that was constructed through media representation and political rhetoric about welfare recipients and policy in the Reagan era</w:t>
      </w:r>
      <w:ins w:id="92" w:author="Candis Watts Smith" w:date="2024-10-16T21:52:00Z" w16du:dateUtc="2024-10-17T01:52:00Z">
        <w:r w:rsidR="00B12119">
          <w:rPr>
            <w:rFonts w:ascii="Times New Roman" w:hAnsi="Times New Roman"/>
            <w:sz w:val="24"/>
          </w:rPr>
          <w:t xml:space="preserve">. </w:t>
        </w:r>
      </w:ins>
      <w:del w:id="93" w:author="Candis Watts Smith" w:date="2024-10-16T21:52:00Z" w16du:dateUtc="2024-10-17T01:52:00Z">
        <w:r w:rsidRPr="00100B73" w:rsidDel="00B12119">
          <w:rPr>
            <w:rFonts w:ascii="Times New Roman" w:hAnsi="Times New Roman"/>
            <w:sz w:val="24"/>
          </w:rPr>
          <w:delText xml:space="preserve"> (Gilliam, 1999). And i</w:delText>
        </w:r>
      </w:del>
      <w:ins w:id="94" w:author="Candis Watts Smith" w:date="2024-10-16T21:52:00Z" w16du:dateUtc="2024-10-17T01:52:00Z">
        <w:r w:rsidR="00B12119">
          <w:rPr>
            <w:rFonts w:ascii="Times New Roman" w:hAnsi="Times New Roman"/>
            <w:sz w:val="24"/>
          </w:rPr>
          <w:t>I</w:t>
        </w:r>
      </w:ins>
      <w:r w:rsidRPr="00100B73">
        <w:rPr>
          <w:rFonts w:ascii="Times New Roman" w:hAnsi="Times New Roman"/>
          <w:sz w:val="24"/>
        </w:rPr>
        <w:t>mportantly, research connects these deservingness evaluations to policy outcomes and administration – for example, finding that welfare case workers assess Black applicants more 29% harshly and are twice as likely to sanction them than white applicants (</w:t>
      </w:r>
      <w:proofErr w:type="spellStart"/>
      <w:r w:rsidRPr="00100B73">
        <w:rPr>
          <w:rFonts w:ascii="Times New Roman" w:hAnsi="Times New Roman"/>
          <w:sz w:val="24"/>
        </w:rPr>
        <w:t>Soss</w:t>
      </w:r>
      <w:proofErr w:type="spellEnd"/>
      <w:r w:rsidRPr="00100B73">
        <w:rPr>
          <w:rFonts w:ascii="Times New Roman" w:hAnsi="Times New Roman"/>
          <w:sz w:val="24"/>
        </w:rPr>
        <w:t>, 2011)</w:t>
      </w:r>
      <w:r w:rsidR="00422461" w:rsidRPr="00100B73">
        <w:rPr>
          <w:rFonts w:ascii="Times New Roman" w:hAnsi="Times New Roman"/>
          <w:sz w:val="24"/>
        </w:rPr>
        <w:t>, and that elections administrators discriminate against Latinx emailers (White 2018).</w:t>
      </w:r>
    </w:p>
    <w:p w14:paraId="17112EFF" w14:textId="368A5396" w:rsidR="002D1CE3" w:rsidRPr="00100B73" w:rsidRDefault="002D1CE3" w:rsidP="00100B73">
      <w:pPr>
        <w:spacing w:line="480" w:lineRule="auto"/>
        <w:rPr>
          <w:rFonts w:ascii="Times New Roman" w:hAnsi="Times New Roman"/>
          <w:sz w:val="24"/>
        </w:rPr>
      </w:pPr>
      <w:r w:rsidRPr="00100B73">
        <w:rPr>
          <w:rFonts w:ascii="Times New Roman" w:hAnsi="Times New Roman"/>
          <w:sz w:val="24"/>
        </w:rPr>
        <w:tab/>
        <w:t>Across policy literatures, these racialized assessments are linked to evaluations that Black individuals are more culpable for their circumstances – whether that circumstance is poverty, illness, or being sexually assaulted --</w:t>
      </w:r>
      <w:r w:rsidR="00113BA5">
        <w:rPr>
          <w:rFonts w:ascii="Times New Roman" w:hAnsi="Times New Roman"/>
          <w:sz w:val="24"/>
        </w:rPr>
        <w:t xml:space="preserve"> and punished more harshly,</w:t>
      </w:r>
      <w:r w:rsidRPr="00100B73">
        <w:rPr>
          <w:rFonts w:ascii="Times New Roman" w:hAnsi="Times New Roman"/>
          <w:sz w:val="24"/>
        </w:rPr>
        <w:t xml:space="preserve"> where whites are seen to be victims of circumstances beyond their control (</w:t>
      </w:r>
      <w:proofErr w:type="spellStart"/>
      <w:r w:rsidRPr="00100B73">
        <w:rPr>
          <w:rFonts w:ascii="Times New Roman" w:hAnsi="Times New Roman"/>
          <w:sz w:val="24"/>
        </w:rPr>
        <w:t>Aaroe</w:t>
      </w:r>
      <w:proofErr w:type="spellEnd"/>
      <w:r w:rsidRPr="00100B73">
        <w:rPr>
          <w:rFonts w:ascii="Times New Roman" w:hAnsi="Times New Roman"/>
          <w:sz w:val="24"/>
        </w:rPr>
        <w:t xml:space="preserve"> and Peterson, 2014; </w:t>
      </w:r>
      <w:proofErr w:type="spellStart"/>
      <w:r w:rsidRPr="00100B73">
        <w:rPr>
          <w:rFonts w:ascii="Times New Roman" w:hAnsi="Times New Roman"/>
          <w:sz w:val="24"/>
        </w:rPr>
        <w:t>Nazione</w:t>
      </w:r>
      <w:proofErr w:type="spellEnd"/>
      <w:r w:rsidRPr="00100B73">
        <w:rPr>
          <w:rFonts w:ascii="Times New Roman" w:hAnsi="Times New Roman"/>
          <w:sz w:val="24"/>
        </w:rPr>
        <w:t xml:space="preserve"> and Silk, 2013; Donovan, 2007).  In a study </w:t>
      </w:r>
      <w:r w:rsidR="00113BA5">
        <w:rPr>
          <w:rFonts w:ascii="Times New Roman" w:hAnsi="Times New Roman"/>
          <w:sz w:val="24"/>
        </w:rPr>
        <w:t xml:space="preserve">exposing </w:t>
      </w:r>
      <w:r w:rsidRPr="00100B73">
        <w:rPr>
          <w:rFonts w:ascii="Times New Roman" w:hAnsi="Times New Roman"/>
          <w:sz w:val="24"/>
        </w:rPr>
        <w:t>survey participant</w:t>
      </w:r>
      <w:r w:rsidR="007A3BC3">
        <w:rPr>
          <w:rFonts w:ascii="Times New Roman" w:hAnsi="Times New Roman"/>
          <w:sz w:val="24"/>
        </w:rPr>
        <w:t xml:space="preserve">s </w:t>
      </w:r>
      <w:r w:rsidRPr="00100B73">
        <w:rPr>
          <w:rFonts w:ascii="Times New Roman" w:hAnsi="Times New Roman"/>
          <w:sz w:val="24"/>
        </w:rPr>
        <w:t>to a vignette about police violence, Israel-</w:t>
      </w:r>
      <w:commentRangeStart w:id="95"/>
      <w:proofErr w:type="spellStart"/>
      <w:r w:rsidRPr="00100B73">
        <w:rPr>
          <w:rFonts w:ascii="Times New Roman" w:hAnsi="Times New Roman"/>
          <w:sz w:val="24"/>
        </w:rPr>
        <w:t>Trummel</w:t>
      </w:r>
      <w:proofErr w:type="spellEnd"/>
      <w:r w:rsidRPr="00100B73">
        <w:rPr>
          <w:rFonts w:ascii="Times New Roman" w:hAnsi="Times New Roman"/>
          <w:sz w:val="24"/>
        </w:rPr>
        <w:t xml:space="preserve"> and Streeter</w:t>
      </w:r>
      <w:ins w:id="96" w:author="Candis Watts Smith" w:date="2024-10-16T21:53:00Z" w16du:dateUtc="2024-10-17T01:53:00Z">
        <w:r w:rsidR="00B12119">
          <w:rPr>
            <w:rFonts w:ascii="Times New Roman" w:hAnsi="Times New Roman"/>
            <w:sz w:val="24"/>
          </w:rPr>
          <w:t xml:space="preserve"> (2021</w:t>
        </w:r>
      </w:ins>
      <w:commentRangeEnd w:id="95"/>
      <w:ins w:id="97" w:author="Candis Watts Smith" w:date="2024-10-16T21:54:00Z" w16du:dateUtc="2024-10-17T01:54:00Z">
        <w:r w:rsidR="00B12119">
          <w:rPr>
            <w:rStyle w:val="CommentReference"/>
          </w:rPr>
          <w:commentReference w:id="95"/>
        </w:r>
      </w:ins>
      <w:ins w:id="98" w:author="Candis Watts Smith" w:date="2024-10-16T21:53:00Z" w16du:dateUtc="2024-10-17T01:53:00Z">
        <w:r w:rsidR="00B12119">
          <w:rPr>
            <w:rFonts w:ascii="Times New Roman" w:hAnsi="Times New Roman"/>
            <w:sz w:val="24"/>
          </w:rPr>
          <w:t>)</w:t>
        </w:r>
      </w:ins>
      <w:r w:rsidRPr="00100B73">
        <w:rPr>
          <w:rFonts w:ascii="Times New Roman" w:hAnsi="Times New Roman"/>
          <w:sz w:val="24"/>
        </w:rPr>
        <w:t xml:space="preserve"> find that Black women participants are deemed to </w:t>
      </w:r>
      <w:r w:rsidRPr="00100B73">
        <w:rPr>
          <w:rFonts w:ascii="Times New Roman" w:hAnsi="Times New Roman"/>
          <w:sz w:val="24"/>
        </w:rPr>
        <w:lastRenderedPageBreak/>
        <w:t>be more responsible (“could have done something differently to change the outcome of the interaction”) for their victimization than white women</w:t>
      </w:r>
      <w:del w:id="99" w:author="Candis Watts Smith" w:date="2024-10-16T21:53:00Z" w16du:dateUtc="2024-10-17T01:53:00Z">
        <w:r w:rsidRPr="00100B73" w:rsidDel="00B12119">
          <w:rPr>
            <w:rFonts w:ascii="Times New Roman" w:hAnsi="Times New Roman"/>
            <w:sz w:val="24"/>
          </w:rPr>
          <w:delText xml:space="preserve"> (Israel-Trummel and Streeter, 2021)</w:delText>
        </w:r>
      </w:del>
      <w:r w:rsidRPr="00100B73">
        <w:rPr>
          <w:rFonts w:ascii="Times New Roman" w:hAnsi="Times New Roman"/>
          <w:sz w:val="24"/>
        </w:rPr>
        <w:t xml:space="preserve">. </w:t>
      </w:r>
    </w:p>
    <w:p w14:paraId="0E891961" w14:textId="7322E3C7" w:rsidR="00970BC7" w:rsidRPr="00100B73" w:rsidRDefault="0023579B" w:rsidP="00100B73">
      <w:pPr>
        <w:spacing w:line="480" w:lineRule="auto"/>
        <w:ind w:firstLine="720"/>
        <w:rPr>
          <w:rFonts w:ascii="Times New Roman" w:hAnsi="Times New Roman"/>
          <w:sz w:val="24"/>
        </w:rPr>
      </w:pPr>
      <w:r w:rsidRPr="00100B73">
        <w:rPr>
          <w:rFonts w:ascii="Times New Roman" w:hAnsi="Times New Roman"/>
          <w:sz w:val="24"/>
        </w:rPr>
        <w:t>Scholars have</w:t>
      </w:r>
      <w:r w:rsidR="00CC18B1" w:rsidRPr="00100B73">
        <w:rPr>
          <w:rFonts w:ascii="Times New Roman" w:hAnsi="Times New Roman"/>
          <w:sz w:val="24"/>
        </w:rPr>
        <w:t xml:space="preserve"> </w:t>
      </w:r>
      <w:r w:rsidR="00E34C91">
        <w:rPr>
          <w:rFonts w:ascii="Times New Roman" w:hAnsi="Times New Roman"/>
          <w:sz w:val="24"/>
        </w:rPr>
        <w:t xml:space="preserve">also </w:t>
      </w:r>
      <w:r w:rsidR="00CC18B1" w:rsidRPr="00100B73">
        <w:rPr>
          <w:rFonts w:ascii="Times New Roman" w:hAnsi="Times New Roman"/>
          <w:sz w:val="24"/>
        </w:rPr>
        <w:t xml:space="preserve">established a clear punitive </w:t>
      </w:r>
      <w:r w:rsidR="00CC18B1" w:rsidRPr="00E34C91">
        <w:rPr>
          <w:rFonts w:ascii="Times New Roman" w:hAnsi="Times New Roman"/>
          <w:i/>
          <w:iCs/>
          <w:sz w:val="24"/>
        </w:rPr>
        <w:t>gap</w:t>
      </w:r>
      <w:r w:rsidR="00CC18B1" w:rsidRPr="00100B73">
        <w:rPr>
          <w:rFonts w:ascii="Times New Roman" w:hAnsi="Times New Roman"/>
          <w:sz w:val="24"/>
        </w:rPr>
        <w:t xml:space="preserve"> between white and Black Americans (Enns 2016, </w:t>
      </w:r>
      <w:proofErr w:type="spellStart"/>
      <w:r w:rsidR="00CC18B1" w:rsidRPr="00100B73">
        <w:rPr>
          <w:rFonts w:ascii="Times New Roman" w:hAnsi="Times New Roman"/>
          <w:sz w:val="24"/>
        </w:rPr>
        <w:t>Soss</w:t>
      </w:r>
      <w:proofErr w:type="spellEnd"/>
      <w:r w:rsidR="00CC18B1" w:rsidRPr="00100B73">
        <w:rPr>
          <w:rFonts w:ascii="Times New Roman" w:hAnsi="Times New Roman"/>
          <w:sz w:val="24"/>
        </w:rPr>
        <w:t xml:space="preserve">, </w:t>
      </w:r>
      <w:proofErr w:type="spellStart"/>
      <w:r w:rsidR="00CC18B1" w:rsidRPr="00100B73">
        <w:rPr>
          <w:rFonts w:ascii="Times New Roman" w:hAnsi="Times New Roman"/>
          <w:sz w:val="24"/>
        </w:rPr>
        <w:t>Langbein</w:t>
      </w:r>
      <w:proofErr w:type="spellEnd"/>
      <w:r w:rsidR="00CC18B1" w:rsidRPr="00100B73">
        <w:rPr>
          <w:rFonts w:ascii="Times New Roman" w:hAnsi="Times New Roman"/>
          <w:sz w:val="24"/>
        </w:rPr>
        <w:t xml:space="preserve"> and </w:t>
      </w:r>
      <w:proofErr w:type="spellStart"/>
      <w:r w:rsidR="00CC18B1" w:rsidRPr="00100B73">
        <w:rPr>
          <w:rFonts w:ascii="Times New Roman" w:hAnsi="Times New Roman"/>
          <w:sz w:val="24"/>
        </w:rPr>
        <w:t>Metelko</w:t>
      </w:r>
      <w:proofErr w:type="spellEnd"/>
      <w:r w:rsidR="00CC18B1" w:rsidRPr="00100B73">
        <w:rPr>
          <w:rFonts w:ascii="Times New Roman" w:hAnsi="Times New Roman"/>
          <w:sz w:val="24"/>
        </w:rPr>
        <w:t xml:space="preserve"> 2003). While this gap, particularly as measured by death penalty support, can be volatile, it is consistent and “remains robust” (Anderson et al</w:t>
      </w:r>
      <w:ins w:id="100" w:author="Candis Watts Smith" w:date="2024-10-16T21:54:00Z" w16du:dateUtc="2024-10-17T01:54:00Z">
        <w:r w:rsidR="00B12119">
          <w:rPr>
            <w:rFonts w:ascii="Times New Roman" w:hAnsi="Times New Roman"/>
            <w:sz w:val="24"/>
          </w:rPr>
          <w:t>.</w:t>
        </w:r>
      </w:ins>
      <w:r w:rsidR="00CC18B1" w:rsidRPr="00100B73">
        <w:rPr>
          <w:rFonts w:ascii="Times New Roman" w:hAnsi="Times New Roman"/>
          <w:sz w:val="24"/>
        </w:rPr>
        <w:t xml:space="preserve"> 2017), and extends to other products of public punitiveness that are “rooted in animus against racialized minorities, immigrants, and other marginalized groups, which are often the targets of the systems of control and surveillance” (</w:t>
      </w:r>
      <w:proofErr w:type="spellStart"/>
      <w:r w:rsidR="00CC18B1" w:rsidRPr="00100B73">
        <w:rPr>
          <w:rFonts w:ascii="Times New Roman" w:hAnsi="Times New Roman"/>
          <w:sz w:val="24"/>
        </w:rPr>
        <w:t>Chouhy</w:t>
      </w:r>
      <w:proofErr w:type="spellEnd"/>
      <w:r w:rsidR="00CC18B1" w:rsidRPr="00100B73">
        <w:rPr>
          <w:rFonts w:ascii="Times New Roman" w:hAnsi="Times New Roman"/>
          <w:sz w:val="24"/>
        </w:rPr>
        <w:t xml:space="preserve"> et al 2020). </w:t>
      </w:r>
      <w:r w:rsidR="002D1CE3" w:rsidRPr="00100B73">
        <w:rPr>
          <w:rFonts w:ascii="Times New Roman" w:hAnsi="Times New Roman"/>
          <w:sz w:val="24"/>
        </w:rPr>
        <w:t>Racial resentment or symbolic racism will motivate punitiveness – whether through or while shaping attitudes towards criminals, perceptions about “criminals” capacity for reciprocity, and a minimization of the role of institutional racism in driving racial inequality.</w:t>
      </w:r>
    </w:p>
    <w:p w14:paraId="42C4C829" w14:textId="77777777" w:rsidR="00114E7D" w:rsidRPr="00100B73" w:rsidRDefault="00114E7D" w:rsidP="00100B73">
      <w:pPr>
        <w:spacing w:line="480" w:lineRule="auto"/>
        <w:rPr>
          <w:rFonts w:ascii="Times New Roman" w:hAnsi="Times New Roman"/>
          <w:b/>
          <w:bCs/>
          <w:sz w:val="24"/>
        </w:rPr>
      </w:pPr>
    </w:p>
    <w:p w14:paraId="37A9594A" w14:textId="5EE2EDAC" w:rsidR="002D1CE3" w:rsidRPr="00100B73" w:rsidRDefault="00114E7D" w:rsidP="00100B73">
      <w:pPr>
        <w:spacing w:line="480" w:lineRule="auto"/>
        <w:rPr>
          <w:rFonts w:ascii="Times New Roman" w:hAnsi="Times New Roman"/>
          <w:b/>
          <w:bCs/>
          <w:sz w:val="24"/>
        </w:rPr>
      </w:pPr>
      <w:r w:rsidRPr="00100B73">
        <w:rPr>
          <w:rFonts w:ascii="Times New Roman" w:hAnsi="Times New Roman"/>
          <w:b/>
          <w:bCs/>
          <w:sz w:val="24"/>
        </w:rPr>
        <w:t xml:space="preserve">Individual – </w:t>
      </w:r>
      <w:commentRangeStart w:id="101"/>
      <w:r w:rsidRPr="00100B73">
        <w:rPr>
          <w:rFonts w:ascii="Times New Roman" w:hAnsi="Times New Roman"/>
          <w:b/>
          <w:bCs/>
          <w:sz w:val="24"/>
        </w:rPr>
        <w:t>Social Network</w:t>
      </w:r>
      <w:commentRangeEnd w:id="101"/>
      <w:r w:rsidR="00193BB0">
        <w:rPr>
          <w:rStyle w:val="CommentReference"/>
        </w:rPr>
        <w:commentReference w:id="101"/>
      </w:r>
    </w:p>
    <w:p w14:paraId="402EBB8B" w14:textId="1235DF2F" w:rsidR="00BC0D9E" w:rsidRPr="00100B73" w:rsidRDefault="00114E7D" w:rsidP="00100B73">
      <w:pPr>
        <w:spacing w:line="480" w:lineRule="auto"/>
        <w:ind w:firstLine="720"/>
        <w:rPr>
          <w:rFonts w:ascii="Times New Roman" w:hAnsi="Times New Roman"/>
          <w:sz w:val="24"/>
        </w:rPr>
      </w:pPr>
      <w:r w:rsidRPr="00100B73">
        <w:rPr>
          <w:rFonts w:ascii="Times New Roman" w:hAnsi="Times New Roman"/>
          <w:sz w:val="24"/>
        </w:rPr>
        <w:t>Entwined with the disproportionate footprint that the US prison system leaves on race-class subjugated communities is t</w:t>
      </w:r>
      <w:r w:rsidR="002D1CE3" w:rsidRPr="00100B73">
        <w:rPr>
          <w:rFonts w:ascii="Times New Roman" w:hAnsi="Times New Roman"/>
          <w:sz w:val="24"/>
        </w:rPr>
        <w:t>hat</w:t>
      </w:r>
      <w:r w:rsidR="00B330EE">
        <w:rPr>
          <w:rFonts w:ascii="Times New Roman" w:hAnsi="Times New Roman"/>
          <w:sz w:val="24"/>
        </w:rPr>
        <w:t xml:space="preserve"> “identity,” meaning a </w:t>
      </w:r>
      <w:r w:rsidR="002D1CE3" w:rsidRPr="00100B73">
        <w:rPr>
          <w:rFonts w:ascii="Times New Roman" w:hAnsi="Times New Roman"/>
          <w:sz w:val="24"/>
        </w:rPr>
        <w:t>perception of whether the policy recipient is a member of the evaluators’ ingroup</w:t>
      </w:r>
      <w:r w:rsidR="00B330EE">
        <w:rPr>
          <w:rFonts w:ascii="Times New Roman" w:hAnsi="Times New Roman"/>
          <w:sz w:val="24"/>
        </w:rPr>
        <w:t>,</w:t>
      </w:r>
      <w:r w:rsidR="008520F8">
        <w:rPr>
          <w:rFonts w:ascii="Times New Roman" w:hAnsi="Times New Roman"/>
          <w:sz w:val="24"/>
        </w:rPr>
        <w:t xml:space="preserve"> shapes judgements about who deserves what</w:t>
      </w:r>
      <w:r w:rsidRPr="00100B73">
        <w:rPr>
          <w:rFonts w:ascii="Times New Roman" w:hAnsi="Times New Roman"/>
          <w:sz w:val="24"/>
        </w:rPr>
        <w:t xml:space="preserve">. I suspect that social networks – specifically </w:t>
      </w:r>
      <w:r w:rsidR="002D1CE3" w:rsidRPr="00100B73">
        <w:rPr>
          <w:rFonts w:ascii="Times New Roman" w:hAnsi="Times New Roman"/>
          <w:sz w:val="24"/>
        </w:rPr>
        <w:t xml:space="preserve">proximal or direct contact with incarcerated people </w:t>
      </w:r>
      <w:r w:rsidRPr="00100B73">
        <w:rPr>
          <w:rFonts w:ascii="Times New Roman" w:hAnsi="Times New Roman"/>
          <w:sz w:val="24"/>
        </w:rPr>
        <w:t xml:space="preserve">-- </w:t>
      </w:r>
      <w:r w:rsidR="002D1CE3" w:rsidRPr="00100B73">
        <w:rPr>
          <w:rFonts w:ascii="Times New Roman" w:hAnsi="Times New Roman"/>
          <w:sz w:val="24"/>
        </w:rPr>
        <w:t>influence constructions of prisoners</w:t>
      </w:r>
      <w:r w:rsidRPr="00100B73">
        <w:rPr>
          <w:rFonts w:ascii="Times New Roman" w:hAnsi="Times New Roman"/>
          <w:sz w:val="24"/>
        </w:rPr>
        <w:t xml:space="preserve">. </w:t>
      </w:r>
      <w:r w:rsidR="00BC0D9E" w:rsidRPr="00100B73">
        <w:rPr>
          <w:rFonts w:ascii="Times New Roman" w:hAnsi="Times New Roman"/>
          <w:sz w:val="24"/>
        </w:rPr>
        <w:t>First, and most directly, it could make “the prisoner” part of the evaluator’s ingroup (Feather 1999). Second, I suspect that individuals with no incarcerated social network can more readily construct “the prisoner” as a dehumanized abstraction, and the meaning of incarceration an object in which they have no real stakes.</w:t>
      </w:r>
      <w:r w:rsidR="00927EE3" w:rsidRPr="00927EE3">
        <w:rPr>
          <w:rFonts w:ascii="Times New Roman" w:hAnsi="Times New Roman"/>
          <w:sz w:val="24"/>
        </w:rPr>
        <w:t xml:space="preserve"> </w:t>
      </w:r>
      <w:r w:rsidR="00517317">
        <w:rPr>
          <w:rFonts w:ascii="Times New Roman" w:hAnsi="Times New Roman"/>
          <w:sz w:val="24"/>
        </w:rPr>
        <w:t xml:space="preserve">That </w:t>
      </w:r>
      <w:r w:rsidR="00927EE3" w:rsidRPr="00100B73">
        <w:rPr>
          <w:rFonts w:ascii="Times New Roman" w:hAnsi="Times New Roman"/>
          <w:sz w:val="24"/>
        </w:rPr>
        <w:t xml:space="preserve">family members of people in prison are more supportive of rehabilitative policies and usually hold less punitive attitudes </w:t>
      </w:r>
      <w:r w:rsidR="00517317">
        <w:rPr>
          <w:rFonts w:ascii="Times New Roman" w:hAnsi="Times New Roman"/>
          <w:sz w:val="24"/>
        </w:rPr>
        <w:t xml:space="preserve">supports </w:t>
      </w:r>
      <w:r w:rsidR="00A27D70">
        <w:rPr>
          <w:rFonts w:ascii="Times New Roman" w:hAnsi="Times New Roman"/>
          <w:sz w:val="24"/>
        </w:rPr>
        <w:t xml:space="preserve">this supposition, although I think it also reflects </w:t>
      </w:r>
      <w:r w:rsidR="00CE70AA">
        <w:rPr>
          <w:rFonts w:ascii="Times New Roman" w:hAnsi="Times New Roman"/>
          <w:sz w:val="24"/>
        </w:rPr>
        <w:t>many other things like the</w:t>
      </w:r>
      <w:r w:rsidR="00A27D70">
        <w:rPr>
          <w:rFonts w:ascii="Times New Roman" w:hAnsi="Times New Roman"/>
          <w:sz w:val="24"/>
        </w:rPr>
        <w:t xml:space="preserve"> </w:t>
      </w:r>
      <w:r w:rsidR="00A27D70">
        <w:rPr>
          <w:rFonts w:ascii="Times New Roman" w:hAnsi="Times New Roman"/>
          <w:sz w:val="24"/>
        </w:rPr>
        <w:lastRenderedPageBreak/>
        <w:t>more intimate knowledge</w:t>
      </w:r>
      <w:r w:rsidR="00D44ACC">
        <w:rPr>
          <w:rFonts w:ascii="Times New Roman" w:hAnsi="Times New Roman"/>
          <w:sz w:val="24"/>
        </w:rPr>
        <w:t xml:space="preserve"> of systemic drivers of incarceration and </w:t>
      </w:r>
      <w:r w:rsidR="008C4B53">
        <w:rPr>
          <w:rFonts w:ascii="Times New Roman" w:hAnsi="Times New Roman"/>
          <w:sz w:val="24"/>
        </w:rPr>
        <w:t>realities of conditions of confinement</w:t>
      </w:r>
      <w:r w:rsidR="00A27D70">
        <w:rPr>
          <w:rFonts w:ascii="Times New Roman" w:hAnsi="Times New Roman"/>
          <w:sz w:val="24"/>
        </w:rPr>
        <w:t xml:space="preserve"> </w:t>
      </w:r>
      <w:r w:rsidR="00927EE3" w:rsidRPr="00100B73">
        <w:rPr>
          <w:rFonts w:ascii="Times New Roman" w:hAnsi="Times New Roman"/>
          <w:sz w:val="24"/>
        </w:rPr>
        <w:t xml:space="preserve">(Christian et al. 2019). </w:t>
      </w:r>
      <w:r w:rsidR="00BC0D9E" w:rsidRPr="00100B73">
        <w:rPr>
          <w:rFonts w:ascii="Times New Roman" w:hAnsi="Times New Roman"/>
          <w:sz w:val="24"/>
        </w:rPr>
        <w:t xml:space="preserve">In other words, individuals like the board members discussed in the introduction can </w:t>
      </w:r>
      <w:r w:rsidR="00BC0D9E" w:rsidRPr="00100B73">
        <w:rPr>
          <w:rFonts w:ascii="Times New Roman" w:hAnsi="Times New Roman"/>
          <w:i/>
          <w:iCs/>
          <w:sz w:val="24"/>
        </w:rPr>
        <w:t>afford</w:t>
      </w:r>
      <w:r w:rsidR="00BC0D9E" w:rsidRPr="00100B73">
        <w:rPr>
          <w:rFonts w:ascii="Times New Roman" w:hAnsi="Times New Roman"/>
          <w:sz w:val="24"/>
        </w:rPr>
        <w:t xml:space="preserve"> to be punitive and view policy benefits to the incarceration as unserious hypotheticals. </w:t>
      </w:r>
    </w:p>
    <w:p w14:paraId="31E670C2" w14:textId="77777777" w:rsidR="006A43D1" w:rsidRDefault="00114E7D" w:rsidP="00100B73">
      <w:pPr>
        <w:spacing w:line="480" w:lineRule="auto"/>
        <w:ind w:firstLine="720"/>
        <w:rPr>
          <w:rFonts w:ascii="Times New Roman" w:hAnsi="Times New Roman"/>
          <w:sz w:val="24"/>
        </w:rPr>
      </w:pPr>
      <w:r w:rsidRPr="00100B73">
        <w:rPr>
          <w:rFonts w:ascii="Times New Roman" w:hAnsi="Times New Roman"/>
          <w:sz w:val="24"/>
        </w:rPr>
        <w:t>In this project, I am most interested in the role of social networks rather than personal experience of incarceration, although that is also an important and related individual-factor. Relatedly, I expect that personal experience of victimization influences deservingness assessments and policy opinions. I suspect that many of the harshest assessments and negative views on ‘rehabilitative’ policy will actually be held by those who are neither victims nor have any social connection extending into prisons, given evidence that being victimized does not cause increased support for harsher punishment (</w:t>
      </w:r>
      <w:proofErr w:type="spellStart"/>
      <w:r w:rsidRPr="00100B73">
        <w:rPr>
          <w:rFonts w:ascii="Times New Roman" w:hAnsi="Times New Roman"/>
          <w:sz w:val="24"/>
        </w:rPr>
        <w:t>Kleck</w:t>
      </w:r>
      <w:proofErr w:type="spellEnd"/>
      <w:r w:rsidRPr="00100B73">
        <w:rPr>
          <w:rFonts w:ascii="Times New Roman" w:hAnsi="Times New Roman"/>
          <w:sz w:val="24"/>
        </w:rPr>
        <w:t xml:space="preserve"> and Jackson 2016) and sentiment held by many victims of the crimes of whose perpetrators are </w:t>
      </w:r>
      <w:r w:rsidRPr="00100B73">
        <w:rPr>
          <w:rFonts w:ascii="Times New Roman" w:hAnsi="Times New Roman"/>
          <w:i/>
          <w:iCs/>
          <w:sz w:val="24"/>
        </w:rPr>
        <w:t>most</w:t>
      </w:r>
      <w:r w:rsidRPr="00100B73">
        <w:rPr>
          <w:rFonts w:ascii="Times New Roman" w:hAnsi="Times New Roman"/>
          <w:sz w:val="24"/>
        </w:rPr>
        <w:t xml:space="preserve"> negatively constructed that the criminal legal system is inadequately oriented towards meaningful victim safety and justice (Thompson 2009).  </w:t>
      </w:r>
    </w:p>
    <w:p w14:paraId="7080969E" w14:textId="0D2CD24C" w:rsidR="006A43D1" w:rsidRPr="005B561C" w:rsidRDefault="00114E7D" w:rsidP="007A7D45">
      <w:pPr>
        <w:spacing w:line="480" w:lineRule="auto"/>
        <w:ind w:firstLine="720"/>
        <w:rPr>
          <w:rFonts w:ascii="Times New Roman" w:hAnsi="Times New Roman"/>
          <w:i/>
          <w:iCs/>
          <w:sz w:val="24"/>
        </w:rPr>
      </w:pPr>
      <w:r w:rsidRPr="006A43D1">
        <w:rPr>
          <w:rFonts w:ascii="Times New Roman" w:hAnsi="Times New Roman"/>
          <w:i/>
          <w:iCs/>
          <w:sz w:val="24"/>
        </w:rPr>
        <w:t>*</w:t>
      </w:r>
      <w:r w:rsidR="006A43D1" w:rsidRPr="006A43D1">
        <w:rPr>
          <w:rFonts w:ascii="Times New Roman" w:hAnsi="Times New Roman"/>
          <w:sz w:val="24"/>
        </w:rPr>
        <w:t xml:space="preserve"> </w:t>
      </w:r>
      <w:commentRangeStart w:id="102"/>
      <w:r w:rsidR="00582437">
        <w:rPr>
          <w:rFonts w:ascii="Times New Roman" w:hAnsi="Times New Roman"/>
          <w:i/>
          <w:iCs/>
          <w:sz w:val="24"/>
        </w:rPr>
        <w:t>This needs work, but I’ll need to think about fac</w:t>
      </w:r>
      <w:r w:rsidR="001E507B">
        <w:rPr>
          <w:rFonts w:ascii="Times New Roman" w:hAnsi="Times New Roman"/>
          <w:i/>
          <w:iCs/>
          <w:sz w:val="24"/>
        </w:rPr>
        <w:t xml:space="preserve">t that </w:t>
      </w:r>
      <w:r w:rsidR="005B561C">
        <w:rPr>
          <w:rFonts w:ascii="Times New Roman" w:hAnsi="Times New Roman"/>
          <w:i/>
          <w:iCs/>
          <w:sz w:val="24"/>
        </w:rPr>
        <w:t>p</w:t>
      </w:r>
      <w:r w:rsidR="001E507B">
        <w:rPr>
          <w:rFonts w:ascii="Times New Roman" w:hAnsi="Times New Roman"/>
          <w:i/>
          <w:iCs/>
          <w:sz w:val="24"/>
        </w:rPr>
        <w:t>eople with incarcerated social networks</w:t>
      </w:r>
      <w:r w:rsidR="005B561C">
        <w:rPr>
          <w:rFonts w:ascii="Times New Roman" w:hAnsi="Times New Roman"/>
          <w:i/>
          <w:iCs/>
          <w:sz w:val="24"/>
        </w:rPr>
        <w:t xml:space="preserve"> may be exposed to more crime than those without —</w:t>
      </w:r>
      <w:r w:rsidR="001E507B" w:rsidRPr="005B561C">
        <w:rPr>
          <w:rFonts w:ascii="Times New Roman" w:hAnsi="Times New Roman"/>
          <w:i/>
          <w:iCs/>
          <w:sz w:val="24"/>
        </w:rPr>
        <w:t xml:space="preserve"> </w:t>
      </w:r>
      <w:r w:rsidR="006A43D1" w:rsidRPr="005B561C">
        <w:rPr>
          <w:rFonts w:ascii="Times New Roman" w:hAnsi="Times New Roman"/>
          <w:i/>
          <w:iCs/>
          <w:sz w:val="24"/>
        </w:rPr>
        <w:t>studies claim that proximity to higher rates of violent crime increases punitiveness, as measured by support for the death penalty (Anderson et al, 2017)</w:t>
      </w:r>
      <w:r w:rsidR="00504D2B">
        <w:rPr>
          <w:rFonts w:ascii="Times New Roman" w:hAnsi="Times New Roman"/>
          <w:i/>
          <w:iCs/>
          <w:sz w:val="24"/>
        </w:rPr>
        <w:t>.</w:t>
      </w:r>
      <w:commentRangeEnd w:id="102"/>
      <w:r w:rsidR="00193BB0">
        <w:rPr>
          <w:rStyle w:val="CommentReference"/>
        </w:rPr>
        <w:commentReference w:id="102"/>
      </w:r>
    </w:p>
    <w:p w14:paraId="3F918383" w14:textId="7C7C5B50" w:rsidR="002D41A0" w:rsidRPr="00100B73" w:rsidRDefault="002D41A0" w:rsidP="00100B73">
      <w:pPr>
        <w:spacing w:line="480" w:lineRule="auto"/>
        <w:rPr>
          <w:rFonts w:ascii="Times New Roman" w:hAnsi="Times New Roman"/>
          <w:sz w:val="24"/>
        </w:rPr>
      </w:pPr>
    </w:p>
    <w:p w14:paraId="1A859EB6" w14:textId="0763E6DB" w:rsidR="00114E7D" w:rsidRPr="00100B73" w:rsidRDefault="00564445" w:rsidP="00100B73">
      <w:pPr>
        <w:spacing w:line="480" w:lineRule="auto"/>
        <w:rPr>
          <w:rFonts w:ascii="Times New Roman" w:hAnsi="Times New Roman"/>
          <w:b/>
          <w:bCs/>
          <w:sz w:val="24"/>
        </w:rPr>
      </w:pPr>
      <w:r w:rsidRPr="00100B73">
        <w:rPr>
          <w:rFonts w:ascii="Times New Roman" w:hAnsi="Times New Roman"/>
          <w:b/>
          <w:bCs/>
          <w:sz w:val="24"/>
        </w:rPr>
        <w:t>Individual-Level – Party and Ideology</w:t>
      </w:r>
    </w:p>
    <w:p w14:paraId="03263D85" w14:textId="573A0E8C" w:rsidR="002B700A" w:rsidRDefault="00564445" w:rsidP="002B700A">
      <w:pPr>
        <w:spacing w:line="480" w:lineRule="auto"/>
        <w:rPr>
          <w:rFonts w:ascii="Times New Roman" w:hAnsi="Times New Roman"/>
          <w:sz w:val="24"/>
        </w:rPr>
      </w:pPr>
      <w:r w:rsidRPr="00100B73">
        <w:rPr>
          <w:rFonts w:ascii="Times New Roman" w:hAnsi="Times New Roman"/>
          <w:sz w:val="24"/>
        </w:rPr>
        <w:tab/>
        <w:t xml:space="preserve">What </w:t>
      </w:r>
      <w:proofErr w:type="spellStart"/>
      <w:r w:rsidRPr="00100B73">
        <w:rPr>
          <w:rFonts w:ascii="Times New Roman" w:hAnsi="Times New Roman"/>
          <w:sz w:val="24"/>
        </w:rPr>
        <w:t>Waquant</w:t>
      </w:r>
      <w:proofErr w:type="spellEnd"/>
      <w:r w:rsidRPr="00100B73">
        <w:rPr>
          <w:rFonts w:ascii="Times New Roman" w:hAnsi="Times New Roman"/>
          <w:sz w:val="24"/>
        </w:rPr>
        <w:t xml:space="preserve"> (2009) coins as the “trope of individual responsibility” – a foundational logic of the American punitive turn that deconstructed welfare and accelerated mass incarceration </w:t>
      </w:r>
      <w:r w:rsidR="00B31935" w:rsidRPr="00100B73">
        <w:rPr>
          <w:rFonts w:ascii="Times New Roman" w:hAnsi="Times New Roman"/>
          <w:sz w:val="24"/>
        </w:rPr>
        <w:t xml:space="preserve">– </w:t>
      </w:r>
      <w:r w:rsidRPr="00100B73">
        <w:rPr>
          <w:rFonts w:ascii="Times New Roman" w:hAnsi="Times New Roman"/>
          <w:sz w:val="24"/>
        </w:rPr>
        <w:t xml:space="preserve">is embroiled with but also distinguishable from political party and ideology. </w:t>
      </w:r>
      <w:r w:rsidRPr="00100B73">
        <w:rPr>
          <w:rFonts w:ascii="Times New Roman" w:hAnsi="Times New Roman"/>
          <w:sz w:val="24"/>
        </w:rPr>
        <w:lastRenderedPageBreak/>
        <w:t>Republicans and conservatives hold more punitive beliefs, and</w:t>
      </w:r>
      <w:r w:rsidR="00467E01">
        <w:rPr>
          <w:rFonts w:ascii="Times New Roman" w:hAnsi="Times New Roman"/>
          <w:sz w:val="24"/>
        </w:rPr>
        <w:t xml:space="preserve"> </w:t>
      </w:r>
      <w:r w:rsidR="00EF18B4">
        <w:rPr>
          <w:rFonts w:ascii="Times New Roman" w:hAnsi="Times New Roman"/>
          <w:sz w:val="24"/>
        </w:rPr>
        <w:t>I expect will show less variability in their deservingness evaluations across subsets</w:t>
      </w:r>
      <w:r w:rsidRPr="00100B73">
        <w:rPr>
          <w:rFonts w:ascii="Times New Roman" w:hAnsi="Times New Roman"/>
          <w:sz w:val="24"/>
        </w:rPr>
        <w:t xml:space="preserve"> [</w:t>
      </w:r>
      <w:proofErr w:type="spellStart"/>
      <w:r w:rsidR="00B31935" w:rsidRPr="00100B73">
        <w:rPr>
          <w:rFonts w:ascii="Times New Roman" w:hAnsi="Times New Roman"/>
          <w:sz w:val="24"/>
        </w:rPr>
        <w:t>Kreitzer</w:t>
      </w:r>
      <w:proofErr w:type="spellEnd"/>
      <w:r w:rsidR="00B31935" w:rsidRPr="00100B73">
        <w:rPr>
          <w:rFonts w:ascii="Times New Roman" w:hAnsi="Times New Roman"/>
          <w:sz w:val="24"/>
        </w:rPr>
        <w:t xml:space="preserve"> &amp; Smith 2024</w:t>
      </w:r>
      <w:r w:rsidRPr="00100B73">
        <w:rPr>
          <w:rFonts w:ascii="Times New Roman" w:hAnsi="Times New Roman"/>
          <w:sz w:val="24"/>
        </w:rPr>
        <w:t xml:space="preserve">]. </w:t>
      </w:r>
    </w:p>
    <w:p w14:paraId="47AC3D00" w14:textId="04C0F9FB" w:rsidR="00927EBB" w:rsidRPr="00854154" w:rsidRDefault="00854154" w:rsidP="002B700A">
      <w:pPr>
        <w:spacing w:line="480" w:lineRule="auto"/>
        <w:rPr>
          <w:rFonts w:ascii="Times New Roman" w:hAnsi="Times New Roman"/>
          <w:i/>
          <w:iCs/>
          <w:sz w:val="24"/>
        </w:rPr>
      </w:pPr>
      <w:r w:rsidRPr="00854154">
        <w:rPr>
          <w:rFonts w:ascii="Times New Roman" w:hAnsi="Times New Roman"/>
          <w:i/>
          <w:iCs/>
          <w:sz w:val="24"/>
        </w:rPr>
        <w:t>[Weds 16</w:t>
      </w:r>
      <w:r w:rsidRPr="00854154">
        <w:rPr>
          <w:rFonts w:ascii="Times New Roman" w:hAnsi="Times New Roman"/>
          <w:i/>
          <w:iCs/>
          <w:sz w:val="24"/>
          <w:vertAlign w:val="superscript"/>
        </w:rPr>
        <w:t>th</w:t>
      </w:r>
      <w:r w:rsidRPr="00854154">
        <w:rPr>
          <w:rFonts w:ascii="Times New Roman" w:hAnsi="Times New Roman"/>
          <w:i/>
          <w:iCs/>
          <w:sz w:val="24"/>
        </w:rPr>
        <w:t xml:space="preserve"> — fixing]</w:t>
      </w:r>
    </w:p>
    <w:p w14:paraId="38590506" w14:textId="6838A28A" w:rsidR="00564445" w:rsidRPr="002B700A" w:rsidRDefault="00C36AC6" w:rsidP="002B700A">
      <w:pPr>
        <w:pStyle w:val="ListParagraph"/>
        <w:numPr>
          <w:ilvl w:val="0"/>
          <w:numId w:val="8"/>
        </w:numPr>
        <w:spacing w:line="480" w:lineRule="auto"/>
        <w:rPr>
          <w:rFonts w:ascii="Times New Roman" w:hAnsi="Times New Roman"/>
          <w:sz w:val="24"/>
        </w:rPr>
      </w:pPr>
      <w:commentRangeStart w:id="103"/>
      <w:r w:rsidRPr="002B700A">
        <w:rPr>
          <w:rFonts w:ascii="Times New Roman" w:hAnsi="Times New Roman"/>
          <w:sz w:val="24"/>
        </w:rPr>
        <w:t xml:space="preserve">But debates about </w:t>
      </w:r>
      <w:r w:rsidR="00564445" w:rsidRPr="002B700A">
        <w:rPr>
          <w:rFonts w:ascii="Times New Roman" w:hAnsi="Times New Roman"/>
          <w:sz w:val="24"/>
        </w:rPr>
        <w:t xml:space="preserve">"principled conservatism" </w:t>
      </w:r>
      <w:r w:rsidR="005E5C9D" w:rsidRPr="002B700A">
        <w:rPr>
          <w:rFonts w:ascii="Times New Roman" w:hAnsi="Times New Roman"/>
          <w:sz w:val="24"/>
        </w:rPr>
        <w:t xml:space="preserve">versus </w:t>
      </w:r>
      <w:r w:rsidR="00A149AE" w:rsidRPr="002B700A">
        <w:rPr>
          <w:rFonts w:ascii="Times New Roman" w:hAnsi="Times New Roman"/>
          <w:sz w:val="24"/>
        </w:rPr>
        <w:t xml:space="preserve">racial resentment </w:t>
      </w:r>
      <w:r w:rsidR="00564445" w:rsidRPr="002B700A">
        <w:rPr>
          <w:rFonts w:ascii="Times New Roman" w:hAnsi="Times New Roman"/>
          <w:sz w:val="24"/>
        </w:rPr>
        <w:t>in shaping policy preferences, particularly in the realm of criminal justice (</w:t>
      </w:r>
      <w:proofErr w:type="spellStart"/>
      <w:r w:rsidR="00564445" w:rsidRPr="002B700A">
        <w:rPr>
          <w:rFonts w:ascii="Times New Roman" w:hAnsi="Times New Roman"/>
          <w:sz w:val="24"/>
        </w:rPr>
        <w:t>Peffley</w:t>
      </w:r>
      <w:proofErr w:type="spellEnd"/>
      <w:r w:rsidR="00564445" w:rsidRPr="002B700A">
        <w:rPr>
          <w:rFonts w:ascii="Times New Roman" w:hAnsi="Times New Roman"/>
          <w:sz w:val="24"/>
        </w:rPr>
        <w:t xml:space="preserve"> et al., 2017)</w:t>
      </w:r>
      <w:r w:rsidR="002B700A" w:rsidRPr="002B700A">
        <w:rPr>
          <w:rFonts w:ascii="Times New Roman" w:hAnsi="Times New Roman"/>
          <w:sz w:val="24"/>
        </w:rPr>
        <w:t>.</w:t>
      </w:r>
      <w:commentRangeEnd w:id="103"/>
      <w:r w:rsidR="00193BB0">
        <w:rPr>
          <w:rStyle w:val="CommentReference"/>
        </w:rPr>
        <w:commentReference w:id="103"/>
      </w:r>
    </w:p>
    <w:p w14:paraId="6CBE05AA" w14:textId="77777777" w:rsidR="00564445" w:rsidRPr="00100B73" w:rsidRDefault="00564445" w:rsidP="00100B73">
      <w:pPr>
        <w:pStyle w:val="ListParagraph"/>
        <w:numPr>
          <w:ilvl w:val="0"/>
          <w:numId w:val="6"/>
        </w:numPr>
        <w:spacing w:line="480" w:lineRule="auto"/>
        <w:rPr>
          <w:rFonts w:ascii="Times New Roman" w:hAnsi="Times New Roman"/>
          <w:sz w:val="24"/>
        </w:rPr>
      </w:pPr>
      <w:r w:rsidRPr="00100B73">
        <w:rPr>
          <w:rFonts w:ascii="Times New Roman" w:hAnsi="Times New Roman"/>
          <w:sz w:val="24"/>
        </w:rPr>
        <w:t>Others contend that ideological beliefs about personal responsibility and the rule of law play a more significant role (</w:t>
      </w:r>
      <w:proofErr w:type="spellStart"/>
      <w:r w:rsidRPr="00100B73">
        <w:rPr>
          <w:rFonts w:ascii="Times New Roman" w:hAnsi="Times New Roman"/>
          <w:sz w:val="24"/>
        </w:rPr>
        <w:t>Sniderman</w:t>
      </w:r>
      <w:proofErr w:type="spellEnd"/>
      <w:r w:rsidRPr="00100B73">
        <w:rPr>
          <w:rFonts w:ascii="Times New Roman" w:hAnsi="Times New Roman"/>
          <w:sz w:val="24"/>
        </w:rPr>
        <w:t xml:space="preserve"> &amp; Piazza, 1993).</w:t>
      </w:r>
    </w:p>
    <w:p w14:paraId="4C1597AE" w14:textId="0B94F66A" w:rsidR="00970BC7" w:rsidRPr="00100B73" w:rsidRDefault="00564445" w:rsidP="00100B73">
      <w:pPr>
        <w:pStyle w:val="ListParagraph"/>
        <w:numPr>
          <w:ilvl w:val="0"/>
          <w:numId w:val="6"/>
        </w:numPr>
        <w:spacing w:line="480" w:lineRule="auto"/>
        <w:rPr>
          <w:rFonts w:ascii="Times New Roman" w:hAnsi="Times New Roman"/>
          <w:sz w:val="24"/>
        </w:rPr>
      </w:pPr>
      <w:r w:rsidRPr="00100B73">
        <w:rPr>
          <w:rFonts w:ascii="Times New Roman" w:hAnsi="Times New Roman"/>
          <w:sz w:val="24"/>
        </w:rPr>
        <w:t xml:space="preserve">However, economic individualism among Democrats as well is positively associated with punitiveness. </w:t>
      </w:r>
    </w:p>
    <w:p w14:paraId="204FABEE" w14:textId="65261293" w:rsidR="00564445" w:rsidRPr="00100B73" w:rsidRDefault="00564445" w:rsidP="00100B73">
      <w:pPr>
        <w:pStyle w:val="ListParagraph"/>
        <w:numPr>
          <w:ilvl w:val="0"/>
          <w:numId w:val="6"/>
        </w:numPr>
        <w:spacing w:line="480" w:lineRule="auto"/>
        <w:rPr>
          <w:rFonts w:ascii="Times New Roman" w:hAnsi="Times New Roman"/>
          <w:sz w:val="24"/>
        </w:rPr>
      </w:pPr>
      <w:r w:rsidRPr="00100B73">
        <w:rPr>
          <w:rFonts w:ascii="Times New Roman" w:hAnsi="Times New Roman"/>
          <w:sz w:val="24"/>
        </w:rPr>
        <w:t xml:space="preserve">Importantly, racial disparity extends into political and ideological groups – a survey fielded by The Sentencing Project in 2022 showed that among liberals and democrats respectively, support for incarcerated voting drops by over 20% from Black to white respondents. </w:t>
      </w:r>
      <w:proofErr w:type="spellStart"/>
      <w:r w:rsidRPr="00100B73">
        <w:rPr>
          <w:rFonts w:ascii="Times New Roman" w:hAnsi="Times New Roman"/>
          <w:sz w:val="24"/>
        </w:rPr>
        <w:t>Chouhy</w:t>
      </w:r>
      <w:proofErr w:type="spellEnd"/>
      <w:r w:rsidRPr="00100B73">
        <w:rPr>
          <w:rFonts w:ascii="Times New Roman" w:hAnsi="Times New Roman"/>
          <w:sz w:val="24"/>
        </w:rPr>
        <w:t xml:space="preserve"> and colleagues find that “symbolic racism is most strongly associated with support for felony disenfranchisement for Democrats than Republicans” (</w:t>
      </w:r>
      <w:proofErr w:type="spellStart"/>
      <w:r w:rsidRPr="00100B73">
        <w:rPr>
          <w:rFonts w:ascii="Times New Roman" w:hAnsi="Times New Roman"/>
          <w:sz w:val="24"/>
        </w:rPr>
        <w:t>Chouhy</w:t>
      </w:r>
      <w:proofErr w:type="spellEnd"/>
      <w:r w:rsidRPr="00100B73">
        <w:rPr>
          <w:rFonts w:ascii="Times New Roman" w:hAnsi="Times New Roman"/>
          <w:sz w:val="24"/>
        </w:rPr>
        <w:t xml:space="preserve"> et al. 2020, 16).  </w:t>
      </w:r>
    </w:p>
    <w:p w14:paraId="152C62C5" w14:textId="77777777" w:rsidR="008323B4" w:rsidRPr="00100B73" w:rsidRDefault="008323B4" w:rsidP="00100B73">
      <w:pPr>
        <w:spacing w:line="480" w:lineRule="auto"/>
        <w:rPr>
          <w:rFonts w:ascii="Times New Roman" w:hAnsi="Times New Roman"/>
          <w:sz w:val="24"/>
        </w:rPr>
      </w:pPr>
    </w:p>
    <w:p w14:paraId="19A14C1B" w14:textId="2D9A87CE" w:rsidR="00564445" w:rsidRPr="00100B73" w:rsidRDefault="00927768" w:rsidP="00100B73">
      <w:pPr>
        <w:spacing w:line="480" w:lineRule="auto"/>
        <w:ind w:firstLine="360"/>
        <w:rPr>
          <w:rFonts w:ascii="Times New Roman" w:hAnsi="Times New Roman"/>
          <w:sz w:val="24"/>
        </w:rPr>
      </w:pPr>
      <w:r w:rsidRPr="00100B73">
        <w:rPr>
          <w:rFonts w:ascii="Times New Roman" w:hAnsi="Times New Roman"/>
          <w:sz w:val="24"/>
        </w:rPr>
        <w:t>To summarize thus far, there is more consensus around some target populations that others. Different groups of people may construct target populations somewhat differently</w:t>
      </w:r>
      <w:del w:id="104" w:author="Candis Watts Smith" w:date="2024-10-16T22:05:00Z" w16du:dateUtc="2024-10-17T02:05:00Z">
        <w:r w:rsidRPr="00100B73" w:rsidDel="00193BB0">
          <w:rPr>
            <w:rFonts w:ascii="Times New Roman" w:hAnsi="Times New Roman"/>
            <w:sz w:val="24"/>
          </w:rPr>
          <w:delText xml:space="preserve"> for endogenous reasons</w:delText>
        </w:r>
      </w:del>
      <w:r w:rsidRPr="00100B73">
        <w:rPr>
          <w:rFonts w:ascii="Times New Roman" w:hAnsi="Times New Roman"/>
          <w:sz w:val="24"/>
        </w:rPr>
        <w:t xml:space="preserve">. </w:t>
      </w:r>
      <w:r w:rsidR="008323B4" w:rsidRPr="00100B73">
        <w:rPr>
          <w:rFonts w:ascii="Times New Roman" w:hAnsi="Times New Roman"/>
          <w:sz w:val="24"/>
        </w:rPr>
        <w:t xml:space="preserve">I expect </w:t>
      </w:r>
      <w:r w:rsidRPr="00100B73">
        <w:rPr>
          <w:rFonts w:ascii="Times New Roman" w:hAnsi="Times New Roman"/>
          <w:sz w:val="24"/>
        </w:rPr>
        <w:t xml:space="preserve">that race and racial attitudes, social networks and personal experiences (or </w:t>
      </w:r>
      <w:r w:rsidR="008323B4" w:rsidRPr="00100B73">
        <w:rPr>
          <w:rFonts w:ascii="Times New Roman" w:hAnsi="Times New Roman"/>
          <w:sz w:val="24"/>
        </w:rPr>
        <w:t>difference of connection to incarcerated people and victimization</w:t>
      </w:r>
      <w:r w:rsidRPr="00100B73">
        <w:rPr>
          <w:rFonts w:ascii="Times New Roman" w:hAnsi="Times New Roman"/>
          <w:sz w:val="24"/>
        </w:rPr>
        <w:t>)</w:t>
      </w:r>
      <w:r w:rsidR="008323B4" w:rsidRPr="00100B73">
        <w:rPr>
          <w:rFonts w:ascii="Times New Roman" w:hAnsi="Times New Roman"/>
          <w:sz w:val="24"/>
        </w:rPr>
        <w:t>, and party/ideology</w:t>
      </w:r>
      <w:r w:rsidRPr="00100B73">
        <w:rPr>
          <w:rFonts w:ascii="Times New Roman" w:hAnsi="Times New Roman"/>
          <w:sz w:val="24"/>
        </w:rPr>
        <w:t xml:space="preserve"> will influence the uniformity with which subsets of target groups are constructed</w:t>
      </w:r>
      <w:r w:rsidR="008323B4" w:rsidRPr="00100B73">
        <w:rPr>
          <w:rFonts w:ascii="Times New Roman" w:hAnsi="Times New Roman"/>
          <w:sz w:val="24"/>
        </w:rPr>
        <w:t>.</w:t>
      </w:r>
      <w:r w:rsidRPr="00100B73">
        <w:rPr>
          <w:rFonts w:ascii="Times New Roman" w:hAnsi="Times New Roman"/>
          <w:sz w:val="24"/>
        </w:rPr>
        <w:t xml:space="preserve"> </w:t>
      </w:r>
      <w:r w:rsidR="008323B4" w:rsidRPr="00100B73">
        <w:rPr>
          <w:rFonts w:ascii="Times New Roman" w:hAnsi="Times New Roman"/>
          <w:sz w:val="24"/>
        </w:rPr>
        <w:t xml:space="preserve"> </w:t>
      </w:r>
      <w:r w:rsidRPr="00100B73">
        <w:rPr>
          <w:rFonts w:ascii="Times New Roman" w:hAnsi="Times New Roman"/>
          <w:sz w:val="24"/>
        </w:rPr>
        <w:t>However,</w:t>
      </w:r>
      <w:r w:rsidR="008323B4" w:rsidRPr="00100B73">
        <w:rPr>
          <w:rFonts w:ascii="Times New Roman" w:hAnsi="Times New Roman"/>
          <w:sz w:val="24"/>
        </w:rPr>
        <w:t xml:space="preserve"> variances in social constructions are also products of external differences, particularly cultures and state and local policy </w:t>
      </w:r>
      <w:r w:rsidR="00964A91" w:rsidRPr="00100B73">
        <w:rPr>
          <w:rFonts w:ascii="Times New Roman" w:hAnsi="Times New Roman"/>
          <w:sz w:val="24"/>
        </w:rPr>
        <w:t xml:space="preserve">and institutional </w:t>
      </w:r>
      <w:r w:rsidR="008323B4" w:rsidRPr="00100B73">
        <w:rPr>
          <w:rFonts w:ascii="Times New Roman" w:hAnsi="Times New Roman"/>
          <w:sz w:val="24"/>
        </w:rPr>
        <w:t xml:space="preserve">contexts. </w:t>
      </w:r>
    </w:p>
    <w:p w14:paraId="3B1F09DE" w14:textId="77777777" w:rsidR="008323B4" w:rsidRPr="00100B73" w:rsidRDefault="008323B4" w:rsidP="00100B73">
      <w:pPr>
        <w:spacing w:line="480" w:lineRule="auto"/>
        <w:rPr>
          <w:rFonts w:ascii="Times New Roman" w:hAnsi="Times New Roman"/>
          <w:sz w:val="24"/>
        </w:rPr>
      </w:pPr>
    </w:p>
    <w:p w14:paraId="43755820" w14:textId="6C29F9F5" w:rsidR="00BC0D9E" w:rsidRPr="00100B73" w:rsidRDefault="00BC0D9E" w:rsidP="00100B73">
      <w:pPr>
        <w:spacing w:line="480" w:lineRule="auto"/>
        <w:rPr>
          <w:rFonts w:ascii="Times New Roman" w:hAnsi="Times New Roman"/>
          <w:b/>
          <w:bCs/>
          <w:sz w:val="24"/>
        </w:rPr>
      </w:pPr>
      <w:commentRangeStart w:id="105"/>
      <w:r w:rsidRPr="00100B73">
        <w:rPr>
          <w:rFonts w:ascii="Times New Roman" w:hAnsi="Times New Roman"/>
          <w:b/>
          <w:bCs/>
          <w:sz w:val="24"/>
        </w:rPr>
        <w:t xml:space="preserve">External – </w:t>
      </w:r>
      <w:commentRangeEnd w:id="105"/>
      <w:r w:rsidR="005C4D1F">
        <w:rPr>
          <w:rStyle w:val="CommentReference"/>
        </w:rPr>
        <w:commentReference w:id="105"/>
      </w:r>
    </w:p>
    <w:p w14:paraId="576D3723" w14:textId="27247391" w:rsidR="000F371C" w:rsidRPr="00100B73" w:rsidRDefault="003F2F45" w:rsidP="00100B73">
      <w:pPr>
        <w:spacing w:line="480" w:lineRule="auto"/>
        <w:ind w:firstLine="720"/>
        <w:rPr>
          <w:rFonts w:ascii="Times New Roman" w:hAnsi="Times New Roman"/>
          <w:sz w:val="24"/>
        </w:rPr>
      </w:pPr>
      <w:r w:rsidRPr="00100B73">
        <w:rPr>
          <w:rFonts w:ascii="Times New Roman" w:hAnsi="Times New Roman"/>
          <w:sz w:val="24"/>
        </w:rPr>
        <w:t>D</w:t>
      </w:r>
      <w:r w:rsidR="005353CC" w:rsidRPr="00100B73">
        <w:rPr>
          <w:rFonts w:ascii="Times New Roman" w:hAnsi="Times New Roman"/>
          <w:sz w:val="24"/>
        </w:rPr>
        <w:t>eviant</w:t>
      </w:r>
      <w:r w:rsidR="00964A91" w:rsidRPr="00100B73">
        <w:rPr>
          <w:rFonts w:ascii="Times New Roman" w:hAnsi="Times New Roman"/>
          <w:sz w:val="24"/>
        </w:rPr>
        <w:t xml:space="preserve"> </w:t>
      </w:r>
      <w:r w:rsidR="005353CC" w:rsidRPr="00100B73">
        <w:rPr>
          <w:rFonts w:ascii="Times New Roman" w:hAnsi="Times New Roman"/>
          <w:sz w:val="24"/>
        </w:rPr>
        <w:t xml:space="preserve">social constructions of </w:t>
      </w:r>
      <w:r w:rsidR="000F371C" w:rsidRPr="00100B73">
        <w:rPr>
          <w:rFonts w:ascii="Times New Roman" w:hAnsi="Times New Roman"/>
          <w:sz w:val="24"/>
        </w:rPr>
        <w:t>“</w:t>
      </w:r>
      <w:r w:rsidR="005353CC" w:rsidRPr="00100B73">
        <w:rPr>
          <w:rFonts w:ascii="Times New Roman" w:hAnsi="Times New Roman"/>
          <w:sz w:val="24"/>
        </w:rPr>
        <w:t>i</w:t>
      </w:r>
      <w:r w:rsidR="000F371C" w:rsidRPr="00100B73">
        <w:rPr>
          <w:rFonts w:ascii="Times New Roman" w:hAnsi="Times New Roman"/>
          <w:sz w:val="24"/>
        </w:rPr>
        <w:t xml:space="preserve">ncarcerated people” are </w:t>
      </w:r>
      <w:r w:rsidRPr="00100B73">
        <w:rPr>
          <w:rFonts w:ascii="Times New Roman" w:hAnsi="Times New Roman"/>
          <w:sz w:val="24"/>
        </w:rPr>
        <w:t xml:space="preserve">also </w:t>
      </w:r>
      <w:r w:rsidR="005353CC" w:rsidRPr="00100B73">
        <w:rPr>
          <w:rFonts w:ascii="Times New Roman" w:hAnsi="Times New Roman"/>
          <w:sz w:val="24"/>
        </w:rPr>
        <w:t xml:space="preserve">a product of incarcerating people. </w:t>
      </w:r>
      <w:r w:rsidRPr="00100B73">
        <w:rPr>
          <w:rFonts w:ascii="Times New Roman" w:hAnsi="Times New Roman"/>
          <w:sz w:val="24"/>
        </w:rPr>
        <w:t>Abundant policy feedback literature illustrates how policies convey messages and meaning about who deserve what, and differently allocate resources that shape who can do what. Contemporary social constructions</w:t>
      </w:r>
      <w:r w:rsidR="005353CC" w:rsidRPr="00100B73">
        <w:rPr>
          <w:rFonts w:ascii="Times New Roman" w:hAnsi="Times New Roman"/>
          <w:sz w:val="24"/>
        </w:rPr>
        <w:t xml:space="preserve"> are a product of the American punitive turn that operationally substituted surveillance for social support. Th</w:t>
      </w:r>
      <w:r w:rsidR="004F4102" w:rsidRPr="00100B73">
        <w:rPr>
          <w:rFonts w:ascii="Times New Roman" w:hAnsi="Times New Roman"/>
          <w:sz w:val="24"/>
        </w:rPr>
        <w:t xml:space="preserve">is </w:t>
      </w:r>
      <w:r w:rsidR="005353CC" w:rsidRPr="00100B73">
        <w:rPr>
          <w:rFonts w:ascii="Times New Roman" w:hAnsi="Times New Roman"/>
          <w:sz w:val="24"/>
        </w:rPr>
        <w:t>turn – media, elite, and public discourse and representations of crime and deviants; the concurrent implementation of both punitive policies</w:t>
      </w:r>
      <w:r w:rsidR="004F4102" w:rsidRPr="00100B73">
        <w:rPr>
          <w:rFonts w:ascii="Times New Roman" w:hAnsi="Times New Roman"/>
          <w:sz w:val="24"/>
        </w:rPr>
        <w:t>, mass incarceration as a “race making” institution,</w:t>
      </w:r>
      <w:r w:rsidR="005353CC" w:rsidRPr="00100B73">
        <w:rPr>
          <w:rFonts w:ascii="Times New Roman" w:hAnsi="Times New Roman"/>
          <w:sz w:val="24"/>
        </w:rPr>
        <w:t xml:space="preserve"> and burdensome/barrier-laden welfare policies – and its policy consequences convey </w:t>
      </w:r>
      <w:r w:rsidR="004F4102" w:rsidRPr="00100B73">
        <w:rPr>
          <w:rFonts w:ascii="Times New Roman" w:hAnsi="Times New Roman"/>
          <w:sz w:val="24"/>
        </w:rPr>
        <w:t>the message that “criminals” deserve punishment (among many others). Policymakers both feed/fed and are in turn informed by c</w:t>
      </w:r>
      <w:r w:rsidR="000F371C" w:rsidRPr="00100B73">
        <w:rPr>
          <w:rFonts w:ascii="Times New Roman" w:hAnsi="Times New Roman"/>
          <w:sz w:val="24"/>
        </w:rPr>
        <w:t>onstituents’ negative social constructions of “criminals</w:t>
      </w:r>
      <w:r w:rsidR="004F4102" w:rsidRPr="00100B73">
        <w:rPr>
          <w:rFonts w:ascii="Times New Roman" w:hAnsi="Times New Roman"/>
          <w:sz w:val="24"/>
        </w:rPr>
        <w:t>.</w:t>
      </w:r>
      <w:r w:rsidR="000F371C" w:rsidRPr="00100B73">
        <w:rPr>
          <w:rFonts w:ascii="Times New Roman" w:hAnsi="Times New Roman"/>
          <w:sz w:val="24"/>
        </w:rPr>
        <w:t xml:space="preserve">” </w:t>
      </w:r>
      <w:r w:rsidR="004F4102" w:rsidRPr="00100B73">
        <w:rPr>
          <w:rFonts w:ascii="Times New Roman" w:hAnsi="Times New Roman"/>
          <w:sz w:val="24"/>
        </w:rPr>
        <w:t xml:space="preserve">They </w:t>
      </w:r>
      <w:r w:rsidR="000F371C" w:rsidRPr="00100B73">
        <w:rPr>
          <w:rFonts w:ascii="Times New Roman" w:hAnsi="Times New Roman"/>
          <w:sz w:val="24"/>
        </w:rPr>
        <w:t>have little incentive to steer America’s criminal legal system away from punitiveness – and punitive policy design in turn reinforces or reconstitutes public perceptions of incarcerated people as a population deserving of punishment and excluded from citizenry (</w:t>
      </w:r>
      <w:proofErr w:type="spellStart"/>
      <w:r w:rsidR="000F371C" w:rsidRPr="00100B73">
        <w:rPr>
          <w:rFonts w:ascii="Times New Roman" w:hAnsi="Times New Roman"/>
          <w:sz w:val="24"/>
        </w:rPr>
        <w:t>Lerman</w:t>
      </w:r>
      <w:proofErr w:type="spellEnd"/>
      <w:r w:rsidR="000F371C" w:rsidRPr="00100B73">
        <w:rPr>
          <w:rFonts w:ascii="Times New Roman" w:hAnsi="Times New Roman"/>
          <w:sz w:val="24"/>
        </w:rPr>
        <w:t xml:space="preserve"> and Weaver, 2014). The exclusion of a race-class subjugated community from the electorate through the denial of voting rights is thus tolerated both because of social constructions and policy. </w:t>
      </w:r>
    </w:p>
    <w:p w14:paraId="31EA21EA" w14:textId="22622D5F" w:rsidR="00307428" w:rsidRPr="00100B73" w:rsidRDefault="004F4102" w:rsidP="00100B73">
      <w:pPr>
        <w:spacing w:line="480" w:lineRule="auto"/>
        <w:ind w:firstLine="720"/>
        <w:rPr>
          <w:rFonts w:ascii="Times New Roman" w:hAnsi="Times New Roman"/>
          <w:sz w:val="24"/>
        </w:rPr>
      </w:pPr>
      <w:r w:rsidRPr="00100B73">
        <w:rPr>
          <w:rFonts w:ascii="Times New Roman" w:hAnsi="Times New Roman"/>
          <w:sz w:val="24"/>
        </w:rPr>
        <w:t xml:space="preserve">That social constructions are both a consequence and driver of policy feedback processes also suggests that constructions will differ across policy and cultural contexts </w:t>
      </w:r>
      <w:r w:rsidR="00D13486" w:rsidRPr="00100B73">
        <w:rPr>
          <w:rFonts w:ascii="Times New Roman" w:hAnsi="Times New Roman"/>
          <w:sz w:val="24"/>
        </w:rPr>
        <w:t>(</w:t>
      </w:r>
      <w:proofErr w:type="spellStart"/>
      <w:r w:rsidR="00D13486" w:rsidRPr="00100B73">
        <w:rPr>
          <w:rFonts w:ascii="Times New Roman" w:hAnsi="Times New Roman"/>
          <w:sz w:val="24"/>
        </w:rPr>
        <w:t>Aroe</w:t>
      </w:r>
      <w:proofErr w:type="spellEnd"/>
      <w:r w:rsidR="00D13486" w:rsidRPr="00100B73">
        <w:rPr>
          <w:rFonts w:ascii="Times New Roman" w:hAnsi="Times New Roman"/>
          <w:sz w:val="24"/>
        </w:rPr>
        <w:t xml:space="preserve"> and Peterson, 2014; Smith and </w:t>
      </w:r>
      <w:proofErr w:type="spellStart"/>
      <w:r w:rsidR="00D13486" w:rsidRPr="00100B73">
        <w:rPr>
          <w:rFonts w:ascii="Times New Roman" w:hAnsi="Times New Roman"/>
          <w:sz w:val="24"/>
        </w:rPr>
        <w:t>Kreitzer</w:t>
      </w:r>
      <w:proofErr w:type="spellEnd"/>
      <w:r w:rsidR="00D13486" w:rsidRPr="00100B73">
        <w:rPr>
          <w:rFonts w:ascii="Times New Roman" w:hAnsi="Times New Roman"/>
          <w:sz w:val="24"/>
        </w:rPr>
        <w:t>, 2022; Marrow, 2011)</w:t>
      </w:r>
      <w:r w:rsidR="000F371C" w:rsidRPr="00100B73">
        <w:rPr>
          <w:rFonts w:ascii="Times New Roman" w:hAnsi="Times New Roman"/>
          <w:sz w:val="24"/>
        </w:rPr>
        <w:t xml:space="preserve">. </w:t>
      </w:r>
      <w:r w:rsidR="00307428" w:rsidRPr="00100B73">
        <w:rPr>
          <w:rFonts w:ascii="Times New Roman" w:hAnsi="Times New Roman"/>
          <w:sz w:val="24"/>
        </w:rPr>
        <w:t>Contemporary contexts themselves are products of states’ distinct histories and economies (</w:t>
      </w:r>
      <w:proofErr w:type="spellStart"/>
      <w:r w:rsidR="00307428" w:rsidRPr="00100B73">
        <w:rPr>
          <w:rFonts w:ascii="Times New Roman" w:hAnsi="Times New Roman"/>
          <w:sz w:val="24"/>
        </w:rPr>
        <w:t>Soss</w:t>
      </w:r>
      <w:proofErr w:type="spellEnd"/>
      <w:r w:rsidR="00307428" w:rsidRPr="00100B73">
        <w:rPr>
          <w:rFonts w:ascii="Times New Roman" w:hAnsi="Times New Roman"/>
          <w:sz w:val="24"/>
        </w:rPr>
        <w:t xml:space="preserve">, 2005; Campbell, 2011). I suspect a region’s history of slavery and Jim Crow racism could influence its deservingness evaluation. Regions that were heavily dependent on slavery have higher levels racial resentment and states </w:t>
      </w:r>
      <w:r w:rsidR="00307428" w:rsidRPr="00100B73">
        <w:rPr>
          <w:rFonts w:ascii="Times New Roman" w:hAnsi="Times New Roman"/>
          <w:sz w:val="24"/>
        </w:rPr>
        <w:lastRenderedPageBreak/>
        <w:t xml:space="preserve">that had higher rates of lynching are today more reliant on the death penalty. White elites in slave states, which maintained Jim Crow segregation and Black voter suppression, then responded to the implementation of the Voting Rights Act by using carceral institutions to suppress Black political power (Eubank and Fresh, 2022). Thus, punitiveness, racial resentment, and norms of Black voter suppression or “restriction” could factor more strongly or be the most accessible object when determining deservingness – as a product of “path dependence,” or policy feedback cycles and norms that become self-reinforcing (Sen, 2016; Baumgartner, 2020). Importantly, Smith and </w:t>
      </w:r>
      <w:proofErr w:type="spellStart"/>
      <w:r w:rsidR="00307428" w:rsidRPr="00100B73">
        <w:rPr>
          <w:rFonts w:ascii="Times New Roman" w:hAnsi="Times New Roman"/>
          <w:sz w:val="24"/>
        </w:rPr>
        <w:t>Kreitzer</w:t>
      </w:r>
      <w:proofErr w:type="spellEnd"/>
      <w:r w:rsidR="00307428" w:rsidRPr="00100B73">
        <w:rPr>
          <w:rFonts w:ascii="Times New Roman" w:hAnsi="Times New Roman"/>
          <w:sz w:val="24"/>
        </w:rPr>
        <w:t xml:space="preserve"> (2022) show that people in states with higher rates of incarceration and Black incarceration view incarcerated people/criminals as less deserving – and that states with more Black people incarcerate more people. [</w:t>
      </w:r>
      <w:r w:rsidR="003F2F45" w:rsidRPr="00100B73">
        <w:rPr>
          <w:rFonts w:ascii="Times New Roman" w:hAnsi="Times New Roman"/>
          <w:i/>
          <w:iCs/>
          <w:sz w:val="24"/>
        </w:rPr>
        <w:t>In progress</w:t>
      </w:r>
      <w:r w:rsidR="00307428" w:rsidRPr="00100B73">
        <w:rPr>
          <w:rFonts w:ascii="Times New Roman" w:hAnsi="Times New Roman"/>
          <w:i/>
          <w:iCs/>
          <w:sz w:val="24"/>
        </w:rPr>
        <w:t xml:space="preserve">]. </w:t>
      </w:r>
      <w:r w:rsidR="00307428" w:rsidRPr="00100B73">
        <w:rPr>
          <w:rFonts w:ascii="Times New Roman" w:hAnsi="Times New Roman"/>
          <w:sz w:val="24"/>
        </w:rPr>
        <w:t xml:space="preserve">  </w:t>
      </w:r>
    </w:p>
    <w:p w14:paraId="32114F9D" w14:textId="7E23E84B" w:rsidR="00307428" w:rsidRPr="00100B73" w:rsidRDefault="00307428" w:rsidP="00100B73">
      <w:pPr>
        <w:spacing w:line="480" w:lineRule="auto"/>
        <w:ind w:firstLine="720"/>
        <w:rPr>
          <w:rFonts w:ascii="Times New Roman" w:hAnsi="Times New Roman"/>
          <w:sz w:val="24"/>
        </w:rPr>
      </w:pPr>
    </w:p>
    <w:p w14:paraId="0189B61D" w14:textId="49687C1D" w:rsidR="00BC0D9E" w:rsidRPr="00100B73" w:rsidRDefault="004F4102" w:rsidP="00100B73">
      <w:pPr>
        <w:spacing w:line="480" w:lineRule="auto"/>
        <w:ind w:firstLine="720"/>
        <w:rPr>
          <w:rFonts w:ascii="Times New Roman" w:hAnsi="Times New Roman"/>
          <w:sz w:val="24"/>
        </w:rPr>
      </w:pPr>
      <w:r w:rsidRPr="00100B73">
        <w:rPr>
          <w:rFonts w:ascii="Times New Roman" w:hAnsi="Times New Roman"/>
          <w:sz w:val="24"/>
        </w:rPr>
        <w:t xml:space="preserve">The implementation of policy changes can change social constructions. For one example (on a lighter note) the implementation of smoking bans changed attitudes towards smokers (Pacheco, 2013) While </w:t>
      </w:r>
      <w:r w:rsidR="00974F71" w:rsidRPr="00100B73">
        <w:rPr>
          <w:rFonts w:ascii="Times New Roman" w:hAnsi="Times New Roman"/>
          <w:sz w:val="24"/>
        </w:rPr>
        <w:t>there is disagreement about the causal chain – whether new</w:t>
      </w:r>
      <w:r w:rsidRPr="00100B73">
        <w:rPr>
          <w:rFonts w:ascii="Times New Roman" w:hAnsi="Times New Roman"/>
          <w:sz w:val="24"/>
        </w:rPr>
        <w:t xml:space="preserve"> policy generate</w:t>
      </w:r>
      <w:r w:rsidR="00974F71" w:rsidRPr="00100B73">
        <w:rPr>
          <w:rFonts w:ascii="Times New Roman" w:hAnsi="Times New Roman"/>
          <w:sz w:val="24"/>
        </w:rPr>
        <w:t>s</w:t>
      </w:r>
      <w:r w:rsidRPr="00100B73">
        <w:rPr>
          <w:rFonts w:ascii="Times New Roman" w:hAnsi="Times New Roman"/>
          <w:sz w:val="24"/>
        </w:rPr>
        <w:t xml:space="preserve"> shifts in opinion, or whether subsequent policymakers and media generate the shift in opinion (</w:t>
      </w:r>
      <w:proofErr w:type="spellStart"/>
      <w:r w:rsidRPr="00100B73">
        <w:rPr>
          <w:rFonts w:ascii="Times New Roman" w:hAnsi="Times New Roman"/>
          <w:sz w:val="24"/>
        </w:rPr>
        <w:t>Gamson</w:t>
      </w:r>
      <w:proofErr w:type="spellEnd"/>
      <w:r w:rsidRPr="00100B73">
        <w:rPr>
          <w:rFonts w:ascii="Times New Roman" w:hAnsi="Times New Roman"/>
          <w:sz w:val="24"/>
        </w:rPr>
        <w:t xml:space="preserve"> and Modigliani, 1989, Matsubayashi, 2013, and Nelson, Oxley, and Clawson, 1997), </w:t>
      </w:r>
      <w:r w:rsidR="00974F71" w:rsidRPr="00100B73">
        <w:rPr>
          <w:rFonts w:ascii="Times New Roman" w:hAnsi="Times New Roman"/>
          <w:sz w:val="24"/>
        </w:rPr>
        <w:t>ample evidence suggests that even small policy differences or perceptions of differences can alter the valence</w:t>
      </w:r>
      <w:r w:rsidR="003F2F45" w:rsidRPr="00100B73">
        <w:rPr>
          <w:rFonts w:ascii="Times New Roman" w:hAnsi="Times New Roman"/>
          <w:sz w:val="24"/>
        </w:rPr>
        <w:t xml:space="preserve"> and strength</w:t>
      </w:r>
      <w:r w:rsidR="00974F71" w:rsidRPr="00100B73">
        <w:rPr>
          <w:rFonts w:ascii="Times New Roman" w:hAnsi="Times New Roman"/>
          <w:sz w:val="24"/>
        </w:rPr>
        <w:t xml:space="preserve"> of social constructions (Keiser and Miller 2019). </w:t>
      </w:r>
    </w:p>
    <w:p w14:paraId="6FE84DF2" w14:textId="4D8C777F" w:rsidR="00974F71" w:rsidRPr="00461EF8" w:rsidRDefault="00974F71" w:rsidP="00100B73">
      <w:pPr>
        <w:spacing w:line="480" w:lineRule="auto"/>
        <w:rPr>
          <w:rFonts w:ascii="Times New Roman" w:hAnsi="Times New Roman"/>
          <w:b/>
          <w:bCs/>
          <w:i/>
          <w:iCs/>
          <w:sz w:val="24"/>
        </w:rPr>
      </w:pPr>
      <w:r w:rsidRPr="00100B73">
        <w:rPr>
          <w:rFonts w:ascii="Times New Roman" w:hAnsi="Times New Roman"/>
          <w:i/>
          <w:iCs/>
          <w:sz w:val="24"/>
        </w:rPr>
        <w:t xml:space="preserve"> </w:t>
      </w:r>
      <w:r w:rsidR="00461EF8">
        <w:rPr>
          <w:rFonts w:ascii="Times New Roman" w:hAnsi="Times New Roman"/>
          <w:b/>
          <w:bCs/>
          <w:i/>
          <w:iCs/>
          <w:sz w:val="24"/>
        </w:rPr>
        <w:t>Subgroups</w:t>
      </w:r>
    </w:p>
    <w:p w14:paraId="2F29C41D" w14:textId="3976CE63" w:rsidR="002364DC" w:rsidRPr="00100B73" w:rsidRDefault="00974F71" w:rsidP="00100B73">
      <w:pPr>
        <w:spacing w:line="480" w:lineRule="auto"/>
        <w:rPr>
          <w:rFonts w:ascii="Times New Roman" w:hAnsi="Times New Roman"/>
          <w:sz w:val="24"/>
        </w:rPr>
      </w:pPr>
      <w:r w:rsidRPr="00100B73">
        <w:rPr>
          <w:rFonts w:ascii="Times New Roman" w:hAnsi="Times New Roman"/>
          <w:sz w:val="24"/>
        </w:rPr>
        <w:tab/>
        <w:t xml:space="preserve">The perceived deservingness of incarceration people will modestly vary based on </w:t>
      </w:r>
      <w:r w:rsidRPr="00100B73">
        <w:rPr>
          <w:rFonts w:ascii="Times New Roman" w:hAnsi="Times New Roman"/>
          <w:i/>
          <w:iCs/>
          <w:sz w:val="24"/>
        </w:rPr>
        <w:t>who</w:t>
      </w:r>
      <w:r w:rsidRPr="00100B73">
        <w:rPr>
          <w:rFonts w:ascii="Times New Roman" w:hAnsi="Times New Roman"/>
          <w:sz w:val="24"/>
        </w:rPr>
        <w:t xml:space="preserve"> is being asked and their external context.  But incarcerated people are not an abstract criminal monolith, and </w:t>
      </w:r>
      <w:r w:rsidR="002364DC" w:rsidRPr="00100B73">
        <w:rPr>
          <w:rFonts w:ascii="Times New Roman" w:hAnsi="Times New Roman"/>
          <w:sz w:val="24"/>
        </w:rPr>
        <w:t xml:space="preserve">not all policies governing carceral contexts are purely about punishment. When </w:t>
      </w:r>
      <w:r w:rsidR="002364DC" w:rsidRPr="00100B73">
        <w:rPr>
          <w:rFonts w:ascii="Times New Roman" w:hAnsi="Times New Roman"/>
          <w:sz w:val="24"/>
        </w:rPr>
        <w:lastRenderedPageBreak/>
        <w:t xml:space="preserve">asked, do we (/policymakers) construct the incarcerated parent, the incarcerated community organizer, or the incarcerated college student uniformly? </w:t>
      </w:r>
    </w:p>
    <w:p w14:paraId="2EB48397" w14:textId="77777777" w:rsidR="005C4D1F" w:rsidRDefault="002364DC" w:rsidP="00100B73">
      <w:pPr>
        <w:spacing w:line="480" w:lineRule="auto"/>
        <w:ind w:firstLine="720"/>
        <w:rPr>
          <w:ins w:id="106" w:author="Candis Watts Smith" w:date="2024-10-16T22:08:00Z" w16du:dateUtc="2024-10-17T02:08:00Z"/>
          <w:rFonts w:ascii="Times New Roman" w:hAnsi="Times New Roman"/>
          <w:sz w:val="24"/>
        </w:rPr>
      </w:pPr>
      <w:r w:rsidRPr="00100B73">
        <w:rPr>
          <w:rFonts w:ascii="Times New Roman" w:hAnsi="Times New Roman"/>
          <w:sz w:val="24"/>
        </w:rPr>
        <w:t xml:space="preserve">Extant literature shows that the public </w:t>
      </w:r>
      <w:r w:rsidR="003F2F45" w:rsidRPr="00100B73">
        <w:rPr>
          <w:rFonts w:ascii="Times New Roman" w:hAnsi="Times New Roman"/>
          <w:sz w:val="24"/>
        </w:rPr>
        <w:t xml:space="preserve">and policymakers </w:t>
      </w:r>
      <w:r w:rsidRPr="00100B73">
        <w:rPr>
          <w:rFonts w:ascii="Times New Roman" w:hAnsi="Times New Roman"/>
          <w:sz w:val="24"/>
        </w:rPr>
        <w:t>differentiate between subsets of target populations, at least in the case of welfare recipients and immigrants (</w:t>
      </w:r>
      <w:proofErr w:type="spellStart"/>
      <w:r w:rsidRPr="00100B73">
        <w:rPr>
          <w:rFonts w:ascii="Times New Roman" w:hAnsi="Times New Roman"/>
          <w:sz w:val="24"/>
        </w:rPr>
        <w:t>Scheider</w:t>
      </w:r>
      <w:proofErr w:type="spellEnd"/>
      <w:r w:rsidRPr="00100B73">
        <w:rPr>
          <w:rFonts w:ascii="Times New Roman" w:hAnsi="Times New Roman"/>
          <w:sz w:val="24"/>
        </w:rPr>
        <w:t xml:space="preserve"> and Ingram 1993; </w:t>
      </w:r>
      <w:proofErr w:type="spellStart"/>
      <w:r w:rsidRPr="00100B73">
        <w:rPr>
          <w:rFonts w:ascii="Times New Roman" w:hAnsi="Times New Roman"/>
          <w:sz w:val="24"/>
        </w:rPr>
        <w:t>Abrajano</w:t>
      </w:r>
      <w:proofErr w:type="spellEnd"/>
      <w:r w:rsidRPr="00100B73">
        <w:rPr>
          <w:rFonts w:ascii="Times New Roman" w:hAnsi="Times New Roman"/>
          <w:sz w:val="24"/>
        </w:rPr>
        <w:t xml:space="preserve"> and </w:t>
      </w:r>
      <w:proofErr w:type="spellStart"/>
      <w:r w:rsidRPr="00100B73">
        <w:rPr>
          <w:rFonts w:ascii="Times New Roman" w:hAnsi="Times New Roman"/>
          <w:sz w:val="24"/>
        </w:rPr>
        <w:t>Hajnal</w:t>
      </w:r>
      <w:proofErr w:type="spellEnd"/>
      <w:r w:rsidRPr="00100B73">
        <w:rPr>
          <w:rFonts w:ascii="Times New Roman" w:hAnsi="Times New Roman"/>
          <w:sz w:val="24"/>
        </w:rPr>
        <w:t xml:space="preserve"> 2015).</w:t>
      </w:r>
      <w:r w:rsidR="00461EF8">
        <w:rPr>
          <w:rFonts w:ascii="Times New Roman" w:hAnsi="Times New Roman"/>
          <w:sz w:val="24"/>
        </w:rPr>
        <w:t xml:space="preserve"> </w:t>
      </w:r>
      <w:r w:rsidR="006C2B91" w:rsidRPr="00100B73">
        <w:rPr>
          <w:rFonts w:ascii="Times New Roman" w:hAnsi="Times New Roman"/>
          <w:sz w:val="24"/>
        </w:rPr>
        <w:t xml:space="preserve">In their novel crowdsourcing of social constructions, </w:t>
      </w:r>
      <w:proofErr w:type="spellStart"/>
      <w:r w:rsidR="006C2B91" w:rsidRPr="00100B73">
        <w:rPr>
          <w:rFonts w:ascii="Times New Roman" w:hAnsi="Times New Roman"/>
          <w:sz w:val="24"/>
        </w:rPr>
        <w:t>Kreitzer</w:t>
      </w:r>
      <w:proofErr w:type="spellEnd"/>
      <w:r w:rsidR="006C2B91" w:rsidRPr="00100B73">
        <w:rPr>
          <w:rFonts w:ascii="Times New Roman" w:hAnsi="Times New Roman"/>
          <w:sz w:val="24"/>
        </w:rPr>
        <w:t xml:space="preserve"> and Smith find that while there is consensus about </w:t>
      </w:r>
      <w:r w:rsidR="006C2B91" w:rsidRPr="00100B73">
        <w:rPr>
          <w:rFonts w:ascii="Times New Roman" w:hAnsi="Times New Roman"/>
          <w:i/>
          <w:iCs/>
          <w:sz w:val="24"/>
        </w:rPr>
        <w:t>both</w:t>
      </w:r>
      <w:r w:rsidR="006C2B91" w:rsidRPr="00100B73">
        <w:rPr>
          <w:rFonts w:ascii="Times New Roman" w:hAnsi="Times New Roman"/>
          <w:sz w:val="24"/>
        </w:rPr>
        <w:t xml:space="preserve"> the deservingness and power of some groups – sex offenders, for example, “clearly are categorized as deviants</w:t>
      </w:r>
      <w:del w:id="107" w:author="Candis Watts Smith" w:date="2024-10-16T22:08:00Z" w16du:dateUtc="2024-10-17T02:08:00Z">
        <w:r w:rsidR="006C2B91" w:rsidRPr="00100B73" w:rsidDel="005C4D1F">
          <w:rPr>
            <w:rFonts w:ascii="Times New Roman" w:hAnsi="Times New Roman"/>
            <w:sz w:val="24"/>
          </w:rPr>
          <w:delText xml:space="preserve"> and contenders</w:delText>
        </w:r>
      </w:del>
      <w:r w:rsidR="006C2B91" w:rsidRPr="00100B73">
        <w:rPr>
          <w:rFonts w:ascii="Times New Roman" w:hAnsi="Times New Roman"/>
          <w:sz w:val="24"/>
        </w:rPr>
        <w:t>” – others lack consensus across one or both dimensions (2018).</w:t>
      </w:r>
      <w:r w:rsidR="00B237ED">
        <w:rPr>
          <w:rFonts w:ascii="Times New Roman" w:hAnsi="Times New Roman"/>
          <w:sz w:val="24"/>
        </w:rPr>
        <w:t xml:space="preserve"> </w:t>
      </w:r>
      <w:r w:rsidRPr="00100B73">
        <w:rPr>
          <w:rFonts w:ascii="Times New Roman" w:hAnsi="Times New Roman"/>
          <w:sz w:val="24"/>
        </w:rPr>
        <w:t xml:space="preserve"> </w:t>
      </w:r>
    </w:p>
    <w:p w14:paraId="7D1E551C" w14:textId="796B915D" w:rsidR="00277B79" w:rsidRPr="00100B73" w:rsidRDefault="00742C8B" w:rsidP="00100B73">
      <w:pPr>
        <w:spacing w:line="480" w:lineRule="auto"/>
        <w:ind w:firstLine="720"/>
        <w:rPr>
          <w:rFonts w:ascii="Times New Roman" w:hAnsi="Times New Roman"/>
          <w:sz w:val="24"/>
        </w:rPr>
      </w:pPr>
      <w:r w:rsidRPr="00100B73">
        <w:rPr>
          <w:rFonts w:ascii="Times New Roman" w:hAnsi="Times New Roman"/>
          <w:sz w:val="24"/>
        </w:rPr>
        <w:t xml:space="preserve">Evidence that public punitiveness varies significantly based on offense type of moral character could illustrate a </w:t>
      </w:r>
      <w:r w:rsidR="00591E09">
        <w:rPr>
          <w:rFonts w:ascii="Times New Roman" w:hAnsi="Times New Roman"/>
          <w:sz w:val="24"/>
        </w:rPr>
        <w:t>manifestation</w:t>
      </w:r>
      <w:r w:rsidRPr="00100B73">
        <w:rPr>
          <w:rFonts w:ascii="Times New Roman" w:hAnsi="Times New Roman"/>
          <w:sz w:val="24"/>
        </w:rPr>
        <w:t xml:space="preserve"> of “subsetting” of incarcerated types</w:t>
      </w:r>
      <w:r w:rsidR="00F30973">
        <w:rPr>
          <w:rFonts w:ascii="Times New Roman" w:hAnsi="Times New Roman"/>
          <w:sz w:val="24"/>
        </w:rPr>
        <w:t xml:space="preserve"> (</w:t>
      </w:r>
      <w:proofErr w:type="spellStart"/>
      <w:r w:rsidR="00591E09">
        <w:rPr>
          <w:rFonts w:ascii="Times New Roman" w:hAnsi="Times New Roman"/>
          <w:sz w:val="24"/>
        </w:rPr>
        <w:t>Uggen</w:t>
      </w:r>
      <w:proofErr w:type="spellEnd"/>
      <w:r w:rsidR="00591E09">
        <w:rPr>
          <w:rFonts w:ascii="Times New Roman" w:hAnsi="Times New Roman"/>
          <w:sz w:val="24"/>
        </w:rPr>
        <w:t>)</w:t>
      </w:r>
      <w:r w:rsidR="002364DC" w:rsidRPr="00100B73">
        <w:rPr>
          <w:rFonts w:ascii="Times New Roman" w:hAnsi="Times New Roman"/>
          <w:sz w:val="24"/>
        </w:rPr>
        <w:t xml:space="preserve"> and the ensuing quasi-reformist policy landscape that followed the pinnacle of tough-on-crime</w:t>
      </w:r>
      <w:r w:rsidR="003F2F45" w:rsidRPr="00100B73">
        <w:rPr>
          <w:rFonts w:ascii="Times New Roman" w:hAnsi="Times New Roman"/>
          <w:sz w:val="24"/>
        </w:rPr>
        <w:t xml:space="preserve">: the bulk of </w:t>
      </w:r>
      <w:r w:rsidR="00277B79" w:rsidRPr="00100B73">
        <w:rPr>
          <w:rFonts w:ascii="Times New Roman" w:hAnsi="Times New Roman"/>
          <w:sz w:val="24"/>
        </w:rPr>
        <w:t>criminal legal reform measures passed in the last twenty years have targeted groups whos</w:t>
      </w:r>
      <w:r w:rsidR="003F2F45" w:rsidRPr="00100B73">
        <w:rPr>
          <w:rFonts w:ascii="Times New Roman" w:hAnsi="Times New Roman"/>
          <w:sz w:val="24"/>
        </w:rPr>
        <w:t>e</w:t>
      </w:r>
      <w:r w:rsidR="00277B79" w:rsidRPr="00100B73">
        <w:rPr>
          <w:rFonts w:ascii="Times New Roman" w:hAnsi="Times New Roman"/>
          <w:sz w:val="24"/>
        </w:rPr>
        <w:t xml:space="preserve"> social construction is less negative and more muddied, like </w:t>
      </w:r>
      <w:r w:rsidR="003F2F45" w:rsidRPr="00100B73">
        <w:rPr>
          <w:rFonts w:ascii="Times New Roman" w:hAnsi="Times New Roman"/>
          <w:sz w:val="24"/>
        </w:rPr>
        <w:t xml:space="preserve">drug </w:t>
      </w:r>
      <w:r w:rsidR="00277B79" w:rsidRPr="00100B73">
        <w:rPr>
          <w:rFonts w:ascii="Times New Roman" w:hAnsi="Times New Roman"/>
          <w:sz w:val="24"/>
        </w:rPr>
        <w:t>users, returning citizens, children, and people who have not been criminally convicted. On the federal level, notable policies include the Prison Rape Elimination Act in 2003, the Second Chance Act in 2008 that directed funding toward re-entry services, the Fair Sentencing Act in 2010 that primarily dealt with reducing sentencing disparities for crack and powder cocaine offenses (and was not made retroactive until 2018), and the First Step Act in 2018 that also primarily ‘benefited’ people convicted of drug offenses</w:t>
      </w:r>
      <w:r w:rsidR="00277B79" w:rsidRPr="00100B73">
        <w:rPr>
          <w:rStyle w:val="FootnoteReference"/>
          <w:rFonts w:ascii="Times New Roman" w:hAnsi="Times New Roman"/>
          <w:sz w:val="24"/>
        </w:rPr>
        <w:footnoteReference w:id="3"/>
      </w:r>
      <w:r w:rsidR="00277B79" w:rsidRPr="00100B73">
        <w:rPr>
          <w:rFonts w:ascii="Times New Roman" w:hAnsi="Times New Roman"/>
          <w:sz w:val="24"/>
        </w:rPr>
        <w:t xml:space="preserve">. Trends in the states have broadly followed suit, with exceptions for some relaxations of parole processes, “second look” laws, and, notably, expansions to prisons. </w:t>
      </w:r>
    </w:p>
    <w:p w14:paraId="08F4041A" w14:textId="77777777" w:rsidR="005C4D1F" w:rsidRDefault="00277B79" w:rsidP="00100B73">
      <w:pPr>
        <w:spacing w:line="480" w:lineRule="auto"/>
        <w:ind w:firstLine="720"/>
        <w:rPr>
          <w:ins w:id="108" w:author="Candis Watts Smith" w:date="2024-10-16T22:11:00Z" w16du:dateUtc="2024-10-17T02:11:00Z"/>
          <w:rFonts w:ascii="Times New Roman" w:hAnsi="Times New Roman"/>
          <w:sz w:val="24"/>
        </w:rPr>
      </w:pPr>
      <w:r w:rsidRPr="00100B73">
        <w:rPr>
          <w:rFonts w:ascii="Times New Roman" w:hAnsi="Times New Roman"/>
          <w:sz w:val="24"/>
        </w:rPr>
        <w:t xml:space="preserve">I expect that, to some degree, subsets of incarcerated people </w:t>
      </w:r>
      <w:r w:rsidRPr="00100B73">
        <w:rPr>
          <w:rFonts w:ascii="Times New Roman" w:hAnsi="Times New Roman"/>
          <w:i/>
          <w:iCs/>
          <w:sz w:val="24"/>
        </w:rPr>
        <w:t>beyond</w:t>
      </w:r>
      <w:r w:rsidRPr="00100B73">
        <w:rPr>
          <w:rFonts w:ascii="Times New Roman" w:hAnsi="Times New Roman"/>
          <w:sz w:val="24"/>
        </w:rPr>
        <w:t xml:space="preserve"> by type-of-crime will be differently constructed. Subsets can invoke different criteria – for example, an incarcerated </w:t>
      </w:r>
      <w:r w:rsidRPr="00100B73">
        <w:rPr>
          <w:rFonts w:ascii="Times New Roman" w:hAnsi="Times New Roman"/>
          <w:sz w:val="24"/>
        </w:rPr>
        <w:lastRenderedPageBreak/>
        <w:t xml:space="preserve">parent could be seen as more deserving because evaluators are themselves parents, and either empathize or respond to an ‘in group’ member. Alternatively, subsets could act as frames, which some scholars find can humanize a target group. Grove and </w:t>
      </w:r>
      <w:proofErr w:type="spellStart"/>
      <w:r w:rsidRPr="00100B73">
        <w:rPr>
          <w:rFonts w:ascii="Times New Roman" w:hAnsi="Times New Roman"/>
          <w:sz w:val="24"/>
        </w:rPr>
        <w:t>Zwi</w:t>
      </w:r>
      <w:proofErr w:type="spellEnd"/>
      <w:r w:rsidRPr="00100B73">
        <w:rPr>
          <w:rFonts w:ascii="Times New Roman" w:hAnsi="Times New Roman"/>
          <w:sz w:val="24"/>
        </w:rPr>
        <w:t xml:space="preserve"> (2006) argue value-laden language in media and policies that </w:t>
      </w:r>
      <w:proofErr w:type="gramStart"/>
      <w:r w:rsidRPr="00100B73">
        <w:rPr>
          <w:rFonts w:ascii="Times New Roman" w:hAnsi="Times New Roman"/>
          <w:sz w:val="24"/>
        </w:rPr>
        <w:t>“others”</w:t>
      </w:r>
      <w:proofErr w:type="gramEnd"/>
      <w:r w:rsidRPr="00100B73">
        <w:rPr>
          <w:rFonts w:ascii="Times New Roman" w:hAnsi="Times New Roman"/>
          <w:sz w:val="24"/>
        </w:rPr>
        <w:t xml:space="preserve"> migrants – framing migrants as an abnormal outgroup rather than collection of possibly sympathetic individuals – prevent respondents from “</w:t>
      </w:r>
      <w:proofErr w:type="spellStart"/>
      <w:r w:rsidRPr="00100B73">
        <w:rPr>
          <w:rFonts w:ascii="Times New Roman" w:hAnsi="Times New Roman"/>
          <w:sz w:val="24"/>
        </w:rPr>
        <w:t>personaliz</w:t>
      </w:r>
      <w:proofErr w:type="spellEnd"/>
      <w:r w:rsidRPr="00100B73">
        <w:rPr>
          <w:rFonts w:ascii="Times New Roman" w:hAnsi="Times New Roman"/>
          <w:sz w:val="24"/>
        </w:rPr>
        <w:t>[</w:t>
      </w:r>
      <w:proofErr w:type="spellStart"/>
      <w:r w:rsidRPr="00100B73">
        <w:rPr>
          <w:rFonts w:ascii="Times New Roman" w:hAnsi="Times New Roman"/>
          <w:sz w:val="24"/>
        </w:rPr>
        <w:t>ing</w:t>
      </w:r>
      <w:proofErr w:type="spellEnd"/>
      <w:r w:rsidRPr="00100B73">
        <w:rPr>
          <w:rFonts w:ascii="Times New Roman" w:hAnsi="Times New Roman"/>
          <w:sz w:val="24"/>
        </w:rPr>
        <w:t xml:space="preserve">] the refugee,” and facilitating harshly negative evaluations. </w:t>
      </w:r>
    </w:p>
    <w:p w14:paraId="6ECE0F20" w14:textId="52090478" w:rsidR="00974F71" w:rsidRPr="00100B73" w:rsidRDefault="00277B79" w:rsidP="00100B73">
      <w:pPr>
        <w:spacing w:line="480" w:lineRule="auto"/>
        <w:ind w:firstLine="720"/>
        <w:rPr>
          <w:rFonts w:ascii="Times New Roman" w:hAnsi="Times New Roman"/>
          <w:sz w:val="24"/>
        </w:rPr>
      </w:pPr>
      <w:r w:rsidRPr="00100B73">
        <w:rPr>
          <w:rFonts w:ascii="Times New Roman" w:hAnsi="Times New Roman"/>
          <w:sz w:val="24"/>
        </w:rPr>
        <w:t>Similarly, respondents who saw an image of either a Black or white woman prompted respondents to become more supportive of welfare spending (Gilliam 1999).</w:t>
      </w:r>
      <w:r w:rsidR="002E03CB" w:rsidRPr="00100B73">
        <w:rPr>
          <w:rFonts w:ascii="Times New Roman" w:hAnsi="Times New Roman"/>
          <w:sz w:val="24"/>
        </w:rPr>
        <w:t xml:space="preserve"> In the context of criminal justice, Timberlake et al (2015) found that framing offenders in terms of their potential for rehabilitation instead of their threat to public safety decreased support for punitive policies.</w:t>
      </w:r>
      <w:r w:rsidRPr="00100B73">
        <w:rPr>
          <w:rFonts w:ascii="Times New Roman" w:hAnsi="Times New Roman"/>
          <w:sz w:val="24"/>
        </w:rPr>
        <w:t xml:space="preserve"> </w:t>
      </w:r>
      <w:r w:rsidR="004E4D83" w:rsidRPr="00100B73">
        <w:rPr>
          <w:rFonts w:ascii="Times New Roman" w:hAnsi="Times New Roman"/>
          <w:sz w:val="24"/>
        </w:rPr>
        <w:t xml:space="preserve">Social constructions of incarcerated parents could deviate from social constructions of incarcerated people or ‘criminals,’ </w:t>
      </w:r>
      <w:r w:rsidR="002E03CB" w:rsidRPr="00100B73">
        <w:rPr>
          <w:rFonts w:ascii="Times New Roman" w:hAnsi="Times New Roman"/>
          <w:sz w:val="24"/>
        </w:rPr>
        <w:t>because parents are considered already contributing to society in some way, or</w:t>
      </w:r>
      <w:r w:rsidR="004E4D83" w:rsidRPr="00100B73">
        <w:rPr>
          <w:rFonts w:ascii="Times New Roman" w:hAnsi="Times New Roman"/>
          <w:sz w:val="24"/>
        </w:rPr>
        <w:t xml:space="preserve"> because a parent </w:t>
      </w:r>
      <w:r w:rsidR="002E03CB" w:rsidRPr="00100B73">
        <w:rPr>
          <w:rFonts w:ascii="Times New Roman" w:hAnsi="Times New Roman"/>
          <w:sz w:val="24"/>
        </w:rPr>
        <w:t>harder</w:t>
      </w:r>
      <w:r w:rsidR="004E4D83" w:rsidRPr="00100B73">
        <w:rPr>
          <w:rFonts w:ascii="Times New Roman" w:hAnsi="Times New Roman"/>
          <w:sz w:val="24"/>
        </w:rPr>
        <w:t xml:space="preserve"> </w:t>
      </w:r>
      <w:r w:rsidR="002E03CB" w:rsidRPr="00100B73">
        <w:rPr>
          <w:rFonts w:ascii="Times New Roman" w:hAnsi="Times New Roman"/>
          <w:sz w:val="24"/>
        </w:rPr>
        <w:t>for respondents with parents or who are parents to</w:t>
      </w:r>
      <w:r w:rsidR="004E4D83" w:rsidRPr="00100B73">
        <w:rPr>
          <w:rFonts w:ascii="Times New Roman" w:hAnsi="Times New Roman"/>
          <w:sz w:val="24"/>
        </w:rPr>
        <w:t xml:space="preserve"> </w:t>
      </w:r>
      <w:r w:rsidR="002E03CB" w:rsidRPr="00100B73">
        <w:rPr>
          <w:rFonts w:ascii="Times New Roman" w:hAnsi="Times New Roman"/>
          <w:sz w:val="24"/>
        </w:rPr>
        <w:t>abstract</w:t>
      </w:r>
      <w:r w:rsidR="004E4D83" w:rsidRPr="00100B73">
        <w:rPr>
          <w:rFonts w:ascii="Times New Roman" w:hAnsi="Times New Roman"/>
          <w:sz w:val="24"/>
        </w:rPr>
        <w:t xml:space="preserve">. However, the differential deservingness evaluations of DREAMers and immigrants suggests that the public blames immigrant parents – incarcerated parents may be seen as equally blameworthy for their condition (Smith and </w:t>
      </w:r>
      <w:proofErr w:type="spellStart"/>
      <w:r w:rsidR="004E4D83" w:rsidRPr="00100B73">
        <w:rPr>
          <w:rFonts w:ascii="Times New Roman" w:hAnsi="Times New Roman"/>
          <w:sz w:val="24"/>
        </w:rPr>
        <w:t>Kreitzer</w:t>
      </w:r>
      <w:proofErr w:type="spellEnd"/>
      <w:r w:rsidR="004E4D83" w:rsidRPr="00100B73">
        <w:rPr>
          <w:rFonts w:ascii="Times New Roman" w:hAnsi="Times New Roman"/>
          <w:sz w:val="24"/>
        </w:rPr>
        <w:t xml:space="preserve"> </w:t>
      </w:r>
      <w:del w:id="109" w:author="Candis Watts Smith" w:date="2024-10-16T22:11:00Z" w16du:dateUtc="2024-10-17T02:11:00Z">
        <w:r w:rsidR="004E4D83" w:rsidRPr="00100B73" w:rsidDel="005C4D1F">
          <w:rPr>
            <w:rFonts w:ascii="Times New Roman" w:hAnsi="Times New Roman"/>
            <w:sz w:val="24"/>
          </w:rPr>
          <w:delText>2024</w:delText>
        </w:r>
      </w:del>
      <w:ins w:id="110" w:author="Candis Watts Smith" w:date="2024-10-16T22:11:00Z" w16du:dateUtc="2024-10-17T02:11:00Z">
        <w:r w:rsidR="005C4D1F">
          <w:rPr>
            <w:rFonts w:ascii="Times New Roman" w:hAnsi="Times New Roman"/>
            <w:sz w:val="24"/>
          </w:rPr>
          <w:t>????</w:t>
        </w:r>
      </w:ins>
      <w:r w:rsidR="004E4D83" w:rsidRPr="00100B73">
        <w:rPr>
          <w:rFonts w:ascii="Times New Roman" w:hAnsi="Times New Roman"/>
          <w:sz w:val="24"/>
        </w:rPr>
        <w:t>).</w:t>
      </w:r>
    </w:p>
    <w:p w14:paraId="20AD8050" w14:textId="77777777" w:rsidR="000F371C" w:rsidRPr="00100B73" w:rsidRDefault="000F371C" w:rsidP="00100B73">
      <w:pPr>
        <w:spacing w:line="480" w:lineRule="auto"/>
        <w:rPr>
          <w:rFonts w:ascii="Times New Roman" w:hAnsi="Times New Roman"/>
          <w:b/>
          <w:bCs/>
          <w:sz w:val="24"/>
        </w:rPr>
      </w:pPr>
    </w:p>
    <w:p w14:paraId="459DF78C" w14:textId="766520F0" w:rsidR="00572C65" w:rsidRPr="00100B73" w:rsidRDefault="00572C65" w:rsidP="00100B73">
      <w:pPr>
        <w:spacing w:line="480" w:lineRule="auto"/>
        <w:jc w:val="center"/>
        <w:rPr>
          <w:rFonts w:ascii="Times New Roman" w:hAnsi="Times New Roman"/>
          <w:b/>
          <w:bCs/>
          <w:sz w:val="24"/>
        </w:rPr>
      </w:pPr>
      <w:r w:rsidRPr="00100B73">
        <w:rPr>
          <w:rFonts w:ascii="Times New Roman" w:hAnsi="Times New Roman"/>
          <w:b/>
          <w:bCs/>
          <w:sz w:val="24"/>
        </w:rPr>
        <w:t>Hypothesis:</w:t>
      </w:r>
    </w:p>
    <w:p w14:paraId="35E68CE2" w14:textId="7A923EB2" w:rsidR="00EA15E3" w:rsidRPr="00100B73" w:rsidRDefault="00572C65" w:rsidP="00100B73">
      <w:pPr>
        <w:spacing w:line="480" w:lineRule="auto"/>
        <w:ind w:firstLine="360"/>
        <w:rPr>
          <w:rFonts w:ascii="Times New Roman" w:hAnsi="Times New Roman"/>
          <w:sz w:val="24"/>
        </w:rPr>
      </w:pPr>
      <w:r w:rsidRPr="00100B73">
        <w:rPr>
          <w:rFonts w:ascii="Times New Roman" w:hAnsi="Times New Roman"/>
          <w:sz w:val="24"/>
        </w:rPr>
        <w:t>To review, in this project I first ask whether subsets of incarcerated populations are constructed as differently deserving</w:t>
      </w:r>
      <w:ins w:id="111" w:author="Candis Watts Smith" w:date="2024-10-16T22:12:00Z" w16du:dateUtc="2024-10-17T02:12:00Z">
        <w:r w:rsidR="005C4D1F">
          <w:rPr>
            <w:rFonts w:ascii="Times New Roman" w:hAnsi="Times New Roman"/>
            <w:sz w:val="24"/>
          </w:rPr>
          <w:t xml:space="preserve"> (Q1)</w:t>
        </w:r>
      </w:ins>
      <w:r w:rsidRPr="00100B73">
        <w:rPr>
          <w:rFonts w:ascii="Times New Roman" w:hAnsi="Times New Roman"/>
          <w:sz w:val="24"/>
        </w:rPr>
        <w:t xml:space="preserve">. Next, </w:t>
      </w:r>
      <w:ins w:id="112" w:author="Candis Watts Smith" w:date="2024-10-16T22:12:00Z" w16du:dateUtc="2024-10-17T02:12:00Z">
        <w:r w:rsidR="005C4D1F" w:rsidRPr="00100B73">
          <w:rPr>
            <w:rFonts w:ascii="Times New Roman" w:hAnsi="Times New Roman"/>
            <w:sz w:val="24"/>
          </w:rPr>
          <w:t>I ask who sees which differences – or how group membership, demographic factors, and social ties with incarcerated people change constructions and policy support</w:t>
        </w:r>
        <w:r w:rsidR="005C4D1F">
          <w:rPr>
            <w:rFonts w:ascii="Times New Roman" w:hAnsi="Times New Roman"/>
            <w:sz w:val="24"/>
          </w:rPr>
          <w:t xml:space="preserve"> (Q2)</w:t>
        </w:r>
        <w:r w:rsidR="005C4D1F" w:rsidRPr="00100B73">
          <w:rPr>
            <w:rFonts w:ascii="Times New Roman" w:hAnsi="Times New Roman"/>
            <w:sz w:val="24"/>
          </w:rPr>
          <w:t>.</w:t>
        </w:r>
      </w:ins>
      <w:del w:id="113" w:author="Candis Watts Smith" w:date="2024-10-16T22:12:00Z" w16du:dateUtc="2024-10-17T02:12:00Z">
        <w:r w:rsidRPr="00100B73" w:rsidDel="005C4D1F">
          <w:rPr>
            <w:rFonts w:ascii="Times New Roman" w:hAnsi="Times New Roman"/>
            <w:sz w:val="24"/>
          </w:rPr>
          <w:delText>I ask whether policies that invoke distinct subsets will receive different levels of support, regardless of punitiveness</w:delText>
        </w:r>
      </w:del>
      <w:r w:rsidRPr="00100B73">
        <w:rPr>
          <w:rFonts w:ascii="Times New Roman" w:hAnsi="Times New Roman"/>
          <w:sz w:val="24"/>
        </w:rPr>
        <w:t xml:space="preserve">. Last, </w:t>
      </w:r>
      <w:ins w:id="114" w:author="Candis Watts Smith" w:date="2024-10-16T22:12:00Z" w16du:dateUtc="2024-10-17T02:12:00Z">
        <w:r w:rsidR="005C4D1F" w:rsidRPr="00100B73">
          <w:rPr>
            <w:rFonts w:ascii="Times New Roman" w:hAnsi="Times New Roman"/>
            <w:sz w:val="24"/>
          </w:rPr>
          <w:t>I ask whether policies that invoke distinct subsets will receive different levels of support, regardless of punitiveness</w:t>
        </w:r>
        <w:r w:rsidR="005C4D1F">
          <w:rPr>
            <w:rFonts w:ascii="Times New Roman" w:hAnsi="Times New Roman"/>
            <w:sz w:val="24"/>
          </w:rPr>
          <w:t xml:space="preserve"> (Q3). </w:t>
        </w:r>
      </w:ins>
      <w:del w:id="115" w:author="Candis Watts Smith" w:date="2024-10-16T22:12:00Z" w16du:dateUtc="2024-10-17T02:12:00Z">
        <w:r w:rsidRPr="00100B73" w:rsidDel="005C4D1F">
          <w:rPr>
            <w:rFonts w:ascii="Times New Roman" w:hAnsi="Times New Roman"/>
            <w:sz w:val="24"/>
          </w:rPr>
          <w:delText xml:space="preserve">I ask who sees which differences – or how group membership, demographic factors, and social ties with incarcerated people change constructions and policy support. </w:delText>
        </w:r>
      </w:del>
      <w:del w:id="116" w:author="Candis Watts Smith" w:date="2024-10-16T22:13:00Z" w16du:dateUtc="2024-10-17T02:13:00Z">
        <w:r w:rsidRPr="00100B73" w:rsidDel="005C4D1F">
          <w:rPr>
            <w:rFonts w:ascii="Times New Roman" w:hAnsi="Times New Roman"/>
            <w:sz w:val="24"/>
          </w:rPr>
          <w:delText xml:space="preserve">I expect that, as with other target populations, subsets of incarcerated people will be constructed differently, that </w:delText>
        </w:r>
        <w:r w:rsidR="00033248" w:rsidRPr="00100B73" w:rsidDel="005C4D1F">
          <w:rPr>
            <w:rFonts w:ascii="Times New Roman" w:hAnsi="Times New Roman"/>
            <w:sz w:val="24"/>
          </w:rPr>
          <w:delText xml:space="preserve">policies invoking various subsets will be viewed more favorably than a measure of punitiveness might suggest, and to see differences across evaluating groups. </w:delText>
        </w:r>
      </w:del>
    </w:p>
    <w:p w14:paraId="56CBA01E" w14:textId="77777777" w:rsidR="00104160" w:rsidRPr="00100B73" w:rsidRDefault="00104160" w:rsidP="00100B73">
      <w:pPr>
        <w:spacing w:line="480" w:lineRule="auto"/>
        <w:rPr>
          <w:rFonts w:ascii="Times New Roman" w:hAnsi="Times New Roman"/>
          <w:sz w:val="24"/>
        </w:rPr>
      </w:pPr>
    </w:p>
    <w:p w14:paraId="1BEA803A" w14:textId="747E5E29" w:rsidR="00104160" w:rsidRPr="00100B73" w:rsidRDefault="00104160" w:rsidP="00100B73">
      <w:pPr>
        <w:spacing w:line="480" w:lineRule="auto"/>
        <w:rPr>
          <w:rFonts w:ascii="Times New Roman" w:hAnsi="Times New Roman"/>
          <w:sz w:val="24"/>
        </w:rPr>
      </w:pPr>
      <w:r w:rsidRPr="00100B73">
        <w:rPr>
          <w:rFonts w:ascii="Times New Roman" w:hAnsi="Times New Roman"/>
          <w:sz w:val="24"/>
        </w:rPr>
        <w:t xml:space="preserve">H1: </w:t>
      </w:r>
      <w:r w:rsidR="00523D45" w:rsidRPr="00100B73">
        <w:rPr>
          <w:rFonts w:ascii="Times New Roman" w:hAnsi="Times New Roman"/>
          <w:sz w:val="24"/>
        </w:rPr>
        <w:t xml:space="preserve">There will be significant differences in deservingness evaluations of </w:t>
      </w:r>
      <w:commentRangeStart w:id="117"/>
      <w:r w:rsidR="00523D45" w:rsidRPr="00100B73">
        <w:rPr>
          <w:rFonts w:ascii="Times New Roman" w:hAnsi="Times New Roman"/>
          <w:sz w:val="24"/>
        </w:rPr>
        <w:t xml:space="preserve">incarcerated subsets </w:t>
      </w:r>
      <w:commentRangeEnd w:id="117"/>
      <w:r w:rsidR="005C4D1F">
        <w:rPr>
          <w:rStyle w:val="CommentReference"/>
        </w:rPr>
        <w:commentReference w:id="117"/>
      </w:r>
      <w:del w:id="118" w:author="Candis Watts Smith" w:date="2024-10-16T22:13:00Z" w16du:dateUtc="2024-10-17T02:13:00Z">
        <w:r w:rsidR="00523D45" w:rsidRPr="00100B73" w:rsidDel="005C4D1F">
          <w:rPr>
            <w:rFonts w:ascii="Times New Roman" w:hAnsi="Times New Roman"/>
            <w:sz w:val="24"/>
          </w:rPr>
          <w:delText xml:space="preserve">(incarcerated parents, incarcerated women, incarcerated people, criminals, </w:delText>
        </w:r>
        <w:r w:rsidR="00966CCC" w:rsidRPr="00100B73" w:rsidDel="005C4D1F">
          <w:rPr>
            <w:rFonts w:ascii="Times New Roman" w:hAnsi="Times New Roman"/>
            <w:sz w:val="24"/>
          </w:rPr>
          <w:delText>exonerated/wrongly convicted, and formerly incarcerated/ex-felons)</w:delText>
        </w:r>
        <w:r w:rsidR="00523D45" w:rsidRPr="00100B73" w:rsidDel="005C4D1F">
          <w:rPr>
            <w:rFonts w:ascii="Times New Roman" w:hAnsi="Times New Roman"/>
            <w:sz w:val="24"/>
          </w:rPr>
          <w:delText>, but less so on constructions of power</w:delText>
        </w:r>
      </w:del>
      <w:ins w:id="119" w:author="Candis Watts Smith" w:date="2024-10-16T22:13:00Z" w16du:dateUtc="2024-10-17T02:13:00Z">
        <w:r w:rsidR="005C4D1F">
          <w:rPr>
            <w:rFonts w:ascii="Times New Roman" w:hAnsi="Times New Roman"/>
            <w:sz w:val="24"/>
          </w:rPr>
          <w:t xml:space="preserve">. </w:t>
        </w:r>
      </w:ins>
      <w:r w:rsidR="00523D45" w:rsidRPr="00100B73">
        <w:rPr>
          <w:rFonts w:ascii="Times New Roman" w:hAnsi="Times New Roman"/>
          <w:sz w:val="24"/>
        </w:rPr>
        <w:t xml:space="preserve"> </w:t>
      </w:r>
      <w:r w:rsidRPr="00100B73">
        <w:rPr>
          <w:rFonts w:ascii="Times New Roman" w:hAnsi="Times New Roman"/>
          <w:sz w:val="24"/>
        </w:rPr>
        <w:t xml:space="preserve"> </w:t>
      </w:r>
    </w:p>
    <w:p w14:paraId="718EF94F" w14:textId="77777777" w:rsidR="00974F71" w:rsidRPr="00100B73" w:rsidDel="005C4D1F" w:rsidRDefault="00974F71" w:rsidP="00100B73">
      <w:pPr>
        <w:spacing w:line="480" w:lineRule="auto"/>
        <w:rPr>
          <w:del w:id="120" w:author="Candis Watts Smith" w:date="2024-10-16T22:15:00Z" w16du:dateUtc="2024-10-17T02:15:00Z"/>
          <w:rFonts w:ascii="Times New Roman" w:hAnsi="Times New Roman"/>
          <w:sz w:val="24"/>
        </w:rPr>
      </w:pPr>
    </w:p>
    <w:p w14:paraId="579DE8F8" w14:textId="3E3778EB" w:rsidR="00EF483E" w:rsidRPr="00100B73" w:rsidDel="005C4D1F" w:rsidRDefault="00EF483E" w:rsidP="00100B73">
      <w:pPr>
        <w:spacing w:line="480" w:lineRule="auto"/>
        <w:ind w:left="720"/>
        <w:rPr>
          <w:del w:id="121" w:author="Candis Watts Smith" w:date="2024-10-16T22:15:00Z" w16du:dateUtc="2024-10-17T02:15:00Z"/>
          <w:rFonts w:ascii="Times New Roman" w:hAnsi="Times New Roman"/>
          <w:sz w:val="24"/>
        </w:rPr>
      </w:pPr>
      <w:del w:id="122" w:author="Candis Watts Smith" w:date="2024-10-16T22:15:00Z" w16du:dateUtc="2024-10-17T02:15:00Z">
        <w:r w:rsidRPr="00100B73" w:rsidDel="005C4D1F">
          <w:rPr>
            <w:rFonts w:ascii="Times New Roman" w:hAnsi="Times New Roman"/>
            <w:sz w:val="24"/>
          </w:rPr>
          <w:delText xml:space="preserve">H1a) Exonerated/wrongly convicted individuals will be constructed as most deserving, significantly higher than all other groups. </w:delText>
        </w:r>
      </w:del>
    </w:p>
    <w:p w14:paraId="48538F97" w14:textId="7126A5C3" w:rsidR="00EF483E" w:rsidRPr="00100B73" w:rsidDel="005C4D1F" w:rsidRDefault="00EF483E" w:rsidP="00100B73">
      <w:pPr>
        <w:spacing w:line="480" w:lineRule="auto"/>
        <w:ind w:left="720"/>
        <w:rPr>
          <w:del w:id="123" w:author="Candis Watts Smith" w:date="2024-10-16T22:15:00Z" w16du:dateUtc="2024-10-17T02:15:00Z"/>
          <w:rFonts w:ascii="Times New Roman" w:hAnsi="Times New Roman"/>
          <w:sz w:val="24"/>
        </w:rPr>
      </w:pPr>
    </w:p>
    <w:p w14:paraId="652744EA" w14:textId="34BF3F4E" w:rsidR="00EF483E" w:rsidRPr="00100B73" w:rsidDel="005C4D1F" w:rsidRDefault="00EF483E" w:rsidP="00100B73">
      <w:pPr>
        <w:spacing w:line="480" w:lineRule="auto"/>
        <w:ind w:left="720"/>
        <w:rPr>
          <w:del w:id="124" w:author="Candis Watts Smith" w:date="2024-10-16T22:15:00Z" w16du:dateUtc="2024-10-17T02:15:00Z"/>
          <w:rFonts w:ascii="Times New Roman" w:hAnsi="Times New Roman"/>
          <w:sz w:val="24"/>
        </w:rPr>
      </w:pPr>
      <w:del w:id="125" w:author="Candis Watts Smith" w:date="2024-10-16T22:15:00Z" w16du:dateUtc="2024-10-17T02:15:00Z">
        <w:r w:rsidRPr="00100B73" w:rsidDel="005C4D1F">
          <w:rPr>
            <w:rFonts w:ascii="Times New Roman" w:hAnsi="Times New Roman"/>
            <w:sz w:val="24"/>
          </w:rPr>
          <w:delText xml:space="preserve">H1b) Incarcerated parents will be constructed as more deserving than incarcerated people, with a difference similar to that observed between DREAMers and illegal immigrants in previous research. </w:delText>
        </w:r>
      </w:del>
    </w:p>
    <w:p w14:paraId="2FB2C99E" w14:textId="27EC5067" w:rsidR="00EF483E" w:rsidRPr="00100B73" w:rsidDel="005C4D1F" w:rsidRDefault="00EF483E" w:rsidP="00100B73">
      <w:pPr>
        <w:spacing w:line="480" w:lineRule="auto"/>
        <w:ind w:left="720"/>
        <w:rPr>
          <w:del w:id="126" w:author="Candis Watts Smith" w:date="2024-10-16T22:15:00Z" w16du:dateUtc="2024-10-17T02:15:00Z"/>
          <w:rFonts w:ascii="Times New Roman" w:hAnsi="Times New Roman"/>
          <w:sz w:val="24"/>
        </w:rPr>
      </w:pPr>
    </w:p>
    <w:p w14:paraId="4C7D2E15" w14:textId="2704A831" w:rsidR="00EF483E" w:rsidRPr="00100B73" w:rsidDel="005C4D1F" w:rsidRDefault="00EF483E" w:rsidP="00100B73">
      <w:pPr>
        <w:spacing w:line="480" w:lineRule="auto"/>
        <w:ind w:left="720"/>
        <w:rPr>
          <w:del w:id="127" w:author="Candis Watts Smith" w:date="2024-10-16T22:15:00Z" w16du:dateUtc="2024-10-17T02:15:00Z"/>
          <w:rFonts w:ascii="Times New Roman" w:hAnsi="Times New Roman"/>
          <w:sz w:val="24"/>
        </w:rPr>
      </w:pPr>
      <w:del w:id="128" w:author="Candis Watts Smith" w:date="2024-10-16T22:15:00Z" w16du:dateUtc="2024-10-17T02:15:00Z">
        <w:r w:rsidRPr="00100B73" w:rsidDel="005C4D1F">
          <w:rPr>
            <w:rFonts w:ascii="Times New Roman" w:hAnsi="Times New Roman"/>
            <w:sz w:val="24"/>
          </w:rPr>
          <w:delText xml:space="preserve">H1c) Incarcerated women will be constructed as more deserving than incarcerated people, but with a smaller difference than that for incarcerated parents. </w:delText>
        </w:r>
      </w:del>
    </w:p>
    <w:p w14:paraId="499B79F7" w14:textId="78B5379D" w:rsidR="00EF483E" w:rsidRPr="00100B73" w:rsidDel="005C4D1F" w:rsidRDefault="00EF483E" w:rsidP="00100B73">
      <w:pPr>
        <w:spacing w:line="480" w:lineRule="auto"/>
        <w:ind w:left="720"/>
        <w:rPr>
          <w:del w:id="129" w:author="Candis Watts Smith" w:date="2024-10-16T22:15:00Z" w16du:dateUtc="2024-10-17T02:15:00Z"/>
          <w:rFonts w:ascii="Times New Roman" w:hAnsi="Times New Roman"/>
          <w:sz w:val="24"/>
        </w:rPr>
      </w:pPr>
    </w:p>
    <w:p w14:paraId="24654A83" w14:textId="7B9BB7AA" w:rsidR="00EF483E" w:rsidRPr="00100B73" w:rsidDel="005C4D1F" w:rsidRDefault="00EF483E" w:rsidP="00100B73">
      <w:pPr>
        <w:spacing w:line="480" w:lineRule="auto"/>
        <w:ind w:left="720"/>
        <w:rPr>
          <w:del w:id="130" w:author="Candis Watts Smith" w:date="2024-10-16T22:15:00Z" w16du:dateUtc="2024-10-17T02:15:00Z"/>
          <w:rFonts w:ascii="Times New Roman" w:hAnsi="Times New Roman"/>
          <w:sz w:val="24"/>
        </w:rPr>
      </w:pPr>
      <w:del w:id="131" w:author="Candis Watts Smith" w:date="2024-10-16T22:15:00Z" w16du:dateUtc="2024-10-17T02:15:00Z">
        <w:r w:rsidRPr="00100B73" w:rsidDel="005C4D1F">
          <w:rPr>
            <w:rFonts w:ascii="Times New Roman" w:hAnsi="Times New Roman"/>
            <w:sz w:val="24"/>
          </w:rPr>
          <w:delText xml:space="preserve">H1d) Formerly incarcerated/ex-felons will be constructed as more deserving than currently incarcerated individuals. </w:delText>
        </w:r>
      </w:del>
    </w:p>
    <w:p w14:paraId="040D9A05" w14:textId="1FE1E634" w:rsidR="00EF483E" w:rsidRPr="00100B73" w:rsidDel="005C4D1F" w:rsidRDefault="00EF483E" w:rsidP="00100B73">
      <w:pPr>
        <w:spacing w:line="480" w:lineRule="auto"/>
        <w:ind w:left="720"/>
        <w:rPr>
          <w:del w:id="132" w:author="Candis Watts Smith" w:date="2024-10-16T22:15:00Z" w16du:dateUtc="2024-10-17T02:15:00Z"/>
          <w:rFonts w:ascii="Times New Roman" w:hAnsi="Times New Roman"/>
          <w:sz w:val="24"/>
        </w:rPr>
      </w:pPr>
    </w:p>
    <w:p w14:paraId="00F0E060" w14:textId="6572038F" w:rsidR="00EF483E" w:rsidRPr="00100B73" w:rsidDel="005C4D1F" w:rsidRDefault="00EF483E" w:rsidP="00100B73">
      <w:pPr>
        <w:spacing w:line="480" w:lineRule="auto"/>
        <w:ind w:left="720"/>
        <w:rPr>
          <w:del w:id="133" w:author="Candis Watts Smith" w:date="2024-10-16T22:15:00Z" w16du:dateUtc="2024-10-17T02:15:00Z"/>
          <w:rFonts w:ascii="Times New Roman" w:hAnsi="Times New Roman"/>
          <w:sz w:val="24"/>
        </w:rPr>
      </w:pPr>
      <w:del w:id="134" w:author="Candis Watts Smith" w:date="2024-10-16T22:15:00Z" w16du:dateUtc="2024-10-17T02:15:00Z">
        <w:r w:rsidRPr="00100B73" w:rsidDel="005C4D1F">
          <w:rPr>
            <w:rFonts w:ascii="Times New Roman" w:hAnsi="Times New Roman"/>
            <w:sz w:val="24"/>
          </w:rPr>
          <w:delText>H1e) Incarcerated people will be constructed as more deserving than those labeled as "criminals."</w:delText>
        </w:r>
      </w:del>
    </w:p>
    <w:p w14:paraId="40605B16" w14:textId="77777777" w:rsidR="00EF483E" w:rsidRPr="00100B73" w:rsidRDefault="005E326C" w:rsidP="00100B73">
      <w:pPr>
        <w:spacing w:line="480" w:lineRule="auto"/>
        <w:rPr>
          <w:rFonts w:ascii="Times New Roman" w:hAnsi="Times New Roman"/>
          <w:sz w:val="24"/>
        </w:rPr>
      </w:pPr>
      <w:commentRangeStart w:id="135"/>
      <w:commentRangeEnd w:id="135"/>
      <w:r>
        <w:rPr>
          <w:rStyle w:val="CommentReference"/>
        </w:rPr>
        <w:commentReference w:id="135"/>
      </w:r>
    </w:p>
    <w:p w14:paraId="2749F868" w14:textId="614F76CA" w:rsidR="00104160" w:rsidRPr="00100B73" w:rsidRDefault="00104160" w:rsidP="00100B73">
      <w:pPr>
        <w:spacing w:line="480" w:lineRule="auto"/>
        <w:rPr>
          <w:rFonts w:ascii="Times New Roman" w:hAnsi="Times New Roman"/>
          <w:sz w:val="24"/>
        </w:rPr>
      </w:pPr>
      <w:r w:rsidRPr="00100B73">
        <w:rPr>
          <w:rFonts w:ascii="Times New Roman" w:hAnsi="Times New Roman"/>
          <w:sz w:val="24"/>
        </w:rPr>
        <w:t>H</w:t>
      </w:r>
      <w:r w:rsidR="00175742" w:rsidRPr="00100B73">
        <w:rPr>
          <w:rFonts w:ascii="Times New Roman" w:hAnsi="Times New Roman"/>
          <w:sz w:val="24"/>
        </w:rPr>
        <w:t>2</w:t>
      </w:r>
      <w:r w:rsidRPr="00100B73">
        <w:rPr>
          <w:rFonts w:ascii="Times New Roman" w:hAnsi="Times New Roman"/>
          <w:sz w:val="24"/>
        </w:rPr>
        <w:t xml:space="preserve">: </w:t>
      </w:r>
      <w:r w:rsidR="000C3E52">
        <w:rPr>
          <w:rFonts w:ascii="Times New Roman" w:hAnsi="Times New Roman"/>
          <w:sz w:val="24"/>
        </w:rPr>
        <w:t>R</w:t>
      </w:r>
      <w:r w:rsidR="008D2240" w:rsidRPr="00100B73">
        <w:rPr>
          <w:rFonts w:ascii="Times New Roman" w:hAnsi="Times New Roman"/>
          <w:sz w:val="24"/>
        </w:rPr>
        <w:t xml:space="preserve">espondents will support policies that invoke ‘deserving’ </w:t>
      </w:r>
      <w:commentRangeStart w:id="136"/>
      <w:r w:rsidR="008D2240" w:rsidRPr="00100B73">
        <w:rPr>
          <w:rFonts w:ascii="Times New Roman" w:hAnsi="Times New Roman"/>
          <w:sz w:val="24"/>
        </w:rPr>
        <w:t>subtypes</w:t>
      </w:r>
      <w:commentRangeEnd w:id="136"/>
      <w:r w:rsidR="005E326C">
        <w:rPr>
          <w:rStyle w:val="CommentReference"/>
        </w:rPr>
        <w:commentReference w:id="136"/>
      </w:r>
      <w:ins w:id="137" w:author="Candis Watts Smith" w:date="2024-10-16T22:17:00Z" w16du:dateUtc="2024-10-17T02:17:00Z">
        <w:r w:rsidR="005E326C">
          <w:rPr>
            <w:rFonts w:ascii="Times New Roman" w:hAnsi="Times New Roman"/>
            <w:sz w:val="24"/>
          </w:rPr>
          <w:t xml:space="preserve">. </w:t>
        </w:r>
      </w:ins>
      <w:del w:id="138" w:author="Candis Watts Smith" w:date="2024-10-16T22:17:00Z" w16du:dateUtc="2024-10-17T02:17:00Z">
        <w:r w:rsidR="008D2240" w:rsidRPr="00100B73" w:rsidDel="005E326C">
          <w:rPr>
            <w:rFonts w:ascii="Times New Roman" w:hAnsi="Times New Roman"/>
            <w:sz w:val="24"/>
          </w:rPr>
          <w:delText xml:space="preserve"> – more than punitiveness alone would predict. (Even respondents who support the death penalty and LWOP will support phone calls for families</w:delText>
        </w:r>
        <w:r w:rsidR="00944C12" w:rsidRPr="00100B73" w:rsidDel="005E326C">
          <w:rPr>
            <w:rFonts w:ascii="Times New Roman" w:hAnsi="Times New Roman"/>
            <w:sz w:val="24"/>
          </w:rPr>
          <w:delText xml:space="preserve"> and alternative sentencing for parents).</w:delText>
        </w:r>
      </w:del>
    </w:p>
    <w:p w14:paraId="6BA54105" w14:textId="77777777" w:rsidR="00944C12" w:rsidRPr="00100B73" w:rsidRDefault="00944C12" w:rsidP="00100B73">
      <w:pPr>
        <w:spacing w:line="480" w:lineRule="auto"/>
        <w:rPr>
          <w:rFonts w:ascii="Times New Roman" w:hAnsi="Times New Roman"/>
          <w:sz w:val="24"/>
        </w:rPr>
      </w:pPr>
    </w:p>
    <w:p w14:paraId="7C0A746D" w14:textId="1A2435FF" w:rsidR="00944C12" w:rsidRPr="00100B73" w:rsidRDefault="00944C12" w:rsidP="00100B73">
      <w:pPr>
        <w:spacing w:line="480" w:lineRule="auto"/>
        <w:rPr>
          <w:rFonts w:ascii="Times New Roman" w:hAnsi="Times New Roman"/>
          <w:sz w:val="24"/>
        </w:rPr>
      </w:pPr>
      <w:r w:rsidRPr="00100B73">
        <w:rPr>
          <w:rFonts w:ascii="Times New Roman" w:hAnsi="Times New Roman"/>
          <w:sz w:val="24"/>
        </w:rPr>
        <w:t>H</w:t>
      </w:r>
      <w:r w:rsidR="00175742" w:rsidRPr="00100B73">
        <w:rPr>
          <w:rFonts w:ascii="Times New Roman" w:hAnsi="Times New Roman"/>
          <w:sz w:val="24"/>
        </w:rPr>
        <w:t>3</w:t>
      </w:r>
      <w:r w:rsidRPr="00100B73">
        <w:rPr>
          <w:rFonts w:ascii="Times New Roman" w:hAnsi="Times New Roman"/>
          <w:sz w:val="24"/>
        </w:rPr>
        <w:t xml:space="preserve">: Knowing someone well who has been incarcerated in jail or prison will influence </w:t>
      </w:r>
      <w:ins w:id="139" w:author="Candis Watts Smith" w:date="2024-10-16T22:17:00Z" w16du:dateUtc="2024-10-17T02:17:00Z">
        <w:r w:rsidR="005E326C">
          <w:rPr>
            <w:rFonts w:ascii="Times New Roman" w:hAnsi="Times New Roman"/>
            <w:sz w:val="24"/>
          </w:rPr>
          <w:t xml:space="preserve">(do you have a sense of direction of influence?) </w:t>
        </w:r>
      </w:ins>
      <w:r w:rsidRPr="00100B73">
        <w:rPr>
          <w:rFonts w:ascii="Times New Roman" w:hAnsi="Times New Roman"/>
          <w:sz w:val="24"/>
        </w:rPr>
        <w:t>deservingness evaluations and support for policy</w:t>
      </w:r>
      <w:r w:rsidR="00371CBD" w:rsidRPr="00100B73">
        <w:rPr>
          <w:rFonts w:ascii="Times New Roman" w:hAnsi="Times New Roman"/>
          <w:sz w:val="24"/>
        </w:rPr>
        <w:t xml:space="preserve">. </w:t>
      </w:r>
    </w:p>
    <w:p w14:paraId="6D14FC66" w14:textId="77777777" w:rsidR="00371CBD" w:rsidRPr="00100B73" w:rsidRDefault="00371CBD" w:rsidP="00100B73">
      <w:pPr>
        <w:spacing w:line="480" w:lineRule="auto"/>
        <w:rPr>
          <w:rFonts w:ascii="Times New Roman" w:hAnsi="Times New Roman"/>
          <w:sz w:val="24"/>
        </w:rPr>
      </w:pPr>
    </w:p>
    <w:p w14:paraId="4C017605" w14:textId="1E82A829" w:rsidR="00371CBD" w:rsidRPr="00100B73" w:rsidRDefault="00371CBD" w:rsidP="00100B73">
      <w:pPr>
        <w:spacing w:line="480" w:lineRule="auto"/>
        <w:rPr>
          <w:rFonts w:ascii="Times New Roman" w:hAnsi="Times New Roman"/>
          <w:sz w:val="24"/>
        </w:rPr>
      </w:pPr>
      <w:r w:rsidRPr="00100B73">
        <w:rPr>
          <w:rFonts w:ascii="Times New Roman" w:hAnsi="Times New Roman"/>
          <w:sz w:val="24"/>
        </w:rPr>
        <w:t>H</w:t>
      </w:r>
      <w:r w:rsidR="00175742" w:rsidRPr="00100B73">
        <w:rPr>
          <w:rFonts w:ascii="Times New Roman" w:hAnsi="Times New Roman"/>
          <w:sz w:val="24"/>
        </w:rPr>
        <w:t>4</w:t>
      </w:r>
      <w:r w:rsidRPr="00100B73">
        <w:rPr>
          <w:rFonts w:ascii="Times New Roman" w:hAnsi="Times New Roman"/>
          <w:sz w:val="24"/>
        </w:rPr>
        <w:t xml:space="preserve">: </w:t>
      </w:r>
      <w:r w:rsidR="00F52F4E">
        <w:rPr>
          <w:rFonts w:ascii="Times New Roman" w:hAnsi="Times New Roman"/>
          <w:sz w:val="24"/>
        </w:rPr>
        <w:t xml:space="preserve">Higher racial resentment will </w:t>
      </w:r>
      <w:r w:rsidR="001D2C9D">
        <w:rPr>
          <w:rFonts w:ascii="Times New Roman" w:hAnsi="Times New Roman"/>
          <w:sz w:val="24"/>
        </w:rPr>
        <w:t>correlate with more negative deservingness evaluations.</w:t>
      </w:r>
    </w:p>
    <w:p w14:paraId="679ACAEE" w14:textId="77777777" w:rsidR="00D63805" w:rsidRPr="00100B73" w:rsidRDefault="00D63805" w:rsidP="00100B73">
      <w:pPr>
        <w:spacing w:line="480" w:lineRule="auto"/>
        <w:rPr>
          <w:rFonts w:ascii="Times New Roman" w:hAnsi="Times New Roman"/>
          <w:sz w:val="24"/>
        </w:rPr>
      </w:pPr>
    </w:p>
    <w:p w14:paraId="099B345E" w14:textId="68EB94F6" w:rsidR="00D63805" w:rsidRPr="00100B73" w:rsidRDefault="00D63805" w:rsidP="00100B73">
      <w:pPr>
        <w:spacing w:line="480" w:lineRule="auto"/>
        <w:rPr>
          <w:rFonts w:ascii="Times New Roman" w:hAnsi="Times New Roman"/>
          <w:sz w:val="24"/>
        </w:rPr>
      </w:pPr>
      <w:r w:rsidRPr="00100B73">
        <w:rPr>
          <w:rFonts w:ascii="Times New Roman" w:hAnsi="Times New Roman"/>
          <w:sz w:val="24"/>
        </w:rPr>
        <w:t>H</w:t>
      </w:r>
      <w:r w:rsidR="00175742" w:rsidRPr="00100B73">
        <w:rPr>
          <w:rFonts w:ascii="Times New Roman" w:hAnsi="Times New Roman"/>
          <w:sz w:val="24"/>
        </w:rPr>
        <w:t>5</w:t>
      </w:r>
      <w:r w:rsidRPr="00100B73">
        <w:rPr>
          <w:rFonts w:ascii="Times New Roman" w:hAnsi="Times New Roman"/>
          <w:sz w:val="24"/>
        </w:rPr>
        <w:t xml:space="preserve">: Punitive Democrats and liberals will have greater variation in deservingness evaluation across sub-types than punitive Republicans and conservatives. </w:t>
      </w:r>
    </w:p>
    <w:p w14:paraId="5280E878" w14:textId="77777777" w:rsidR="00D63805" w:rsidRPr="00100B73" w:rsidRDefault="00D63805" w:rsidP="00100B73">
      <w:pPr>
        <w:spacing w:line="480" w:lineRule="auto"/>
        <w:rPr>
          <w:rFonts w:ascii="Times New Roman" w:hAnsi="Times New Roman"/>
          <w:sz w:val="24"/>
        </w:rPr>
      </w:pPr>
    </w:p>
    <w:p w14:paraId="6350FCFF" w14:textId="64661906" w:rsidR="00104160" w:rsidRPr="00100B73" w:rsidRDefault="00666F92" w:rsidP="00100B73">
      <w:pPr>
        <w:spacing w:line="480" w:lineRule="auto"/>
        <w:jc w:val="center"/>
        <w:rPr>
          <w:rFonts w:ascii="Times New Roman" w:hAnsi="Times New Roman"/>
          <w:sz w:val="24"/>
        </w:rPr>
      </w:pPr>
      <w:r w:rsidRPr="00100B73">
        <w:rPr>
          <w:rFonts w:ascii="Times New Roman" w:hAnsi="Times New Roman"/>
          <w:sz w:val="24"/>
        </w:rPr>
        <w:t>Design Plan</w:t>
      </w:r>
    </w:p>
    <w:p w14:paraId="37738177" w14:textId="653A7A62" w:rsidR="00666F92" w:rsidRPr="00100B73" w:rsidRDefault="000E3C93" w:rsidP="00100B73">
      <w:pPr>
        <w:spacing w:line="480" w:lineRule="auto"/>
        <w:ind w:firstLine="720"/>
        <w:rPr>
          <w:rFonts w:ascii="Times New Roman" w:hAnsi="Times New Roman"/>
          <w:sz w:val="24"/>
        </w:rPr>
      </w:pPr>
      <w:r w:rsidRPr="00100B73">
        <w:rPr>
          <w:rFonts w:ascii="Times New Roman" w:hAnsi="Times New Roman"/>
          <w:sz w:val="24"/>
        </w:rPr>
        <w:t>Scholars of s</w:t>
      </w:r>
      <w:r w:rsidR="0050464F" w:rsidRPr="00100B73">
        <w:rPr>
          <w:rFonts w:ascii="Times New Roman" w:hAnsi="Times New Roman"/>
          <w:sz w:val="24"/>
        </w:rPr>
        <w:t xml:space="preserve">ocial constructions of target populations and </w:t>
      </w:r>
      <w:r w:rsidRPr="00100B73">
        <w:rPr>
          <w:rFonts w:ascii="Times New Roman" w:hAnsi="Times New Roman"/>
          <w:sz w:val="24"/>
        </w:rPr>
        <w:t xml:space="preserve">their </w:t>
      </w:r>
      <w:r w:rsidR="0050464F" w:rsidRPr="00100B73">
        <w:rPr>
          <w:rFonts w:ascii="Times New Roman" w:hAnsi="Times New Roman"/>
          <w:sz w:val="24"/>
        </w:rPr>
        <w:t>deserving</w:t>
      </w:r>
      <w:r w:rsidRPr="00100B73">
        <w:rPr>
          <w:rFonts w:ascii="Times New Roman" w:hAnsi="Times New Roman"/>
          <w:sz w:val="24"/>
        </w:rPr>
        <w:t xml:space="preserve">ness employ both interpretive strategies – such as text analysis and interviews – and quantitative strategies. </w:t>
      </w:r>
      <w:proofErr w:type="spellStart"/>
      <w:r w:rsidRPr="00100B73">
        <w:rPr>
          <w:rFonts w:ascii="Times New Roman" w:hAnsi="Times New Roman"/>
          <w:sz w:val="24"/>
        </w:rPr>
        <w:t>Kreitzer</w:t>
      </w:r>
      <w:proofErr w:type="spellEnd"/>
      <w:r w:rsidRPr="00100B73">
        <w:rPr>
          <w:rFonts w:ascii="Times New Roman" w:hAnsi="Times New Roman"/>
          <w:sz w:val="24"/>
        </w:rPr>
        <w:t xml:space="preserve"> and Smith empirically map constructions of power and deservingness of 87 target populations by employing </w:t>
      </w:r>
      <w:proofErr w:type="spellStart"/>
      <w:r w:rsidRPr="00100B73">
        <w:rPr>
          <w:rFonts w:ascii="Times New Roman" w:hAnsi="Times New Roman"/>
          <w:sz w:val="24"/>
        </w:rPr>
        <w:t>MTurk</w:t>
      </w:r>
      <w:proofErr w:type="spellEnd"/>
      <w:r w:rsidRPr="00100B73">
        <w:rPr>
          <w:rFonts w:ascii="Times New Roman" w:hAnsi="Times New Roman"/>
          <w:sz w:val="24"/>
        </w:rPr>
        <w:t xml:space="preserve"> workers, based on their assessments of groups being “more united, easy to mobilize, wealthy, skilled, focused on their goals, or accustomed to voting or directly contacting public officials,” for power. To assess deservingness, participants were asked to place groups on a scale of 0-100, where 0 represents groups who are “greedy, disrespectful, disloyal, immoral, disgusting” and 100 represents “good, smart, hardworking, loyal, disciplined, </w:t>
      </w:r>
      <w:r w:rsidRPr="00100B73">
        <w:rPr>
          <w:rFonts w:ascii="Times New Roman" w:hAnsi="Times New Roman"/>
          <w:sz w:val="24"/>
        </w:rPr>
        <w:lastRenderedPageBreak/>
        <w:t xml:space="preserve">and generous” groups. In this project, I follow </w:t>
      </w:r>
      <w:proofErr w:type="spellStart"/>
      <w:r w:rsidRPr="00100B73">
        <w:rPr>
          <w:rFonts w:ascii="Times New Roman" w:hAnsi="Times New Roman"/>
          <w:sz w:val="24"/>
        </w:rPr>
        <w:t>Kreitzer</w:t>
      </w:r>
      <w:proofErr w:type="spellEnd"/>
      <w:r w:rsidRPr="00100B73">
        <w:rPr>
          <w:rFonts w:ascii="Times New Roman" w:hAnsi="Times New Roman"/>
          <w:sz w:val="24"/>
        </w:rPr>
        <w:t xml:space="preserve"> and Smith</w:t>
      </w:r>
      <w:r w:rsidR="005407C3" w:rsidRPr="00100B73">
        <w:rPr>
          <w:rFonts w:ascii="Times New Roman" w:hAnsi="Times New Roman"/>
          <w:sz w:val="24"/>
        </w:rPr>
        <w:t xml:space="preserve"> by analyzing questions on a recently fielded </w:t>
      </w:r>
      <w:r w:rsidR="00666F92" w:rsidRPr="00100B73">
        <w:rPr>
          <w:rFonts w:ascii="Times New Roman" w:hAnsi="Times New Roman"/>
          <w:sz w:val="24"/>
        </w:rPr>
        <w:t xml:space="preserve">cross-sectional </w:t>
      </w:r>
      <w:r w:rsidR="005407C3" w:rsidRPr="00100B73">
        <w:rPr>
          <w:rFonts w:ascii="Times New Roman" w:hAnsi="Times New Roman"/>
          <w:sz w:val="24"/>
        </w:rPr>
        <w:t xml:space="preserve">survey. </w:t>
      </w:r>
    </w:p>
    <w:p w14:paraId="65080208" w14:textId="77777777" w:rsidR="00407A3C" w:rsidRPr="00100B73" w:rsidRDefault="00407A3C" w:rsidP="00100B73">
      <w:pPr>
        <w:spacing w:line="480" w:lineRule="auto"/>
        <w:rPr>
          <w:rFonts w:ascii="Times New Roman" w:hAnsi="Times New Roman"/>
          <w:b/>
          <w:bCs/>
          <w:sz w:val="24"/>
        </w:rPr>
      </w:pPr>
    </w:p>
    <w:p w14:paraId="5A1FA81D" w14:textId="2BE7572C" w:rsidR="00407A3C" w:rsidRPr="00100B73" w:rsidRDefault="00407A3C" w:rsidP="00100B73">
      <w:pPr>
        <w:spacing w:line="480" w:lineRule="auto"/>
        <w:rPr>
          <w:rFonts w:ascii="Times New Roman" w:hAnsi="Times New Roman"/>
          <w:b/>
          <w:bCs/>
          <w:sz w:val="24"/>
        </w:rPr>
      </w:pPr>
      <w:r w:rsidRPr="00100B73">
        <w:rPr>
          <w:rFonts w:ascii="Times New Roman" w:hAnsi="Times New Roman"/>
          <w:b/>
          <w:bCs/>
          <w:sz w:val="24"/>
        </w:rPr>
        <w:t>Data Collection Procedures</w:t>
      </w:r>
    </w:p>
    <w:p w14:paraId="293CFFCC" w14:textId="65849EC2" w:rsidR="00407A3C" w:rsidRPr="00100B73" w:rsidRDefault="00407A3C" w:rsidP="00100B73">
      <w:pPr>
        <w:spacing w:line="480" w:lineRule="auto"/>
        <w:rPr>
          <w:rFonts w:ascii="Times New Roman" w:hAnsi="Times New Roman"/>
          <w:sz w:val="24"/>
        </w:rPr>
      </w:pPr>
      <w:r w:rsidRPr="00100B73">
        <w:rPr>
          <w:rFonts w:ascii="Times New Roman" w:hAnsi="Times New Roman"/>
          <w:sz w:val="24"/>
        </w:rPr>
        <w:t>This survey targets the US adult general population. 2,716 participants will be recruited via quoted sampling on X dimensions (partisanship, gender, age, race/ethnicity)</w:t>
      </w:r>
      <w:r w:rsidR="00C20311" w:rsidRPr="00100B73">
        <w:rPr>
          <w:rFonts w:ascii="Times New Roman" w:hAnsi="Times New Roman"/>
          <w:sz w:val="24"/>
        </w:rPr>
        <w:t xml:space="preserve"> on the platform Forthright. </w:t>
      </w:r>
      <w:r w:rsidRPr="00100B73">
        <w:rPr>
          <w:rFonts w:ascii="Times New Roman" w:hAnsi="Times New Roman"/>
          <w:sz w:val="24"/>
        </w:rPr>
        <w:t xml:space="preserve">To be eligible for the study, participants are required to provide informed consent, be at least 18 years old, and be residents of the US. They must also pass two attention checks in the </w:t>
      </w:r>
      <w:proofErr w:type="gramStart"/>
      <w:r w:rsidRPr="00100B73">
        <w:rPr>
          <w:rFonts w:ascii="Times New Roman" w:hAnsi="Times New Roman"/>
          <w:sz w:val="24"/>
        </w:rPr>
        <w:t>survey, and</w:t>
      </w:r>
      <w:proofErr w:type="gramEnd"/>
      <w:r w:rsidRPr="00100B73">
        <w:rPr>
          <w:rFonts w:ascii="Times New Roman" w:hAnsi="Times New Roman"/>
          <w:sz w:val="24"/>
        </w:rPr>
        <w:t xml:space="preserve"> will be paid </w:t>
      </w:r>
      <w:r w:rsidR="0021331E" w:rsidRPr="00100B73">
        <w:rPr>
          <w:rFonts w:ascii="Times New Roman" w:hAnsi="Times New Roman"/>
          <w:sz w:val="24"/>
        </w:rPr>
        <w:t>(some amount)</w:t>
      </w:r>
      <w:r w:rsidRPr="00100B73">
        <w:rPr>
          <w:rFonts w:ascii="Times New Roman" w:hAnsi="Times New Roman"/>
          <w:sz w:val="24"/>
        </w:rPr>
        <w:t xml:space="preserve"> for completing the 30-minute survey. I will apply exclusions for low response quality </w:t>
      </w:r>
      <w:r w:rsidR="00D63805" w:rsidRPr="00100B73">
        <w:rPr>
          <w:rFonts w:ascii="Times New Roman" w:hAnsi="Times New Roman"/>
          <w:sz w:val="24"/>
        </w:rPr>
        <w:t>failing to pass both attention checks</w:t>
      </w:r>
      <w:r w:rsidRPr="00100B73">
        <w:rPr>
          <w:rFonts w:ascii="Times New Roman" w:hAnsi="Times New Roman"/>
          <w:sz w:val="24"/>
        </w:rPr>
        <w:t xml:space="preserve"> </w:t>
      </w:r>
      <w:r w:rsidR="00D63805" w:rsidRPr="00100B73">
        <w:rPr>
          <w:rFonts w:ascii="Times New Roman" w:hAnsi="Times New Roman"/>
          <w:sz w:val="24"/>
        </w:rPr>
        <w:t xml:space="preserve">and satisficing. </w:t>
      </w:r>
    </w:p>
    <w:p w14:paraId="710BCEC4" w14:textId="77777777" w:rsidR="00D63805" w:rsidRPr="00100B73" w:rsidRDefault="00D63805" w:rsidP="00100B73">
      <w:pPr>
        <w:spacing w:line="480" w:lineRule="auto"/>
        <w:rPr>
          <w:rFonts w:ascii="Times New Roman" w:hAnsi="Times New Roman"/>
          <w:b/>
          <w:bCs/>
          <w:sz w:val="24"/>
        </w:rPr>
      </w:pPr>
    </w:p>
    <w:p w14:paraId="008584C6" w14:textId="1201FB21" w:rsidR="00407A3C" w:rsidRPr="00100B73" w:rsidRDefault="00407A3C" w:rsidP="00100B73">
      <w:pPr>
        <w:spacing w:line="480" w:lineRule="auto"/>
        <w:rPr>
          <w:rFonts w:ascii="Times New Roman" w:hAnsi="Times New Roman"/>
          <w:b/>
          <w:bCs/>
          <w:sz w:val="24"/>
        </w:rPr>
      </w:pPr>
      <w:r w:rsidRPr="00100B73">
        <w:rPr>
          <w:rFonts w:ascii="Times New Roman" w:hAnsi="Times New Roman"/>
          <w:b/>
          <w:bCs/>
          <w:sz w:val="24"/>
        </w:rPr>
        <w:t>Sample Size Rationale</w:t>
      </w:r>
    </w:p>
    <w:p w14:paraId="1FCB9A8B" w14:textId="7369EB28" w:rsidR="00B96B53" w:rsidRPr="00100B73" w:rsidRDefault="00B8622F" w:rsidP="00100B73">
      <w:pPr>
        <w:spacing w:line="480" w:lineRule="auto"/>
        <w:rPr>
          <w:rFonts w:ascii="Times New Roman" w:hAnsi="Times New Roman"/>
          <w:sz w:val="24"/>
        </w:rPr>
      </w:pPr>
      <w:r w:rsidRPr="00100B73">
        <w:rPr>
          <w:rFonts w:ascii="Times New Roman" w:hAnsi="Times New Roman"/>
          <w:sz w:val="24"/>
        </w:rPr>
        <w:t xml:space="preserve"> </w:t>
      </w:r>
      <w:r w:rsidR="00460327" w:rsidRPr="00100B73">
        <w:rPr>
          <w:rFonts w:ascii="Times New Roman" w:hAnsi="Times New Roman"/>
          <w:sz w:val="24"/>
        </w:rPr>
        <w:t>To determine the appropriate sample size for this study (starting with)</w:t>
      </w:r>
      <w:r w:rsidR="00966CCC" w:rsidRPr="00100B73">
        <w:rPr>
          <w:rFonts w:ascii="Times New Roman" w:hAnsi="Times New Roman"/>
          <w:sz w:val="24"/>
        </w:rPr>
        <w:t xml:space="preserve"> first hypothesis and second hypothesis, </w:t>
      </w:r>
      <w:r w:rsidR="00460327" w:rsidRPr="00100B73">
        <w:rPr>
          <w:rFonts w:ascii="Times New Roman" w:hAnsi="Times New Roman"/>
          <w:sz w:val="24"/>
        </w:rPr>
        <w:t xml:space="preserve">I ran in a power analysis. </w:t>
      </w:r>
      <w:r w:rsidR="00966CCC" w:rsidRPr="00100B73">
        <w:rPr>
          <w:rFonts w:ascii="Times New Roman" w:hAnsi="Times New Roman"/>
          <w:sz w:val="24"/>
        </w:rPr>
        <w:t xml:space="preserve">I strictly compare multiple groups, so use a one-way analysis of variance (ANOVA). </w:t>
      </w:r>
      <w:r w:rsidR="00E63D0F" w:rsidRPr="00100B73">
        <w:rPr>
          <w:rFonts w:ascii="Times New Roman" w:hAnsi="Times New Roman"/>
          <w:sz w:val="24"/>
        </w:rPr>
        <w:t>To estimate</w:t>
      </w:r>
      <w:r w:rsidR="00DF586D" w:rsidRPr="00100B73">
        <w:rPr>
          <w:rFonts w:ascii="Times New Roman" w:hAnsi="Times New Roman"/>
          <w:sz w:val="24"/>
        </w:rPr>
        <w:t xml:space="preserve"> predicted</w:t>
      </w:r>
      <w:r w:rsidR="00E63D0F" w:rsidRPr="00100B73">
        <w:rPr>
          <w:rFonts w:ascii="Times New Roman" w:hAnsi="Times New Roman"/>
          <w:sz w:val="24"/>
        </w:rPr>
        <w:t xml:space="preserve"> effect size</w:t>
      </w:r>
      <w:r w:rsidR="004867EF" w:rsidRPr="00100B73">
        <w:rPr>
          <w:rFonts w:ascii="Times New Roman" w:hAnsi="Times New Roman"/>
          <w:sz w:val="24"/>
        </w:rPr>
        <w:t xml:space="preserve">, </w:t>
      </w:r>
      <w:r w:rsidR="00E63D0F" w:rsidRPr="00100B73">
        <w:rPr>
          <w:rFonts w:ascii="Times New Roman" w:hAnsi="Times New Roman"/>
          <w:sz w:val="24"/>
        </w:rPr>
        <w:t>I consider disparities in the deservingness construction of DREAMers and illegal aliens</w:t>
      </w:r>
      <w:r w:rsidR="00B96B53" w:rsidRPr="00100B73">
        <w:rPr>
          <w:rFonts w:ascii="Times New Roman" w:hAnsi="Times New Roman"/>
          <w:sz w:val="24"/>
        </w:rPr>
        <w:t xml:space="preserve">, </w:t>
      </w:r>
      <w:r w:rsidR="00E63D0F" w:rsidRPr="00100B73">
        <w:rPr>
          <w:rFonts w:ascii="Times New Roman" w:hAnsi="Times New Roman"/>
          <w:sz w:val="24"/>
        </w:rPr>
        <w:t>between prisoners and criminals, and between sex offenders and criminals</w:t>
      </w:r>
      <w:r w:rsidR="00B96B53" w:rsidRPr="00100B73">
        <w:rPr>
          <w:rFonts w:ascii="Times New Roman" w:hAnsi="Times New Roman"/>
          <w:sz w:val="24"/>
        </w:rPr>
        <w:t xml:space="preserve"> </w:t>
      </w:r>
      <w:r w:rsidR="00DF586D" w:rsidRPr="00100B73">
        <w:rPr>
          <w:rFonts w:ascii="Times New Roman" w:hAnsi="Times New Roman"/>
          <w:sz w:val="24"/>
        </w:rPr>
        <w:t xml:space="preserve">and calculate effect size using Cohen’s d </w:t>
      </w:r>
      <w:r w:rsidR="00B96B53" w:rsidRPr="00100B73">
        <w:rPr>
          <w:rFonts w:ascii="Times New Roman" w:hAnsi="Times New Roman"/>
          <w:sz w:val="24"/>
        </w:rPr>
        <w:t>(</w:t>
      </w:r>
      <w:proofErr w:type="spellStart"/>
      <w:r w:rsidR="00B96B53" w:rsidRPr="00100B73">
        <w:rPr>
          <w:rFonts w:ascii="Times New Roman" w:hAnsi="Times New Roman"/>
          <w:sz w:val="24"/>
        </w:rPr>
        <w:t>Kreitzer</w:t>
      </w:r>
      <w:proofErr w:type="spellEnd"/>
      <w:r w:rsidR="00B96B53" w:rsidRPr="00100B73">
        <w:rPr>
          <w:rFonts w:ascii="Times New Roman" w:hAnsi="Times New Roman"/>
          <w:sz w:val="24"/>
        </w:rPr>
        <w:t xml:space="preserve"> and Smith, 2018)</w:t>
      </w:r>
      <w:r w:rsidR="004867EF" w:rsidRPr="00100B73">
        <w:rPr>
          <w:rFonts w:ascii="Times New Roman" w:hAnsi="Times New Roman"/>
          <w:sz w:val="24"/>
        </w:rPr>
        <w:t>.</w:t>
      </w:r>
      <w:r w:rsidR="00B96B53" w:rsidRPr="00100B73">
        <w:rPr>
          <w:rFonts w:ascii="Times New Roman" w:hAnsi="Times New Roman"/>
          <w:sz w:val="24"/>
        </w:rPr>
        <w:t xml:space="preserve"> </w:t>
      </w:r>
    </w:p>
    <w:tbl>
      <w:tblPr>
        <w:tblStyle w:val="TableGrid"/>
        <w:tblW w:w="0" w:type="auto"/>
        <w:tblLook w:val="04A0" w:firstRow="1" w:lastRow="0" w:firstColumn="1" w:lastColumn="0" w:noHBand="0" w:noVBand="1"/>
      </w:tblPr>
      <w:tblGrid>
        <w:gridCol w:w="2337"/>
        <w:gridCol w:w="2337"/>
        <w:gridCol w:w="2338"/>
        <w:gridCol w:w="2338"/>
      </w:tblGrid>
      <w:tr w:rsidR="00B96B53" w:rsidRPr="00100B73" w14:paraId="6368C877" w14:textId="3B263185" w:rsidTr="002E2DB9">
        <w:tc>
          <w:tcPr>
            <w:tcW w:w="2337" w:type="dxa"/>
          </w:tcPr>
          <w:p w14:paraId="5B584AB9" w14:textId="4AA51723" w:rsidR="00B96B53" w:rsidRPr="00100B73" w:rsidRDefault="00B96B53" w:rsidP="00100B73">
            <w:pPr>
              <w:spacing w:line="480" w:lineRule="auto"/>
              <w:jc w:val="both"/>
              <w:rPr>
                <w:rFonts w:ascii="Times New Roman" w:hAnsi="Times New Roman"/>
                <w:b/>
                <w:bCs/>
                <w:sz w:val="24"/>
              </w:rPr>
            </w:pPr>
            <w:r w:rsidRPr="00100B73">
              <w:rPr>
                <w:rFonts w:ascii="Times New Roman" w:hAnsi="Times New Roman"/>
                <w:b/>
                <w:bCs/>
                <w:sz w:val="24"/>
              </w:rPr>
              <w:t>Group</w:t>
            </w:r>
          </w:p>
        </w:tc>
        <w:tc>
          <w:tcPr>
            <w:tcW w:w="2337" w:type="dxa"/>
          </w:tcPr>
          <w:p w14:paraId="65377079" w14:textId="2668CBB8" w:rsidR="00B96B53" w:rsidRPr="00100B73" w:rsidRDefault="00B96B53" w:rsidP="00100B73">
            <w:pPr>
              <w:spacing w:line="480" w:lineRule="auto"/>
              <w:jc w:val="both"/>
              <w:rPr>
                <w:rFonts w:ascii="Times New Roman" w:hAnsi="Times New Roman"/>
                <w:b/>
                <w:bCs/>
                <w:sz w:val="24"/>
              </w:rPr>
            </w:pPr>
            <w:r w:rsidRPr="00100B73">
              <w:rPr>
                <w:rFonts w:ascii="Times New Roman" w:hAnsi="Times New Roman"/>
                <w:b/>
                <w:bCs/>
                <w:sz w:val="24"/>
              </w:rPr>
              <w:t xml:space="preserve">Mean Deservingness </w:t>
            </w:r>
          </w:p>
        </w:tc>
        <w:tc>
          <w:tcPr>
            <w:tcW w:w="2338" w:type="dxa"/>
          </w:tcPr>
          <w:p w14:paraId="1AE2C6EC" w14:textId="7FDD5FFF" w:rsidR="00B96B53" w:rsidRPr="00100B73" w:rsidRDefault="00B96B53" w:rsidP="00100B73">
            <w:pPr>
              <w:spacing w:line="480" w:lineRule="auto"/>
              <w:jc w:val="both"/>
              <w:rPr>
                <w:rFonts w:ascii="Times New Roman" w:hAnsi="Times New Roman"/>
                <w:b/>
                <w:bCs/>
                <w:sz w:val="24"/>
              </w:rPr>
            </w:pPr>
            <w:r w:rsidRPr="00100B73">
              <w:rPr>
                <w:rFonts w:ascii="Times New Roman" w:hAnsi="Times New Roman"/>
                <w:b/>
                <w:bCs/>
                <w:sz w:val="24"/>
              </w:rPr>
              <w:t>Standard Deviation</w:t>
            </w:r>
          </w:p>
        </w:tc>
        <w:tc>
          <w:tcPr>
            <w:tcW w:w="2338" w:type="dxa"/>
          </w:tcPr>
          <w:p w14:paraId="434683C6" w14:textId="44D1A17A" w:rsidR="00B96B53" w:rsidRPr="00100B73" w:rsidRDefault="00B96B53" w:rsidP="00100B73">
            <w:pPr>
              <w:spacing w:line="480" w:lineRule="auto"/>
              <w:jc w:val="both"/>
              <w:rPr>
                <w:rFonts w:ascii="Times New Roman" w:hAnsi="Times New Roman"/>
                <w:b/>
                <w:bCs/>
                <w:sz w:val="24"/>
              </w:rPr>
            </w:pPr>
            <w:r w:rsidRPr="00100B73">
              <w:rPr>
                <w:rFonts w:ascii="Times New Roman" w:hAnsi="Times New Roman"/>
                <w:b/>
                <w:bCs/>
                <w:sz w:val="24"/>
              </w:rPr>
              <w:t>Effect size</w:t>
            </w:r>
          </w:p>
        </w:tc>
      </w:tr>
      <w:tr w:rsidR="00B96B53" w:rsidRPr="00100B73" w14:paraId="37B6BF4E" w14:textId="033A0F36" w:rsidTr="002E2DB9">
        <w:tc>
          <w:tcPr>
            <w:tcW w:w="2337" w:type="dxa"/>
          </w:tcPr>
          <w:p w14:paraId="45DF5FFC" w14:textId="11CB9F53"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DREAMers</w:t>
            </w:r>
          </w:p>
        </w:tc>
        <w:tc>
          <w:tcPr>
            <w:tcW w:w="2337" w:type="dxa"/>
          </w:tcPr>
          <w:p w14:paraId="25722FD3" w14:textId="4584B233"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51.23</w:t>
            </w:r>
          </w:p>
        </w:tc>
        <w:tc>
          <w:tcPr>
            <w:tcW w:w="2338" w:type="dxa"/>
          </w:tcPr>
          <w:p w14:paraId="28A16CFF" w14:textId="52D03526"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31.34</w:t>
            </w:r>
          </w:p>
        </w:tc>
        <w:tc>
          <w:tcPr>
            <w:tcW w:w="2338" w:type="dxa"/>
          </w:tcPr>
          <w:p w14:paraId="65663AA5" w14:textId="5C69EC68" w:rsidR="00B96B53" w:rsidRPr="00100B73" w:rsidRDefault="00DF586D" w:rsidP="00100B73">
            <w:pPr>
              <w:spacing w:line="480" w:lineRule="auto"/>
              <w:rPr>
                <w:rFonts w:ascii="Times New Roman" w:hAnsi="Times New Roman"/>
                <w:sz w:val="24"/>
              </w:rPr>
            </w:pPr>
            <w:r w:rsidRPr="00100B73">
              <w:rPr>
                <w:rFonts w:ascii="Times New Roman" w:hAnsi="Times New Roman"/>
                <w:i/>
                <w:iCs/>
                <w:sz w:val="24"/>
              </w:rPr>
              <w:t>(vs illegal aliens)</w:t>
            </w:r>
            <w:r w:rsidRPr="00100B73">
              <w:rPr>
                <w:rFonts w:ascii="Times New Roman" w:hAnsi="Times New Roman"/>
                <w:sz w:val="24"/>
              </w:rPr>
              <w:t xml:space="preserve"> 0.50 </w:t>
            </w:r>
          </w:p>
        </w:tc>
      </w:tr>
      <w:tr w:rsidR="00B96B53" w:rsidRPr="00100B73" w14:paraId="2050950A" w14:textId="1DE4B658" w:rsidTr="002E2DB9">
        <w:tc>
          <w:tcPr>
            <w:tcW w:w="2337" w:type="dxa"/>
          </w:tcPr>
          <w:p w14:paraId="78D5E288" w14:textId="69E97DA4"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Illegal aliens</w:t>
            </w:r>
          </w:p>
        </w:tc>
        <w:tc>
          <w:tcPr>
            <w:tcW w:w="2337" w:type="dxa"/>
          </w:tcPr>
          <w:p w14:paraId="40607B62" w14:textId="42712A9F"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35.45</w:t>
            </w:r>
          </w:p>
        </w:tc>
        <w:tc>
          <w:tcPr>
            <w:tcW w:w="2338" w:type="dxa"/>
          </w:tcPr>
          <w:p w14:paraId="506A41BB" w14:textId="343E4F46"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32.32</w:t>
            </w:r>
          </w:p>
        </w:tc>
        <w:tc>
          <w:tcPr>
            <w:tcW w:w="2338" w:type="dxa"/>
          </w:tcPr>
          <w:p w14:paraId="6A3415BF" w14:textId="77777777" w:rsidR="00B96B53" w:rsidRPr="00100B73" w:rsidRDefault="00B96B53" w:rsidP="00100B73">
            <w:pPr>
              <w:spacing w:line="480" w:lineRule="auto"/>
              <w:rPr>
                <w:rFonts w:ascii="Times New Roman" w:hAnsi="Times New Roman"/>
                <w:sz w:val="24"/>
              </w:rPr>
            </w:pPr>
          </w:p>
        </w:tc>
      </w:tr>
      <w:tr w:rsidR="00B96B53" w:rsidRPr="00100B73" w14:paraId="67297037" w14:textId="6B334109" w:rsidTr="002E2DB9">
        <w:tc>
          <w:tcPr>
            <w:tcW w:w="2337" w:type="dxa"/>
          </w:tcPr>
          <w:p w14:paraId="4E7276F3" w14:textId="117D1513"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Criminals</w:t>
            </w:r>
          </w:p>
        </w:tc>
        <w:tc>
          <w:tcPr>
            <w:tcW w:w="2337" w:type="dxa"/>
          </w:tcPr>
          <w:p w14:paraId="184A2BB6" w14:textId="2DF8932A"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17.70</w:t>
            </w:r>
          </w:p>
        </w:tc>
        <w:tc>
          <w:tcPr>
            <w:tcW w:w="2338" w:type="dxa"/>
          </w:tcPr>
          <w:p w14:paraId="707B9A04" w14:textId="32D61155"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23.69</w:t>
            </w:r>
          </w:p>
        </w:tc>
        <w:tc>
          <w:tcPr>
            <w:tcW w:w="2338" w:type="dxa"/>
          </w:tcPr>
          <w:p w14:paraId="2852F1C1" w14:textId="2F15A8B3" w:rsidR="00B96B53" w:rsidRPr="00100B73" w:rsidRDefault="00B96B53" w:rsidP="00100B73">
            <w:pPr>
              <w:spacing w:line="480" w:lineRule="auto"/>
              <w:rPr>
                <w:rFonts w:ascii="Times New Roman" w:hAnsi="Times New Roman"/>
                <w:sz w:val="24"/>
              </w:rPr>
            </w:pPr>
          </w:p>
        </w:tc>
      </w:tr>
      <w:tr w:rsidR="00B96B53" w:rsidRPr="00100B73" w14:paraId="36BAB265" w14:textId="111139C8" w:rsidTr="002E2DB9">
        <w:tc>
          <w:tcPr>
            <w:tcW w:w="2337" w:type="dxa"/>
          </w:tcPr>
          <w:p w14:paraId="3BC2CA4B" w14:textId="1686293C" w:rsidR="00B96B53" w:rsidRPr="00100B73" w:rsidRDefault="00B96B53" w:rsidP="00100B73">
            <w:pPr>
              <w:spacing w:line="480" w:lineRule="auto"/>
              <w:rPr>
                <w:rFonts w:ascii="Times New Roman" w:hAnsi="Times New Roman"/>
                <w:sz w:val="24"/>
              </w:rPr>
            </w:pPr>
            <w:r w:rsidRPr="00100B73">
              <w:rPr>
                <w:rFonts w:ascii="Times New Roman" w:hAnsi="Times New Roman"/>
                <w:sz w:val="24"/>
              </w:rPr>
              <w:lastRenderedPageBreak/>
              <w:t>Prisoners</w:t>
            </w:r>
          </w:p>
        </w:tc>
        <w:tc>
          <w:tcPr>
            <w:tcW w:w="2337" w:type="dxa"/>
          </w:tcPr>
          <w:p w14:paraId="3AD770B2" w14:textId="168AE6FD"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25.19</w:t>
            </w:r>
          </w:p>
        </w:tc>
        <w:tc>
          <w:tcPr>
            <w:tcW w:w="2338" w:type="dxa"/>
          </w:tcPr>
          <w:p w14:paraId="760B2125" w14:textId="117D695C" w:rsidR="00B96B53" w:rsidRPr="00100B73" w:rsidRDefault="00B96B53" w:rsidP="00100B73">
            <w:pPr>
              <w:spacing w:line="480" w:lineRule="auto"/>
              <w:rPr>
                <w:rFonts w:ascii="Times New Roman" w:hAnsi="Times New Roman"/>
                <w:sz w:val="24"/>
              </w:rPr>
            </w:pPr>
            <w:r w:rsidRPr="00100B73">
              <w:rPr>
                <w:rFonts w:ascii="Times New Roman" w:hAnsi="Times New Roman"/>
                <w:sz w:val="24"/>
              </w:rPr>
              <w:t>26.68</w:t>
            </w:r>
          </w:p>
        </w:tc>
        <w:tc>
          <w:tcPr>
            <w:tcW w:w="2338" w:type="dxa"/>
          </w:tcPr>
          <w:p w14:paraId="5CE257C4" w14:textId="38B3175A" w:rsidR="00B96B53" w:rsidRPr="00100B73" w:rsidRDefault="00DF586D" w:rsidP="00100B73">
            <w:pPr>
              <w:spacing w:line="48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0.30</w:t>
            </w:r>
          </w:p>
        </w:tc>
      </w:tr>
      <w:tr w:rsidR="00DF586D" w:rsidRPr="00100B73" w14:paraId="202034D0" w14:textId="724DD730" w:rsidTr="002E2DB9">
        <w:tc>
          <w:tcPr>
            <w:tcW w:w="2337" w:type="dxa"/>
          </w:tcPr>
          <w:p w14:paraId="335AAA34" w14:textId="49B4D18B"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Ex-felons</w:t>
            </w:r>
          </w:p>
        </w:tc>
        <w:tc>
          <w:tcPr>
            <w:tcW w:w="2337" w:type="dxa"/>
          </w:tcPr>
          <w:p w14:paraId="38405ABE" w14:textId="060A1A70"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31.22</w:t>
            </w:r>
          </w:p>
        </w:tc>
        <w:tc>
          <w:tcPr>
            <w:tcW w:w="2338" w:type="dxa"/>
          </w:tcPr>
          <w:p w14:paraId="17E5FA4D" w14:textId="1FDDE029"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27.97</w:t>
            </w:r>
          </w:p>
        </w:tc>
        <w:tc>
          <w:tcPr>
            <w:tcW w:w="2338" w:type="dxa"/>
          </w:tcPr>
          <w:p w14:paraId="2F45363D" w14:textId="206CDE7C" w:rsidR="00DF586D" w:rsidRPr="00100B73" w:rsidRDefault="00DF586D" w:rsidP="00100B73">
            <w:pPr>
              <w:spacing w:line="480" w:lineRule="auto"/>
              <w:rPr>
                <w:rFonts w:ascii="Times New Roman" w:hAnsi="Times New Roman"/>
                <w:sz w:val="24"/>
              </w:rPr>
            </w:pPr>
            <w:r w:rsidRPr="00100B73">
              <w:rPr>
                <w:rFonts w:ascii="Times New Roman" w:hAnsi="Times New Roman"/>
                <w:i/>
                <w:iCs/>
                <w:sz w:val="24"/>
              </w:rPr>
              <w:t xml:space="preserve">(vs criminals) </w:t>
            </w:r>
            <w:r w:rsidRPr="00100B73">
              <w:rPr>
                <w:rFonts w:ascii="Times New Roman" w:hAnsi="Times New Roman"/>
                <w:sz w:val="24"/>
              </w:rPr>
              <w:t>0.52</w:t>
            </w:r>
          </w:p>
        </w:tc>
      </w:tr>
      <w:tr w:rsidR="00DF586D" w:rsidRPr="00100B73" w14:paraId="472C8861" w14:textId="0D3E87EC" w:rsidTr="002E2DB9">
        <w:tc>
          <w:tcPr>
            <w:tcW w:w="2337" w:type="dxa"/>
          </w:tcPr>
          <w:p w14:paraId="0E96CF54" w14:textId="7A0C28F1"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Sex offenders</w:t>
            </w:r>
          </w:p>
        </w:tc>
        <w:tc>
          <w:tcPr>
            <w:tcW w:w="2337" w:type="dxa"/>
          </w:tcPr>
          <w:p w14:paraId="4A9C9318" w14:textId="4BE0B814"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9.55</w:t>
            </w:r>
          </w:p>
        </w:tc>
        <w:tc>
          <w:tcPr>
            <w:tcW w:w="2338" w:type="dxa"/>
          </w:tcPr>
          <w:p w14:paraId="73C3E7CB" w14:textId="7291D85B" w:rsidR="00DF586D" w:rsidRPr="00100B73" w:rsidRDefault="00DF586D" w:rsidP="00100B73">
            <w:pPr>
              <w:spacing w:line="480" w:lineRule="auto"/>
              <w:rPr>
                <w:rFonts w:ascii="Times New Roman" w:hAnsi="Times New Roman"/>
                <w:sz w:val="24"/>
              </w:rPr>
            </w:pPr>
            <w:r w:rsidRPr="00100B73">
              <w:rPr>
                <w:rFonts w:ascii="Times New Roman" w:hAnsi="Times New Roman"/>
                <w:sz w:val="24"/>
              </w:rPr>
              <w:t>26.68</w:t>
            </w:r>
          </w:p>
        </w:tc>
        <w:tc>
          <w:tcPr>
            <w:tcW w:w="2338" w:type="dxa"/>
          </w:tcPr>
          <w:p w14:paraId="32F12055" w14:textId="77777777" w:rsidR="00DF586D" w:rsidRPr="00100B73" w:rsidRDefault="00DF586D" w:rsidP="00100B73">
            <w:pPr>
              <w:spacing w:line="480" w:lineRule="auto"/>
              <w:rPr>
                <w:rFonts w:ascii="Times New Roman" w:hAnsi="Times New Roman"/>
                <w:sz w:val="24"/>
              </w:rPr>
            </w:pPr>
          </w:p>
        </w:tc>
      </w:tr>
    </w:tbl>
    <w:p w14:paraId="7D2FAD76" w14:textId="54035B1F" w:rsidR="00966CCC" w:rsidRPr="00100B73" w:rsidRDefault="00E63D0F" w:rsidP="00100B73">
      <w:pPr>
        <w:spacing w:line="480" w:lineRule="auto"/>
        <w:rPr>
          <w:rFonts w:ascii="Times New Roman" w:hAnsi="Times New Roman"/>
          <w:sz w:val="24"/>
        </w:rPr>
      </w:pPr>
      <w:r w:rsidRPr="00100B73">
        <w:rPr>
          <w:rFonts w:ascii="Times New Roman" w:hAnsi="Times New Roman"/>
          <w:sz w:val="24"/>
        </w:rPr>
        <w:t xml:space="preserve">  </w:t>
      </w:r>
      <w:r w:rsidR="00966CCC" w:rsidRPr="00100B73">
        <w:rPr>
          <w:rFonts w:ascii="Times New Roman" w:hAnsi="Times New Roman"/>
          <w:sz w:val="24"/>
        </w:rPr>
        <w:t xml:space="preserve"> </w:t>
      </w:r>
    </w:p>
    <w:p w14:paraId="77CC2E4D" w14:textId="11DBC408" w:rsidR="00DF586D" w:rsidRPr="00100B73" w:rsidRDefault="00DF586D" w:rsidP="00100B73">
      <w:pPr>
        <w:spacing w:line="480" w:lineRule="auto"/>
        <w:rPr>
          <w:rFonts w:ascii="Times New Roman" w:hAnsi="Times New Roman"/>
          <w:sz w:val="24"/>
        </w:rPr>
      </w:pPr>
      <w:commentRangeStart w:id="140"/>
      <w:r w:rsidRPr="00100B73">
        <w:rPr>
          <w:rFonts w:ascii="Times New Roman" w:hAnsi="Times New Roman"/>
          <w:sz w:val="24"/>
        </w:rPr>
        <w:t>As ballparks, I might expect the following differences:</w:t>
      </w:r>
    </w:p>
    <w:p w14:paraId="50C7F2FC" w14:textId="3D639D0A" w:rsidR="00DF586D" w:rsidRPr="00100B73" w:rsidRDefault="00DF586D" w:rsidP="00100B73">
      <w:pPr>
        <w:pStyle w:val="ListParagraph"/>
        <w:numPr>
          <w:ilvl w:val="0"/>
          <w:numId w:val="7"/>
        </w:numPr>
        <w:spacing w:line="480" w:lineRule="auto"/>
        <w:rPr>
          <w:rFonts w:ascii="Times New Roman" w:hAnsi="Times New Roman"/>
          <w:sz w:val="24"/>
        </w:rPr>
      </w:pPr>
      <w:r w:rsidRPr="00100B73">
        <w:rPr>
          <w:rFonts w:ascii="Times New Roman" w:hAnsi="Times New Roman"/>
          <w:sz w:val="24"/>
        </w:rPr>
        <w:t xml:space="preserve">Differences in deservingness evaluations of incarcerated parents and incarcerated people could be </w:t>
      </w:r>
      <w:proofErr w:type="gramStart"/>
      <w:r w:rsidRPr="00100B73">
        <w:rPr>
          <w:rFonts w:ascii="Times New Roman" w:hAnsi="Times New Roman"/>
          <w:sz w:val="24"/>
        </w:rPr>
        <w:t>similar to</w:t>
      </w:r>
      <w:proofErr w:type="gramEnd"/>
      <w:r w:rsidRPr="00100B73">
        <w:rPr>
          <w:rFonts w:ascii="Times New Roman" w:hAnsi="Times New Roman"/>
          <w:sz w:val="24"/>
        </w:rPr>
        <w:t xml:space="preserve"> that between DREAMers and illegal aliens (d = 0.50). </w:t>
      </w:r>
    </w:p>
    <w:p w14:paraId="712373B4" w14:textId="330C7AC4" w:rsidR="00DF586D" w:rsidRPr="00100B73" w:rsidRDefault="00DF586D" w:rsidP="00100B73">
      <w:pPr>
        <w:pStyle w:val="ListParagraph"/>
        <w:numPr>
          <w:ilvl w:val="0"/>
          <w:numId w:val="7"/>
        </w:numPr>
        <w:spacing w:line="480" w:lineRule="auto"/>
        <w:rPr>
          <w:rFonts w:ascii="Times New Roman" w:hAnsi="Times New Roman"/>
          <w:sz w:val="24"/>
        </w:rPr>
      </w:pPr>
      <w:r w:rsidRPr="00100B73">
        <w:rPr>
          <w:rFonts w:ascii="Times New Roman" w:hAnsi="Times New Roman"/>
          <w:sz w:val="24"/>
        </w:rPr>
        <w:t>Differences in deservingness evaluations of incarcerated women versus incarcerated people will be weaker than those between parents and incarcerated people</w:t>
      </w:r>
      <w:r w:rsidR="00742A2B" w:rsidRPr="00100B73">
        <w:rPr>
          <w:rFonts w:ascii="Times New Roman" w:hAnsi="Times New Roman"/>
          <w:sz w:val="24"/>
        </w:rPr>
        <w:t xml:space="preserve"> (should elaborate re: gender and social constructions, given my assumption people think criminal or prisoner = man). </w:t>
      </w:r>
    </w:p>
    <w:p w14:paraId="0EB616CD" w14:textId="59B58896" w:rsidR="00742A2B" w:rsidRPr="00100B73" w:rsidRDefault="00742A2B" w:rsidP="00100B73">
      <w:pPr>
        <w:pStyle w:val="ListParagraph"/>
        <w:numPr>
          <w:ilvl w:val="0"/>
          <w:numId w:val="7"/>
        </w:numPr>
        <w:spacing w:line="480" w:lineRule="auto"/>
        <w:rPr>
          <w:rFonts w:ascii="Times New Roman" w:hAnsi="Times New Roman"/>
          <w:sz w:val="24"/>
        </w:rPr>
      </w:pPr>
      <w:r w:rsidRPr="00100B73">
        <w:rPr>
          <w:rFonts w:ascii="Times New Roman" w:hAnsi="Times New Roman"/>
          <w:sz w:val="24"/>
        </w:rPr>
        <w:t>Differences in deservingness evaluations of incarcerated people versus criminals may be unchanged since 2018 (d = 0.30).</w:t>
      </w:r>
    </w:p>
    <w:p w14:paraId="7A82E6D4" w14:textId="77777777" w:rsidR="00742A2B" w:rsidRPr="00100B73" w:rsidRDefault="00742A2B" w:rsidP="00100B73">
      <w:pPr>
        <w:pStyle w:val="ListParagraph"/>
        <w:numPr>
          <w:ilvl w:val="0"/>
          <w:numId w:val="7"/>
        </w:numPr>
        <w:spacing w:line="480" w:lineRule="auto"/>
        <w:rPr>
          <w:rFonts w:ascii="Times New Roman" w:hAnsi="Times New Roman"/>
          <w:sz w:val="24"/>
        </w:rPr>
      </w:pPr>
      <w:r w:rsidRPr="00100B73">
        <w:rPr>
          <w:rFonts w:ascii="Times New Roman" w:hAnsi="Times New Roman"/>
          <w:sz w:val="24"/>
        </w:rPr>
        <w:t>Differences in evaluations of exonerated/wrongly convicted versus incarcerated people should be the largest difference observed (estimate d = 0.70).</w:t>
      </w:r>
    </w:p>
    <w:p w14:paraId="24DABD95" w14:textId="41760ADA" w:rsidR="00742A2B" w:rsidRPr="00100B73" w:rsidRDefault="00742A2B" w:rsidP="00100B73">
      <w:pPr>
        <w:pStyle w:val="ListParagraph"/>
        <w:numPr>
          <w:ilvl w:val="0"/>
          <w:numId w:val="7"/>
        </w:numPr>
        <w:spacing w:line="480" w:lineRule="auto"/>
        <w:rPr>
          <w:rFonts w:ascii="Times New Roman" w:hAnsi="Times New Roman"/>
          <w:sz w:val="24"/>
        </w:rPr>
      </w:pPr>
      <w:r w:rsidRPr="00100B73">
        <w:rPr>
          <w:rFonts w:ascii="Times New Roman" w:hAnsi="Times New Roman"/>
          <w:sz w:val="24"/>
        </w:rPr>
        <w:t>Differences in constructions of formerly incarcerated/ex-felons and criminals should resemble that between 2018 “ex-felons” and criminals (d = 0.52)</w:t>
      </w:r>
      <w:commentRangeEnd w:id="140"/>
      <w:r w:rsidR="005E326C">
        <w:rPr>
          <w:rStyle w:val="CommentReference"/>
        </w:rPr>
        <w:commentReference w:id="140"/>
      </w:r>
    </w:p>
    <w:p w14:paraId="79A42A56" w14:textId="7B71CB9E" w:rsidR="00DF288D" w:rsidRPr="00100B73" w:rsidRDefault="00EF483E" w:rsidP="00100B73">
      <w:pPr>
        <w:spacing w:line="480" w:lineRule="auto"/>
        <w:rPr>
          <w:rFonts w:ascii="Times New Roman" w:hAnsi="Times New Roman"/>
          <w:sz w:val="24"/>
        </w:rPr>
      </w:pPr>
      <w:commentRangeStart w:id="141"/>
      <w:r w:rsidRPr="00100B73">
        <w:rPr>
          <w:rFonts w:ascii="Times New Roman" w:hAnsi="Times New Roman"/>
          <w:sz w:val="24"/>
        </w:rPr>
        <w:t>Converting these effect sizes to Cohen’s f for ANOVA suggests my conservative estimate should be f = 0.11; liberal estimate based off the largest effect size (or that found between exonerated/wrongly convicted and criminals) should be f = 0.35, and a moderate effect size converted from median effect size should be f = 0.25</w:t>
      </w:r>
      <w:r w:rsidR="004867EF" w:rsidRPr="00100B73">
        <w:rPr>
          <w:rFonts w:ascii="Times New Roman" w:hAnsi="Times New Roman"/>
          <w:sz w:val="24"/>
        </w:rPr>
        <w:t>. I use f = 0.2</w:t>
      </w:r>
      <w:r w:rsidR="00460327" w:rsidRPr="00100B73">
        <w:rPr>
          <w:rFonts w:ascii="Times New Roman" w:hAnsi="Times New Roman"/>
          <w:sz w:val="24"/>
        </w:rPr>
        <w:t>5</w:t>
      </w:r>
      <w:r w:rsidR="004867EF" w:rsidRPr="00100B73">
        <w:rPr>
          <w:rFonts w:ascii="Times New Roman" w:hAnsi="Times New Roman"/>
          <w:sz w:val="24"/>
        </w:rPr>
        <w:t xml:space="preserve"> for</w:t>
      </w:r>
      <w:r w:rsidRPr="00100B73">
        <w:rPr>
          <w:rFonts w:ascii="Times New Roman" w:hAnsi="Times New Roman"/>
          <w:sz w:val="24"/>
        </w:rPr>
        <w:t xml:space="preserve"> effect size, </w:t>
      </w:r>
      <w:r w:rsidR="004867EF" w:rsidRPr="00100B73">
        <w:rPr>
          <w:rFonts w:ascii="Times New Roman" w:hAnsi="Times New Roman"/>
          <w:sz w:val="24"/>
        </w:rPr>
        <w:t xml:space="preserve">the standard 0.05 significance level (5% chance of finding a significant relationship in my sample that isn’t real in the world), the standard 0.80 power estimate (80% chance of detecting an effect on the </w:t>
      </w:r>
      <w:r w:rsidR="004867EF" w:rsidRPr="00100B73">
        <w:rPr>
          <w:rFonts w:ascii="Times New Roman" w:hAnsi="Times New Roman"/>
          <w:sz w:val="24"/>
        </w:rPr>
        <w:lastRenderedPageBreak/>
        <w:t xml:space="preserve">sample if it </w:t>
      </w:r>
      <w:proofErr w:type="gramStart"/>
      <w:r w:rsidR="004867EF" w:rsidRPr="00100B73">
        <w:rPr>
          <w:rFonts w:ascii="Times New Roman" w:hAnsi="Times New Roman"/>
          <w:sz w:val="24"/>
        </w:rPr>
        <w:t>actually exists</w:t>
      </w:r>
      <w:proofErr w:type="gramEnd"/>
      <w:r w:rsidR="004867EF" w:rsidRPr="00100B73">
        <w:rPr>
          <w:rFonts w:ascii="Times New Roman" w:hAnsi="Times New Roman"/>
          <w:sz w:val="24"/>
        </w:rPr>
        <w:t xml:space="preserve"> in the world)</w:t>
      </w:r>
      <w:r w:rsidR="00460327" w:rsidRPr="00100B73">
        <w:rPr>
          <w:rFonts w:ascii="Times New Roman" w:hAnsi="Times New Roman"/>
          <w:sz w:val="24"/>
        </w:rPr>
        <w:t>, and am evaluating 6 groups</w:t>
      </w:r>
      <w:r w:rsidR="004867EF" w:rsidRPr="00100B73">
        <w:rPr>
          <w:rFonts w:ascii="Times New Roman" w:hAnsi="Times New Roman"/>
          <w:sz w:val="24"/>
        </w:rPr>
        <w:t xml:space="preserve">. </w:t>
      </w:r>
      <w:r w:rsidR="00DF288D" w:rsidRPr="00100B73">
        <w:rPr>
          <w:rFonts w:ascii="Times New Roman" w:hAnsi="Times New Roman"/>
          <w:sz w:val="24"/>
        </w:rPr>
        <w:t xml:space="preserve">With these parameters, I get λ = 13.27, and estimate the minimum sample size needed </w:t>
      </w:r>
      <w:r w:rsidR="00460327" w:rsidRPr="00100B73">
        <w:rPr>
          <w:rFonts w:ascii="Times New Roman" w:hAnsi="Times New Roman"/>
          <w:sz w:val="24"/>
        </w:rPr>
        <w:t xml:space="preserve">to reach 80% power </w:t>
      </w:r>
      <w:r w:rsidR="00DF288D" w:rsidRPr="00100B73">
        <w:rPr>
          <w:rFonts w:ascii="Times New Roman" w:hAnsi="Times New Roman"/>
          <w:sz w:val="24"/>
        </w:rPr>
        <w:t>would be 180</w:t>
      </w:r>
      <w:r w:rsidR="00460327" w:rsidRPr="00100B73">
        <w:rPr>
          <w:rFonts w:ascii="Times New Roman" w:hAnsi="Times New Roman"/>
          <w:sz w:val="24"/>
        </w:rPr>
        <w:t xml:space="preserve"> total, </w:t>
      </w:r>
      <w:proofErr w:type="gramStart"/>
      <w:r w:rsidR="00460327" w:rsidRPr="00100B73">
        <w:rPr>
          <w:rFonts w:ascii="Times New Roman" w:hAnsi="Times New Roman"/>
          <w:sz w:val="24"/>
        </w:rPr>
        <w:t>or  30</w:t>
      </w:r>
      <w:proofErr w:type="gramEnd"/>
      <w:r w:rsidR="00460327" w:rsidRPr="00100B73">
        <w:rPr>
          <w:rFonts w:ascii="Times New Roman" w:hAnsi="Times New Roman"/>
          <w:sz w:val="24"/>
        </w:rPr>
        <w:t xml:space="preserve"> respondents per group</w:t>
      </w:r>
      <w:r w:rsidR="00DF288D" w:rsidRPr="00100B73">
        <w:rPr>
          <w:rFonts w:ascii="Times New Roman" w:hAnsi="Times New Roman"/>
          <w:sz w:val="24"/>
        </w:rPr>
        <w:t xml:space="preserve">, suggesting a sample of 2,716 participants total and 905 per rotating subgroup is more than sufficient. </w:t>
      </w:r>
      <w:r w:rsidR="00DF288D" w:rsidRPr="00100B73">
        <w:rPr>
          <w:rFonts w:ascii="Times New Roman" w:hAnsi="Times New Roman"/>
          <w:i/>
          <w:iCs/>
          <w:sz w:val="24"/>
        </w:rPr>
        <w:t xml:space="preserve">(**think I have done something wrong here). </w:t>
      </w:r>
      <w:commentRangeEnd w:id="141"/>
      <w:r w:rsidR="005E326C">
        <w:rPr>
          <w:rStyle w:val="CommentReference"/>
        </w:rPr>
        <w:commentReference w:id="141"/>
      </w:r>
    </w:p>
    <w:p w14:paraId="0E1EF7E7" w14:textId="15CFC8D8" w:rsidR="00EF483E" w:rsidRPr="00100B73" w:rsidRDefault="0074049F" w:rsidP="00100B73">
      <w:pPr>
        <w:spacing w:line="480" w:lineRule="auto"/>
        <w:rPr>
          <w:rFonts w:ascii="Times New Roman" w:hAnsi="Times New Roman"/>
          <w:sz w:val="24"/>
        </w:rPr>
      </w:pPr>
      <w:r w:rsidRPr="00100B73">
        <w:rPr>
          <w:rFonts w:ascii="Times New Roman" w:hAnsi="Times New Roman"/>
          <w:sz w:val="24"/>
        </w:rPr>
        <w:tab/>
        <w:t xml:space="preserve">Considering my other hypotheses, this sample size will allow me to control for multiple covariates, examine, interaction effects, and conduct meaningful analysis on deservingness </w:t>
      </w:r>
      <w:r w:rsidR="0021331E" w:rsidRPr="00100B73">
        <w:rPr>
          <w:rFonts w:ascii="Times New Roman" w:hAnsi="Times New Roman"/>
          <w:sz w:val="24"/>
        </w:rPr>
        <w:t>with subsetting. If the 2,716 participants are representative of the US, the sample notably should be large enough to examine how being incarcerated (about 1 in 20</w:t>
      </w:r>
      <w:r w:rsidR="0048701A" w:rsidRPr="00100B73">
        <w:rPr>
          <w:rFonts w:ascii="Times New Roman" w:hAnsi="Times New Roman"/>
          <w:sz w:val="24"/>
        </w:rPr>
        <w:t xml:space="preserve"> Americans) shapes deservingness evaluations.</w:t>
      </w:r>
    </w:p>
    <w:p w14:paraId="5D163855" w14:textId="77777777" w:rsidR="0074049F" w:rsidRPr="00100B73" w:rsidRDefault="0074049F" w:rsidP="00100B73">
      <w:pPr>
        <w:spacing w:line="480" w:lineRule="auto"/>
        <w:rPr>
          <w:rFonts w:ascii="Times New Roman" w:hAnsi="Times New Roman"/>
          <w:b/>
          <w:bCs/>
          <w:sz w:val="24"/>
        </w:rPr>
      </w:pPr>
    </w:p>
    <w:p w14:paraId="469231B4" w14:textId="18DA69F1" w:rsidR="00666F92" w:rsidRPr="00100B73" w:rsidRDefault="00666F92" w:rsidP="00100B73">
      <w:pPr>
        <w:spacing w:line="480" w:lineRule="auto"/>
        <w:rPr>
          <w:rFonts w:ascii="Times New Roman" w:hAnsi="Times New Roman"/>
          <w:b/>
          <w:bCs/>
          <w:sz w:val="24"/>
        </w:rPr>
      </w:pPr>
      <w:r w:rsidRPr="00100B73">
        <w:rPr>
          <w:rFonts w:ascii="Times New Roman" w:hAnsi="Times New Roman"/>
          <w:b/>
          <w:bCs/>
          <w:sz w:val="24"/>
        </w:rPr>
        <w:t>Variables</w:t>
      </w:r>
    </w:p>
    <w:p w14:paraId="21DDEA29" w14:textId="6DDF29AC" w:rsidR="00407A3C" w:rsidRPr="00100B73" w:rsidRDefault="006B71F2" w:rsidP="00100B73">
      <w:pPr>
        <w:spacing w:line="480" w:lineRule="auto"/>
        <w:rPr>
          <w:rFonts w:ascii="Times New Roman" w:hAnsi="Times New Roman"/>
          <w:sz w:val="24"/>
        </w:rPr>
      </w:pPr>
      <w:r w:rsidRPr="00100B73">
        <w:rPr>
          <w:rFonts w:ascii="Times New Roman" w:hAnsi="Times New Roman"/>
          <w:sz w:val="24"/>
        </w:rPr>
        <w:t>The following are between-subjects, single-outcome variables of interest.</w:t>
      </w:r>
    </w:p>
    <w:p w14:paraId="0677300C" w14:textId="2946F2D0" w:rsidR="00246F27" w:rsidRPr="00100B73" w:rsidRDefault="00246F27" w:rsidP="00100B73">
      <w:pPr>
        <w:spacing w:line="480" w:lineRule="auto"/>
        <w:rPr>
          <w:rFonts w:ascii="Times New Roman" w:hAnsi="Times New Roman"/>
          <w:b/>
          <w:bCs/>
          <w:sz w:val="24"/>
        </w:rPr>
      </w:pPr>
      <w:r w:rsidRPr="00100B73">
        <w:rPr>
          <w:rFonts w:ascii="Times New Roman" w:hAnsi="Times New Roman"/>
          <w:b/>
          <w:bCs/>
          <w:sz w:val="24"/>
        </w:rPr>
        <w:t>Dependent Variables</w:t>
      </w:r>
    </w:p>
    <w:p w14:paraId="46B5E1E7" w14:textId="36550834" w:rsidR="00EF7D3C" w:rsidRPr="00100B73" w:rsidRDefault="0006496D" w:rsidP="00100B73">
      <w:pPr>
        <w:spacing w:line="480" w:lineRule="auto"/>
        <w:rPr>
          <w:rFonts w:ascii="Times New Roman" w:hAnsi="Times New Roman"/>
          <w:sz w:val="24"/>
        </w:rPr>
      </w:pPr>
      <w:r w:rsidRPr="00100B73">
        <w:rPr>
          <w:rFonts w:ascii="Times New Roman" w:hAnsi="Times New Roman"/>
          <w:sz w:val="24"/>
          <w:u w:val="single"/>
        </w:rPr>
        <w:t>Perceptions of Incarcerated Sub-Groups Deservingness</w:t>
      </w:r>
      <w:r w:rsidRPr="00100B73">
        <w:rPr>
          <w:rFonts w:ascii="Times New Roman" w:hAnsi="Times New Roman"/>
          <w:sz w:val="24"/>
        </w:rPr>
        <w:t xml:space="preserve"> – Respondents are asked to assess the deservingness of a battery of a first cluster target populations in randomized order using a </w:t>
      </w:r>
      <w:r w:rsidR="0074049F" w:rsidRPr="00100B73">
        <w:rPr>
          <w:rFonts w:ascii="Times New Roman" w:hAnsi="Times New Roman"/>
          <w:sz w:val="24"/>
        </w:rPr>
        <w:t xml:space="preserve">0-100 </w:t>
      </w:r>
      <w:r w:rsidRPr="00100B73">
        <w:rPr>
          <w:rFonts w:ascii="Times New Roman" w:hAnsi="Times New Roman"/>
          <w:sz w:val="24"/>
        </w:rPr>
        <w:t xml:space="preserve">slider scale set to 50. This first cluster will include “criminals,” “incarcerated women,” and “incarcerated people/prisoners.” Next, respondents are divided into three groups (A, B, and C) two of which (A and C) additional incarcerated/criminal sub-types. Respondents in group A are also asked to evaluate “incarcerated parents” and “exonerated/wrongfully convicted.” Group C are asked to evaluate the deservingness/power of “formerly incarcerated/ex-felons” and “sex offenders. “ </w:t>
      </w:r>
    </w:p>
    <w:p w14:paraId="3D354288" w14:textId="77777777" w:rsidR="00645EBC" w:rsidRPr="00100B73" w:rsidRDefault="00645EBC" w:rsidP="00100B73">
      <w:pPr>
        <w:spacing w:line="480" w:lineRule="auto"/>
        <w:rPr>
          <w:rFonts w:ascii="Times New Roman" w:hAnsi="Times New Roman"/>
          <w:sz w:val="24"/>
          <w:u w:val="single"/>
        </w:rPr>
      </w:pPr>
    </w:p>
    <w:p w14:paraId="4D05F9BC" w14:textId="7DE16E27" w:rsidR="006B71F2" w:rsidRPr="00100B73" w:rsidRDefault="00645EBC" w:rsidP="00100B73">
      <w:pPr>
        <w:spacing w:line="480" w:lineRule="auto"/>
        <w:rPr>
          <w:rFonts w:ascii="Times New Roman" w:hAnsi="Times New Roman"/>
          <w:sz w:val="24"/>
        </w:rPr>
      </w:pPr>
      <w:r w:rsidRPr="00100B73">
        <w:rPr>
          <w:rFonts w:ascii="Times New Roman" w:hAnsi="Times New Roman"/>
          <w:sz w:val="24"/>
          <w:u w:val="single"/>
        </w:rPr>
        <w:lastRenderedPageBreak/>
        <w:t>Sub-Group Policy Views</w:t>
      </w:r>
      <w:r w:rsidRPr="00100B73">
        <w:rPr>
          <w:rFonts w:ascii="Times New Roman" w:hAnsi="Times New Roman"/>
          <w:sz w:val="24"/>
        </w:rPr>
        <w:t xml:space="preserve"> – Respondents’ support for policies that target incarcerated subsets of interest will be measured with a 5-point Liker Scale of policies in randomized order. Respondents are told “some people would like to see changes to incarceration in the United States,” and asked if they support or oppose:</w:t>
      </w:r>
    </w:p>
    <w:p w14:paraId="34FB2602" w14:textId="2867752B"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 xml:space="preserve">Allow the death penalty for people convicted of murder. </w:t>
      </w:r>
    </w:p>
    <w:p w14:paraId="382BEF8F" w14:textId="599BE3C9"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Require that prison laborers be paid according to state minimum wage.</w:t>
      </w:r>
    </w:p>
    <w:p w14:paraId="25AB21DE" w14:textId="6A1000EE"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Eliminating costs for phone calls between people in prison and their families or communities.</w:t>
      </w:r>
    </w:p>
    <w:p w14:paraId="482AB543" w14:textId="33A5978B"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Increasing funding for accredited GED and college courses in prisons.</w:t>
      </w:r>
    </w:p>
    <w:p w14:paraId="689508DB" w14:textId="5F069626"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 xml:space="preserve">Maintaining the use of life without the possibility of parole sentences. </w:t>
      </w:r>
    </w:p>
    <w:p w14:paraId="13E6B6B2" w14:textId="5B7DC8AD" w:rsidR="00645EBC" w:rsidRPr="00100B73" w:rsidRDefault="00645EBC" w:rsidP="00100B73">
      <w:pPr>
        <w:pStyle w:val="ListParagraph"/>
        <w:numPr>
          <w:ilvl w:val="0"/>
          <w:numId w:val="4"/>
        </w:numPr>
        <w:spacing w:line="480" w:lineRule="auto"/>
        <w:rPr>
          <w:rFonts w:ascii="Times New Roman" w:hAnsi="Times New Roman"/>
          <w:sz w:val="24"/>
        </w:rPr>
      </w:pPr>
      <w:r w:rsidRPr="00100B73">
        <w:rPr>
          <w:rFonts w:ascii="Times New Roman" w:hAnsi="Times New Roman"/>
          <w:sz w:val="24"/>
        </w:rPr>
        <w:t xml:space="preserve">Allow judges to offer parents of young children sentencing alternatives, like parole. </w:t>
      </w:r>
    </w:p>
    <w:p w14:paraId="260AD097" w14:textId="5A14B548" w:rsidR="00645EBC" w:rsidRPr="00100B73" w:rsidRDefault="00645EBC" w:rsidP="00100B73">
      <w:pPr>
        <w:spacing w:line="480" w:lineRule="auto"/>
        <w:rPr>
          <w:rFonts w:ascii="Times New Roman" w:hAnsi="Times New Roman"/>
          <w:sz w:val="24"/>
        </w:rPr>
      </w:pPr>
      <w:r w:rsidRPr="00100B73">
        <w:rPr>
          <w:rFonts w:ascii="Times New Roman" w:hAnsi="Times New Roman"/>
          <w:sz w:val="24"/>
        </w:rPr>
        <w:t>In a subsequent section with binary (favor, oppose, don’t know/no opinion) questions on election reform policy, participants are also asked about “requiring that jail and election officers ensure that incarcerated people who are eligible to vote while incarcerated are able to exercise that right.”</w:t>
      </w:r>
    </w:p>
    <w:p w14:paraId="3DEE2EF2" w14:textId="77777777" w:rsidR="00277B79" w:rsidRPr="00100B73" w:rsidRDefault="00277B79" w:rsidP="00100B73">
      <w:pPr>
        <w:spacing w:line="480" w:lineRule="auto"/>
        <w:rPr>
          <w:rFonts w:ascii="Times New Roman" w:hAnsi="Times New Roman"/>
          <w:b/>
          <w:bCs/>
          <w:sz w:val="24"/>
        </w:rPr>
      </w:pPr>
    </w:p>
    <w:p w14:paraId="1F9E4AEB" w14:textId="1F44253D" w:rsidR="006776EB" w:rsidRPr="00100B73" w:rsidRDefault="0074049F" w:rsidP="00100B73">
      <w:pPr>
        <w:spacing w:line="480" w:lineRule="auto"/>
        <w:rPr>
          <w:rFonts w:ascii="Times New Roman" w:hAnsi="Times New Roman"/>
          <w:b/>
          <w:bCs/>
          <w:sz w:val="24"/>
        </w:rPr>
      </w:pPr>
      <w:r w:rsidRPr="00100B73">
        <w:rPr>
          <w:rFonts w:ascii="Times New Roman" w:hAnsi="Times New Roman"/>
          <w:b/>
          <w:bCs/>
          <w:sz w:val="24"/>
        </w:rPr>
        <w:t>Independent Variables</w:t>
      </w:r>
    </w:p>
    <w:p w14:paraId="3FCA1C33" w14:textId="1C8A7C23" w:rsidR="00FE0B41" w:rsidRPr="00100B73" w:rsidRDefault="002F2F8C" w:rsidP="00100B73">
      <w:pPr>
        <w:spacing w:line="480" w:lineRule="auto"/>
        <w:rPr>
          <w:rFonts w:ascii="Times New Roman" w:hAnsi="Times New Roman"/>
          <w:sz w:val="24"/>
        </w:rPr>
      </w:pPr>
      <w:r w:rsidRPr="00100B73">
        <w:rPr>
          <w:rFonts w:ascii="Times New Roman" w:hAnsi="Times New Roman"/>
          <w:sz w:val="24"/>
          <w:u w:val="single"/>
        </w:rPr>
        <w:t xml:space="preserve">A. </w:t>
      </w:r>
      <w:r w:rsidR="00FE0B41" w:rsidRPr="00100B73">
        <w:rPr>
          <w:rFonts w:ascii="Times New Roman" w:hAnsi="Times New Roman"/>
          <w:sz w:val="24"/>
          <w:u w:val="single"/>
        </w:rPr>
        <w:t xml:space="preserve">Social connections to incarcerated people </w:t>
      </w:r>
      <w:r w:rsidR="00FE0B41" w:rsidRPr="00100B73">
        <w:rPr>
          <w:rFonts w:ascii="Times New Roman" w:hAnsi="Times New Roman"/>
          <w:sz w:val="24"/>
        </w:rPr>
        <w:t xml:space="preserve">– Respondents are asked whether in the past five years, they or someone they know closely experienced 11 different items in randomized order as a binary “you,” “someone you know well,” or “no/don’t know” question. One item is “been incarcerated in jail or prison.” Respondents are reminded that answers are confidential. </w:t>
      </w:r>
    </w:p>
    <w:p w14:paraId="5978F12A" w14:textId="77777777" w:rsidR="00FE0B41" w:rsidRPr="00100B73" w:rsidRDefault="00FE0B41" w:rsidP="00100B73">
      <w:pPr>
        <w:spacing w:line="480" w:lineRule="auto"/>
        <w:rPr>
          <w:rFonts w:ascii="Times New Roman" w:hAnsi="Times New Roman"/>
          <w:sz w:val="24"/>
        </w:rPr>
      </w:pPr>
    </w:p>
    <w:p w14:paraId="21829FCA" w14:textId="7351358A" w:rsidR="00FE0B41" w:rsidRPr="00100B73" w:rsidRDefault="002F2F8C" w:rsidP="00100B73">
      <w:pPr>
        <w:spacing w:line="480" w:lineRule="auto"/>
        <w:rPr>
          <w:rFonts w:ascii="Times New Roman" w:hAnsi="Times New Roman"/>
          <w:sz w:val="24"/>
        </w:rPr>
      </w:pPr>
      <w:r w:rsidRPr="00100B73">
        <w:rPr>
          <w:rFonts w:ascii="Times New Roman" w:hAnsi="Times New Roman"/>
          <w:sz w:val="24"/>
          <w:u w:val="single"/>
        </w:rPr>
        <w:lastRenderedPageBreak/>
        <w:t xml:space="preserve">B </w:t>
      </w:r>
      <w:r w:rsidR="0074049F" w:rsidRPr="00100B73">
        <w:rPr>
          <w:rFonts w:ascii="Times New Roman" w:hAnsi="Times New Roman"/>
          <w:sz w:val="24"/>
          <w:u w:val="single"/>
        </w:rPr>
        <w:t>Personal Experiences/</w:t>
      </w:r>
      <w:r w:rsidR="00FE0B41" w:rsidRPr="00100B73">
        <w:rPr>
          <w:rFonts w:ascii="Times New Roman" w:hAnsi="Times New Roman"/>
          <w:sz w:val="24"/>
          <w:u w:val="single"/>
        </w:rPr>
        <w:t>Victimhood</w:t>
      </w:r>
      <w:r w:rsidR="00FE0B41" w:rsidRPr="00100B73">
        <w:rPr>
          <w:rFonts w:ascii="Times New Roman" w:hAnsi="Times New Roman"/>
          <w:sz w:val="24"/>
        </w:rPr>
        <w:t xml:space="preserve"> – Whether respondents have been victims of a violent crime, or someone they “know well” has, is included in the </w:t>
      </w:r>
      <w:proofErr w:type="gramStart"/>
      <w:r w:rsidR="00FE0B41" w:rsidRPr="00100B73">
        <w:rPr>
          <w:rFonts w:ascii="Times New Roman" w:hAnsi="Times New Roman"/>
          <w:sz w:val="24"/>
        </w:rPr>
        <w:t>aforementioned experiences</w:t>
      </w:r>
      <w:proofErr w:type="gramEnd"/>
      <w:r w:rsidR="00FE0B41" w:rsidRPr="00100B73">
        <w:rPr>
          <w:rFonts w:ascii="Times New Roman" w:hAnsi="Times New Roman"/>
          <w:sz w:val="24"/>
        </w:rPr>
        <w:t xml:space="preserve"> block. </w:t>
      </w:r>
    </w:p>
    <w:p w14:paraId="7320414B" w14:textId="77777777" w:rsidR="00353985" w:rsidRPr="00100B73" w:rsidRDefault="00353985" w:rsidP="00100B73">
      <w:pPr>
        <w:spacing w:line="480" w:lineRule="auto"/>
        <w:rPr>
          <w:rFonts w:ascii="Times New Roman" w:hAnsi="Times New Roman"/>
          <w:sz w:val="24"/>
        </w:rPr>
      </w:pPr>
    </w:p>
    <w:p w14:paraId="2FE8CBD3" w14:textId="327C5CA3" w:rsidR="00A753E3" w:rsidRPr="00100B73" w:rsidRDefault="002F2F8C" w:rsidP="00100B73">
      <w:pPr>
        <w:spacing w:line="480" w:lineRule="auto"/>
        <w:rPr>
          <w:rFonts w:ascii="Times New Roman" w:hAnsi="Times New Roman"/>
          <w:sz w:val="24"/>
        </w:rPr>
      </w:pPr>
      <w:r w:rsidRPr="00100B73">
        <w:rPr>
          <w:rFonts w:ascii="Times New Roman" w:hAnsi="Times New Roman"/>
          <w:sz w:val="24"/>
          <w:u w:val="single"/>
        </w:rPr>
        <w:t xml:space="preserve">C </w:t>
      </w:r>
      <w:r w:rsidR="0006496D" w:rsidRPr="00100B73">
        <w:rPr>
          <w:rFonts w:ascii="Times New Roman" w:hAnsi="Times New Roman"/>
          <w:sz w:val="24"/>
          <w:u w:val="single"/>
        </w:rPr>
        <w:t>Punitiveness</w:t>
      </w:r>
      <w:r w:rsidR="0006496D" w:rsidRPr="00100B73">
        <w:rPr>
          <w:rFonts w:ascii="Times New Roman" w:hAnsi="Times New Roman"/>
          <w:sz w:val="24"/>
        </w:rPr>
        <w:t xml:space="preserve"> </w:t>
      </w:r>
      <w:r w:rsidR="00A753E3" w:rsidRPr="00100B73">
        <w:rPr>
          <w:rFonts w:ascii="Times New Roman" w:hAnsi="Times New Roman"/>
          <w:sz w:val="24"/>
        </w:rPr>
        <w:t>–</w:t>
      </w:r>
      <w:r w:rsidR="0006496D" w:rsidRPr="00100B73">
        <w:rPr>
          <w:rFonts w:ascii="Times New Roman" w:hAnsi="Times New Roman"/>
          <w:sz w:val="24"/>
        </w:rPr>
        <w:t xml:space="preserve"> </w:t>
      </w:r>
      <w:r w:rsidR="00A753E3" w:rsidRPr="00100B73">
        <w:rPr>
          <w:rFonts w:ascii="Times New Roman" w:hAnsi="Times New Roman"/>
          <w:sz w:val="24"/>
        </w:rPr>
        <w:t xml:space="preserve">Punitiveness will be measured with </w:t>
      </w:r>
      <w:r w:rsidR="00A753E3" w:rsidRPr="00100B73">
        <w:rPr>
          <w:rFonts w:ascii="Times New Roman" w:hAnsi="Times New Roman"/>
          <w:sz w:val="24"/>
          <w:u w:val="single"/>
        </w:rPr>
        <w:t>two</w:t>
      </w:r>
      <w:r w:rsidR="00A753E3" w:rsidRPr="00100B73">
        <w:rPr>
          <w:rFonts w:ascii="Times New Roman" w:hAnsi="Times New Roman"/>
          <w:sz w:val="24"/>
        </w:rPr>
        <w:t xml:space="preserve"> variables. The first measure will be a 7-point scale question reflecting respondent’s views about the purpose of incarceration. </w:t>
      </w:r>
    </w:p>
    <w:p w14:paraId="3512E979" w14:textId="77777777" w:rsidR="00A753E3" w:rsidRPr="00100B73" w:rsidRDefault="00A753E3" w:rsidP="00100B73">
      <w:pPr>
        <w:spacing w:line="480" w:lineRule="auto"/>
        <w:ind w:left="720"/>
        <w:rPr>
          <w:rFonts w:ascii="Times New Roman" w:hAnsi="Times New Roman"/>
          <w:i/>
          <w:iCs/>
          <w:sz w:val="24"/>
        </w:rPr>
      </w:pPr>
      <w:r w:rsidRPr="00100B73">
        <w:rPr>
          <w:rFonts w:ascii="Times New Roman" w:hAnsi="Times New Roman"/>
          <w:i/>
          <w:iCs/>
          <w:sz w:val="24"/>
        </w:rPr>
        <w:t xml:space="preserve">People disagree about the purpose of incarceration, with some believing the objective is to punish incarcerated individuals for past actions while others believe the objective is to rehabilitate people to become productive members of society. </w:t>
      </w:r>
    </w:p>
    <w:p w14:paraId="3193A4B2" w14:textId="77777777" w:rsidR="00A753E3" w:rsidRPr="00100B73" w:rsidRDefault="00A753E3" w:rsidP="00100B73">
      <w:pPr>
        <w:spacing w:line="480" w:lineRule="auto"/>
        <w:ind w:left="720"/>
        <w:rPr>
          <w:rFonts w:ascii="Times New Roman" w:hAnsi="Times New Roman"/>
          <w:i/>
          <w:iCs/>
          <w:sz w:val="24"/>
        </w:rPr>
      </w:pPr>
    </w:p>
    <w:p w14:paraId="0821FD0F" w14:textId="77777777" w:rsidR="00A753E3" w:rsidRPr="00100B73" w:rsidRDefault="00A753E3" w:rsidP="00100B73">
      <w:pPr>
        <w:spacing w:line="480" w:lineRule="auto"/>
        <w:ind w:left="720"/>
        <w:rPr>
          <w:rFonts w:ascii="Times New Roman" w:hAnsi="Times New Roman"/>
          <w:sz w:val="24"/>
        </w:rPr>
      </w:pPr>
      <w:r w:rsidRPr="00100B73">
        <w:rPr>
          <w:rFonts w:ascii="Times New Roman" w:hAnsi="Times New Roman"/>
          <w:i/>
          <w:iCs/>
          <w:sz w:val="24"/>
        </w:rPr>
        <w:t xml:space="preserve">When it comes to incarceration, where would you place yourself on this scale with one (1) being to punish incarcerated individuals for past actions and seven (7) being to rehabilitate people to become productive members of society. </w:t>
      </w:r>
    </w:p>
    <w:p w14:paraId="040E5657" w14:textId="77777777" w:rsidR="00A753E3" w:rsidRPr="00100B73" w:rsidRDefault="00A753E3" w:rsidP="00100B73">
      <w:pPr>
        <w:spacing w:line="480" w:lineRule="auto"/>
        <w:rPr>
          <w:rFonts w:ascii="Times New Roman" w:hAnsi="Times New Roman"/>
          <w:sz w:val="24"/>
          <w:u w:val="single"/>
        </w:rPr>
      </w:pPr>
    </w:p>
    <w:p w14:paraId="75EFE8CD" w14:textId="77777777" w:rsidR="00EF7D3C" w:rsidRPr="00100B73" w:rsidRDefault="00A753E3" w:rsidP="00100B73">
      <w:pPr>
        <w:spacing w:line="480" w:lineRule="auto"/>
        <w:rPr>
          <w:rFonts w:ascii="Times New Roman" w:hAnsi="Times New Roman"/>
          <w:sz w:val="24"/>
        </w:rPr>
      </w:pPr>
      <w:r w:rsidRPr="00100B73">
        <w:rPr>
          <w:rFonts w:ascii="Times New Roman" w:hAnsi="Times New Roman"/>
          <w:sz w:val="24"/>
        </w:rPr>
        <w:t xml:space="preserve">While this question could reflect positive responses, rather than normative beliefs about what should be, it will be coupled with a composite variable made up of respondents’ support for the death penalty “for people convicted of murder” and “maintaining the use of life without the possibility of parole sentences.” Responses will be measured on a 5-point Likert scale, in a question cluster that includes additional criminal legal/prison policies. </w:t>
      </w:r>
      <w:r w:rsidR="000B548D" w:rsidRPr="00100B73">
        <w:rPr>
          <w:rFonts w:ascii="Times New Roman" w:hAnsi="Times New Roman"/>
          <w:sz w:val="24"/>
        </w:rPr>
        <w:t xml:space="preserve">The order in which respondents see the two policy questions as well as policy questions versus the purpose of punishment will be randomized. </w:t>
      </w:r>
    </w:p>
    <w:p w14:paraId="6EDBC9C4" w14:textId="2E94A88D" w:rsidR="00D63805" w:rsidRPr="00100B73" w:rsidRDefault="0048701A" w:rsidP="0023335C">
      <w:pPr>
        <w:rPr>
          <w:rFonts w:ascii="Times New Roman" w:hAnsi="Times New Roman"/>
          <w:i/>
          <w:iCs/>
          <w:sz w:val="24"/>
        </w:rPr>
      </w:pPr>
      <w:commentRangeStart w:id="142"/>
      <w:r w:rsidRPr="00100B73">
        <w:rPr>
          <w:rFonts w:ascii="Times New Roman" w:hAnsi="Times New Roman"/>
          <w:i/>
          <w:iCs/>
          <w:sz w:val="24"/>
        </w:rPr>
        <w:t xml:space="preserve">Note: for a next draft, I would like to develop a comparison with other target group subsets (welfare recipients and </w:t>
      </w:r>
      <w:proofErr w:type="spellStart"/>
      <w:r w:rsidRPr="00100B73">
        <w:rPr>
          <w:rFonts w:ascii="Times New Roman" w:hAnsi="Times New Roman"/>
          <w:i/>
          <w:iCs/>
          <w:sz w:val="24"/>
        </w:rPr>
        <w:t>im</w:t>
      </w:r>
      <w:proofErr w:type="spellEnd"/>
      <w:r w:rsidRPr="00100B73">
        <w:rPr>
          <w:rFonts w:ascii="Times New Roman" w:hAnsi="Times New Roman"/>
          <w:i/>
          <w:iCs/>
          <w:sz w:val="24"/>
        </w:rPr>
        <w:t xml:space="preserve">/migrants). I’d like to explore punitiveness as a thing that reflects more than principled belief in individual responsibility. Think I am saying that punitiveness falls within social construction. It makes sense that I would want to compare the how subsetting across groups </w:t>
      </w:r>
      <w:proofErr w:type="gramStart"/>
      <w:r w:rsidRPr="00100B73">
        <w:rPr>
          <w:rFonts w:ascii="Times New Roman" w:hAnsi="Times New Roman"/>
          <w:i/>
          <w:iCs/>
          <w:sz w:val="24"/>
        </w:rPr>
        <w:t>who’s</w:t>
      </w:r>
      <w:proofErr w:type="gramEnd"/>
      <w:r w:rsidRPr="00100B73">
        <w:rPr>
          <w:rFonts w:ascii="Times New Roman" w:hAnsi="Times New Roman"/>
          <w:i/>
          <w:iCs/>
          <w:sz w:val="24"/>
        </w:rPr>
        <w:t xml:space="preserve"> constructions involve individual responsibility and/or deviant(ish) varies/compares </w:t>
      </w:r>
      <w:r w:rsidRPr="00100B73">
        <w:rPr>
          <w:rFonts w:ascii="Times New Roman" w:hAnsi="Times New Roman"/>
          <w:i/>
          <w:iCs/>
          <w:sz w:val="24"/>
        </w:rPr>
        <w:lastRenderedPageBreak/>
        <w:t>to subsetting of ‘criminals.’ And then</w:t>
      </w:r>
      <w:r w:rsidR="00080950" w:rsidRPr="00100B73">
        <w:rPr>
          <w:rFonts w:ascii="Times New Roman" w:hAnsi="Times New Roman"/>
          <w:i/>
          <w:iCs/>
          <w:sz w:val="24"/>
        </w:rPr>
        <w:t xml:space="preserve"> relationship between those changes and race, racial resentment, personal experiences/hardship more broadly.</w:t>
      </w:r>
      <w:commentRangeEnd w:id="142"/>
      <w:r w:rsidR="00633310">
        <w:rPr>
          <w:rStyle w:val="CommentReference"/>
        </w:rPr>
        <w:commentReference w:id="142"/>
      </w:r>
    </w:p>
    <w:p w14:paraId="2C2171B8" w14:textId="77777777" w:rsidR="00080950" w:rsidRPr="00100B73" w:rsidRDefault="00080950" w:rsidP="00100B73">
      <w:pPr>
        <w:spacing w:line="480" w:lineRule="auto"/>
        <w:rPr>
          <w:rFonts w:ascii="Times New Roman" w:hAnsi="Times New Roman"/>
          <w:sz w:val="24"/>
          <w:u w:val="single"/>
        </w:rPr>
      </w:pPr>
    </w:p>
    <w:p w14:paraId="7A57EAB4" w14:textId="18130131" w:rsidR="00524A38" w:rsidRPr="00100B73" w:rsidRDefault="002F2F8C" w:rsidP="00100B73">
      <w:pPr>
        <w:spacing w:line="480" w:lineRule="auto"/>
        <w:rPr>
          <w:rFonts w:ascii="Times New Roman" w:hAnsi="Times New Roman"/>
          <w:sz w:val="24"/>
          <w:u w:val="single"/>
        </w:rPr>
      </w:pPr>
      <w:r w:rsidRPr="00100B73">
        <w:rPr>
          <w:rFonts w:ascii="Times New Roman" w:hAnsi="Times New Roman"/>
          <w:sz w:val="24"/>
          <w:u w:val="single"/>
        </w:rPr>
        <w:t xml:space="preserve">D </w:t>
      </w:r>
      <w:r w:rsidR="00524A38" w:rsidRPr="00100B73">
        <w:rPr>
          <w:rFonts w:ascii="Times New Roman" w:hAnsi="Times New Roman"/>
          <w:sz w:val="24"/>
          <w:u w:val="single"/>
        </w:rPr>
        <w:t>Economic Individualism/Conservativism</w:t>
      </w:r>
    </w:p>
    <w:p w14:paraId="112D52E1" w14:textId="6ADA76B7" w:rsidR="00D63805" w:rsidRPr="00100B73" w:rsidRDefault="00D63805" w:rsidP="00100B73">
      <w:pPr>
        <w:spacing w:line="480" w:lineRule="auto"/>
        <w:rPr>
          <w:rFonts w:ascii="Times New Roman" w:hAnsi="Times New Roman"/>
          <w:sz w:val="24"/>
        </w:rPr>
      </w:pPr>
      <w:r w:rsidRPr="00100B73">
        <w:rPr>
          <w:rFonts w:ascii="Times New Roman" w:hAnsi="Times New Roman"/>
          <w:sz w:val="24"/>
        </w:rPr>
        <w:t xml:space="preserve">Respondents are asked </w:t>
      </w:r>
      <w:r w:rsidR="00080950" w:rsidRPr="00100B73">
        <w:rPr>
          <w:rFonts w:ascii="Times New Roman" w:hAnsi="Times New Roman"/>
          <w:sz w:val="24"/>
        </w:rPr>
        <w:t>four</w:t>
      </w:r>
      <w:r w:rsidRPr="00100B73">
        <w:rPr>
          <w:rFonts w:ascii="Times New Roman" w:hAnsi="Times New Roman"/>
          <w:sz w:val="24"/>
        </w:rPr>
        <w:t xml:space="preserve"> questions about government funding and regulation</w:t>
      </w:r>
      <w:r w:rsidR="00080950" w:rsidRPr="00100B73">
        <w:rPr>
          <w:rFonts w:ascii="Times New Roman" w:hAnsi="Times New Roman"/>
          <w:sz w:val="24"/>
        </w:rPr>
        <w:t xml:space="preserve">. I’m interested in whether Democrats/liberals who lean punitive and low deservingness evaluations also lean “conservative” on regulation/government spending, because one explanation for Democrat’s punitiveness could be self-reporting Democrats who hold more economically conservative </w:t>
      </w:r>
      <w:proofErr w:type="gramStart"/>
      <w:r w:rsidR="00080950" w:rsidRPr="00100B73">
        <w:rPr>
          <w:rFonts w:ascii="Times New Roman" w:hAnsi="Times New Roman"/>
          <w:sz w:val="24"/>
        </w:rPr>
        <w:t>views, and</w:t>
      </w:r>
      <w:proofErr w:type="gramEnd"/>
      <w:r w:rsidR="00080950" w:rsidRPr="00100B73">
        <w:rPr>
          <w:rFonts w:ascii="Times New Roman" w:hAnsi="Times New Roman"/>
          <w:sz w:val="24"/>
        </w:rPr>
        <w:t xml:space="preserve"> oppose prison reforms that would be seen as excessive government spending.</w:t>
      </w:r>
      <w:r w:rsidRPr="00100B73">
        <w:rPr>
          <w:rFonts w:ascii="Times New Roman" w:hAnsi="Times New Roman"/>
          <w:sz w:val="24"/>
        </w:rPr>
        <w:t xml:space="preserve"> What is of interest here is why particularly white Democrats get </w:t>
      </w:r>
      <w:proofErr w:type="gramStart"/>
      <w:r w:rsidRPr="00100B73">
        <w:rPr>
          <w:rFonts w:ascii="Times New Roman" w:hAnsi="Times New Roman"/>
          <w:sz w:val="24"/>
        </w:rPr>
        <w:t>punitive, and</w:t>
      </w:r>
      <w:proofErr w:type="gramEnd"/>
      <w:r w:rsidRPr="00100B73">
        <w:rPr>
          <w:rFonts w:ascii="Times New Roman" w:hAnsi="Times New Roman"/>
          <w:sz w:val="24"/>
        </w:rPr>
        <w:t xml:space="preserve"> trying to isolate punitiveness as a principled logic from emotional and probably racially-charged impulse. </w:t>
      </w:r>
    </w:p>
    <w:p w14:paraId="5AB511B6" w14:textId="4D675B7B" w:rsidR="00524A38" w:rsidRPr="00100B73" w:rsidRDefault="00D63805" w:rsidP="00100B73">
      <w:pPr>
        <w:spacing w:line="480" w:lineRule="auto"/>
        <w:rPr>
          <w:rFonts w:ascii="Times New Roman" w:hAnsi="Times New Roman"/>
          <w:sz w:val="24"/>
        </w:rPr>
      </w:pPr>
      <w:r w:rsidRPr="00100B73">
        <w:rPr>
          <w:rFonts w:ascii="Times New Roman" w:hAnsi="Times New Roman"/>
          <w:sz w:val="24"/>
        </w:rPr>
        <w:t xml:space="preserve"> </w:t>
      </w:r>
    </w:p>
    <w:p w14:paraId="3BD4E75B" w14:textId="62B5C9A8" w:rsidR="00353985" w:rsidRPr="00100B73" w:rsidRDefault="002F2F8C" w:rsidP="00100B73">
      <w:pPr>
        <w:spacing w:line="480" w:lineRule="auto"/>
        <w:rPr>
          <w:rFonts w:ascii="Times New Roman" w:hAnsi="Times New Roman"/>
          <w:i/>
          <w:iCs/>
          <w:sz w:val="24"/>
          <w:u w:val="single"/>
        </w:rPr>
      </w:pPr>
      <w:r w:rsidRPr="00100B73">
        <w:rPr>
          <w:rFonts w:ascii="Times New Roman" w:hAnsi="Times New Roman"/>
          <w:i/>
          <w:iCs/>
          <w:sz w:val="24"/>
          <w:u w:val="single"/>
        </w:rPr>
        <w:t xml:space="preserve">E </w:t>
      </w:r>
      <w:r w:rsidR="00353985" w:rsidRPr="00100B73">
        <w:rPr>
          <w:rFonts w:ascii="Times New Roman" w:hAnsi="Times New Roman"/>
          <w:i/>
          <w:iCs/>
          <w:sz w:val="24"/>
          <w:u w:val="single"/>
        </w:rPr>
        <w:t>Racial Resentment</w:t>
      </w:r>
    </w:p>
    <w:p w14:paraId="7B7DD0B8" w14:textId="07F0D736" w:rsidR="00353985" w:rsidRPr="00100B73" w:rsidRDefault="0074049F" w:rsidP="00100B73">
      <w:pPr>
        <w:spacing w:line="480" w:lineRule="auto"/>
        <w:rPr>
          <w:rFonts w:ascii="Times New Roman" w:hAnsi="Times New Roman"/>
          <w:i/>
          <w:iCs/>
          <w:sz w:val="24"/>
        </w:rPr>
      </w:pPr>
      <w:r w:rsidRPr="00100B73">
        <w:rPr>
          <w:rFonts w:ascii="Times New Roman" w:hAnsi="Times New Roman"/>
          <w:i/>
          <w:iCs/>
          <w:sz w:val="24"/>
        </w:rPr>
        <w:t xml:space="preserve">Racial resentment and attitudes will be measured with scores from the </w:t>
      </w:r>
      <w:r w:rsidR="003E5483" w:rsidRPr="00100B73">
        <w:rPr>
          <w:rFonts w:ascii="Times New Roman" w:hAnsi="Times New Roman"/>
          <w:i/>
          <w:iCs/>
          <w:sz w:val="24"/>
        </w:rPr>
        <w:t>ANES</w:t>
      </w:r>
      <w:r w:rsidR="00244E37" w:rsidRPr="00100B73">
        <w:rPr>
          <w:rFonts w:ascii="Times New Roman" w:hAnsi="Times New Roman"/>
          <w:i/>
          <w:iCs/>
          <w:sz w:val="24"/>
        </w:rPr>
        <w:t xml:space="preserve"> Kinder Scal</w:t>
      </w:r>
      <w:r w:rsidRPr="00100B73">
        <w:rPr>
          <w:rFonts w:ascii="Times New Roman" w:hAnsi="Times New Roman"/>
          <w:i/>
          <w:iCs/>
          <w:sz w:val="24"/>
        </w:rPr>
        <w:t xml:space="preserve">es and </w:t>
      </w:r>
      <w:r w:rsidR="00244E37" w:rsidRPr="00100B73">
        <w:rPr>
          <w:rFonts w:ascii="Times New Roman" w:hAnsi="Times New Roman"/>
          <w:i/>
          <w:iCs/>
          <w:sz w:val="24"/>
        </w:rPr>
        <w:t xml:space="preserve">FIRE </w:t>
      </w:r>
      <w:r w:rsidRPr="00100B73">
        <w:rPr>
          <w:rFonts w:ascii="Times New Roman" w:hAnsi="Times New Roman"/>
          <w:i/>
          <w:iCs/>
          <w:sz w:val="24"/>
        </w:rPr>
        <w:t xml:space="preserve">battery. </w:t>
      </w:r>
    </w:p>
    <w:p w14:paraId="7DAAA055" w14:textId="77777777" w:rsidR="0074049F" w:rsidRPr="00100B73" w:rsidRDefault="0074049F" w:rsidP="00100B73">
      <w:pPr>
        <w:spacing w:line="480" w:lineRule="auto"/>
        <w:rPr>
          <w:rFonts w:ascii="Times New Roman" w:hAnsi="Times New Roman"/>
          <w:sz w:val="24"/>
        </w:rPr>
      </w:pPr>
    </w:p>
    <w:p w14:paraId="725EF2D0" w14:textId="77777777" w:rsidR="0074049F" w:rsidRPr="00100B73" w:rsidRDefault="002F2F8C" w:rsidP="00100B73">
      <w:pPr>
        <w:spacing w:line="480" w:lineRule="auto"/>
        <w:rPr>
          <w:rFonts w:ascii="Times New Roman" w:hAnsi="Times New Roman"/>
          <w:sz w:val="24"/>
          <w:u w:val="single"/>
        </w:rPr>
      </w:pPr>
      <w:r w:rsidRPr="00100B73">
        <w:rPr>
          <w:rFonts w:ascii="Times New Roman" w:hAnsi="Times New Roman"/>
          <w:sz w:val="24"/>
          <w:u w:val="single"/>
        </w:rPr>
        <w:t>F</w:t>
      </w:r>
      <w:r w:rsidR="0074049F" w:rsidRPr="00100B73">
        <w:rPr>
          <w:rFonts w:ascii="Times New Roman" w:hAnsi="Times New Roman"/>
          <w:sz w:val="24"/>
          <w:u w:val="single"/>
        </w:rPr>
        <w:t xml:space="preserve">. Respondent Characteristics </w:t>
      </w:r>
    </w:p>
    <w:p w14:paraId="0C622C9D" w14:textId="1B838A7A" w:rsidR="0074049F" w:rsidRPr="00100B73" w:rsidRDefault="00353985" w:rsidP="00100B73">
      <w:pPr>
        <w:spacing w:line="480" w:lineRule="auto"/>
        <w:rPr>
          <w:rFonts w:ascii="Times New Roman" w:hAnsi="Times New Roman"/>
          <w:sz w:val="24"/>
        </w:rPr>
      </w:pPr>
      <w:r w:rsidRPr="00100B73">
        <w:rPr>
          <w:rFonts w:ascii="Times New Roman" w:hAnsi="Times New Roman"/>
          <w:sz w:val="24"/>
        </w:rPr>
        <w:t xml:space="preserve">Last, I will measure these </w:t>
      </w:r>
      <w:r w:rsidR="00244E37" w:rsidRPr="00100B73">
        <w:rPr>
          <w:rFonts w:ascii="Times New Roman" w:hAnsi="Times New Roman"/>
          <w:sz w:val="24"/>
        </w:rPr>
        <w:t xml:space="preserve">demographic </w:t>
      </w:r>
      <w:r w:rsidRPr="00100B73">
        <w:rPr>
          <w:rFonts w:ascii="Times New Roman" w:hAnsi="Times New Roman"/>
          <w:sz w:val="24"/>
        </w:rPr>
        <w:t>variables</w:t>
      </w:r>
      <w:r w:rsidR="0074049F" w:rsidRPr="00100B73">
        <w:rPr>
          <w:rFonts w:ascii="Times New Roman" w:hAnsi="Times New Roman"/>
          <w:sz w:val="24"/>
        </w:rPr>
        <w:t xml:space="preserve"> (age, gender, race/ethnicity, education), political ideology (using a 7-point scale from very liberal to very conservative), </w:t>
      </w:r>
      <w:r w:rsidR="00576FE9" w:rsidRPr="00100B73">
        <w:rPr>
          <w:rFonts w:ascii="Times New Roman" w:hAnsi="Times New Roman"/>
          <w:sz w:val="24"/>
        </w:rPr>
        <w:t>and party identification. I’ll include respondents who pass screeners</w:t>
      </w:r>
      <w:r w:rsidR="00080950" w:rsidRPr="00100B73">
        <w:rPr>
          <w:rFonts w:ascii="Times New Roman" w:hAnsi="Times New Roman"/>
          <w:sz w:val="24"/>
        </w:rPr>
        <w:t xml:space="preserve"> </w:t>
      </w:r>
      <w:r w:rsidR="00576FE9" w:rsidRPr="00100B73">
        <w:rPr>
          <w:rFonts w:ascii="Times New Roman" w:hAnsi="Times New Roman"/>
          <w:sz w:val="24"/>
        </w:rPr>
        <w:t>and attention checks.</w:t>
      </w:r>
    </w:p>
    <w:p w14:paraId="3882603B" w14:textId="77777777" w:rsidR="0074049F" w:rsidRPr="00100B73" w:rsidRDefault="0074049F" w:rsidP="00100B73">
      <w:pPr>
        <w:spacing w:line="480" w:lineRule="auto"/>
        <w:rPr>
          <w:rFonts w:ascii="Times New Roman" w:hAnsi="Times New Roman"/>
          <w:sz w:val="24"/>
        </w:rPr>
      </w:pPr>
    </w:p>
    <w:p w14:paraId="70E6BC7E" w14:textId="10B077A5" w:rsidR="00B8622F" w:rsidRPr="00100B73" w:rsidRDefault="00985C5C" w:rsidP="00100B73">
      <w:pPr>
        <w:spacing w:line="480" w:lineRule="auto"/>
        <w:rPr>
          <w:rFonts w:ascii="Times New Roman" w:hAnsi="Times New Roman"/>
          <w:b/>
          <w:bCs/>
          <w:sz w:val="24"/>
        </w:rPr>
      </w:pPr>
      <w:r w:rsidRPr="00100B73">
        <w:rPr>
          <w:rFonts w:ascii="Times New Roman" w:hAnsi="Times New Roman"/>
          <w:b/>
          <w:bCs/>
          <w:sz w:val="24"/>
        </w:rPr>
        <w:t>Analysis Plan</w:t>
      </w:r>
    </w:p>
    <w:p w14:paraId="234C2E90" w14:textId="0431A40E" w:rsidR="00B8622F" w:rsidRPr="00100B73" w:rsidRDefault="00576FE9" w:rsidP="00100B73">
      <w:pPr>
        <w:spacing w:line="480" w:lineRule="auto"/>
        <w:rPr>
          <w:rFonts w:ascii="Times New Roman" w:hAnsi="Times New Roman"/>
          <w:sz w:val="24"/>
        </w:rPr>
      </w:pPr>
      <w:r w:rsidRPr="00100B73">
        <w:rPr>
          <w:rFonts w:ascii="Times New Roman" w:hAnsi="Times New Roman"/>
          <w:sz w:val="24"/>
        </w:rPr>
        <w:t xml:space="preserve">First, to prepare the survey data I’ll clean, code, and handle missing values and outliers. </w:t>
      </w:r>
      <w:r w:rsidR="00D17C11" w:rsidRPr="00100B73">
        <w:rPr>
          <w:rFonts w:ascii="Times New Roman" w:hAnsi="Times New Roman"/>
          <w:sz w:val="24"/>
        </w:rPr>
        <w:t xml:space="preserve">Following </w:t>
      </w:r>
      <w:proofErr w:type="spellStart"/>
      <w:r w:rsidR="00D17C11" w:rsidRPr="00100B73">
        <w:rPr>
          <w:rFonts w:ascii="Times New Roman" w:hAnsi="Times New Roman"/>
          <w:sz w:val="24"/>
        </w:rPr>
        <w:t>Kreitzer</w:t>
      </w:r>
      <w:proofErr w:type="spellEnd"/>
      <w:r w:rsidR="00D17C11" w:rsidRPr="00100B73">
        <w:rPr>
          <w:rFonts w:ascii="Times New Roman" w:hAnsi="Times New Roman"/>
          <w:sz w:val="24"/>
        </w:rPr>
        <w:t xml:space="preserve"> and Smith (2024), I will adjust for the tendency of respondents to be </w:t>
      </w:r>
      <w:r w:rsidR="00D17C11" w:rsidRPr="00100B73">
        <w:rPr>
          <w:rFonts w:ascii="Times New Roman" w:hAnsi="Times New Roman"/>
          <w:sz w:val="24"/>
        </w:rPr>
        <w:lastRenderedPageBreak/>
        <w:t>“gracious in their evaluations of groups” or uniformly mark groups across the board as deserving by “standardizing the scores respondents [give] to groups, by finding the difference between the score a respondent gives to a given group and the average score the respondent gave across all groups” (</w:t>
      </w:r>
      <w:proofErr w:type="spellStart"/>
      <w:r w:rsidR="00D17C11" w:rsidRPr="00100B73">
        <w:rPr>
          <w:rFonts w:ascii="Times New Roman" w:hAnsi="Times New Roman"/>
          <w:sz w:val="24"/>
        </w:rPr>
        <w:t>Kreitzer</w:t>
      </w:r>
      <w:proofErr w:type="spellEnd"/>
      <w:r w:rsidR="00D17C11" w:rsidRPr="00100B73">
        <w:rPr>
          <w:rFonts w:ascii="Times New Roman" w:hAnsi="Times New Roman"/>
          <w:sz w:val="24"/>
        </w:rPr>
        <w:t xml:space="preserve"> and Smith 2024).  </w:t>
      </w:r>
    </w:p>
    <w:p w14:paraId="60BDB7F7" w14:textId="334B28C5" w:rsidR="00576FE9" w:rsidRPr="00100B73" w:rsidRDefault="00576FE9" w:rsidP="00100B73">
      <w:pPr>
        <w:spacing w:line="480" w:lineRule="auto"/>
        <w:rPr>
          <w:rFonts w:ascii="Times New Roman" w:hAnsi="Times New Roman"/>
          <w:sz w:val="24"/>
        </w:rPr>
      </w:pPr>
      <w:r w:rsidRPr="00100B73">
        <w:rPr>
          <w:rFonts w:ascii="Times New Roman" w:hAnsi="Times New Roman"/>
          <w:sz w:val="24"/>
        </w:rPr>
        <w:t xml:space="preserve">Second, I’ll create composite scores for composite variables (punitiveness and racial resentment). Next, I’ll compute means, standard deviations, and correlations for all/variables of interest, and replicate visualizations of deservingness and power constructions of target groups. </w:t>
      </w:r>
    </w:p>
    <w:p w14:paraId="5A0E142D" w14:textId="39451108" w:rsidR="00DD1EC6" w:rsidRPr="00100B73" w:rsidRDefault="00DD1EC6" w:rsidP="00100B73">
      <w:pPr>
        <w:spacing w:line="480" w:lineRule="auto"/>
        <w:rPr>
          <w:rFonts w:ascii="Times New Roman" w:hAnsi="Times New Roman"/>
          <w:sz w:val="24"/>
        </w:rPr>
      </w:pPr>
    </w:p>
    <w:p w14:paraId="36D0536B" w14:textId="77777777" w:rsidR="0023335C" w:rsidRDefault="003B6645" w:rsidP="00100B73">
      <w:pPr>
        <w:spacing w:line="480" w:lineRule="auto"/>
        <w:rPr>
          <w:rFonts w:ascii="Times New Roman" w:hAnsi="Times New Roman"/>
          <w:sz w:val="24"/>
        </w:rPr>
      </w:pPr>
      <w:r w:rsidRPr="00100B73">
        <w:rPr>
          <w:rFonts w:ascii="Times New Roman" w:hAnsi="Times New Roman"/>
          <w:sz w:val="24"/>
        </w:rPr>
        <w:t>Next, I will test my hypotheses</w:t>
      </w:r>
      <w:r w:rsidR="0023335C">
        <w:rPr>
          <w:rFonts w:ascii="Times New Roman" w:hAnsi="Times New Roman"/>
          <w:sz w:val="24"/>
        </w:rPr>
        <w:t>:</w:t>
      </w:r>
    </w:p>
    <w:p w14:paraId="2D0A03D5" w14:textId="66C1E08C" w:rsidR="003B6645" w:rsidRPr="00100B73" w:rsidRDefault="00AD655F" w:rsidP="00100B73">
      <w:pPr>
        <w:spacing w:line="480" w:lineRule="auto"/>
        <w:rPr>
          <w:rFonts w:ascii="Times New Roman" w:hAnsi="Times New Roman"/>
          <w:sz w:val="24"/>
        </w:rPr>
      </w:pPr>
      <w:r w:rsidRPr="00100B73">
        <w:rPr>
          <w:rFonts w:ascii="Times New Roman" w:hAnsi="Times New Roman"/>
          <w:sz w:val="24"/>
        </w:rPr>
        <w:t xml:space="preserve">For </w:t>
      </w:r>
      <w:r w:rsidR="003B6645" w:rsidRPr="00100B73">
        <w:rPr>
          <w:rFonts w:ascii="Times New Roman" w:hAnsi="Times New Roman"/>
          <w:sz w:val="24"/>
        </w:rPr>
        <w:t>H1</w:t>
      </w:r>
      <w:r w:rsidR="00175742" w:rsidRPr="00100B73">
        <w:rPr>
          <w:rFonts w:ascii="Times New Roman" w:hAnsi="Times New Roman"/>
          <w:sz w:val="24"/>
        </w:rPr>
        <w:t>,</w:t>
      </w:r>
      <w:r w:rsidR="003B6645" w:rsidRPr="00100B73">
        <w:rPr>
          <w:rFonts w:ascii="Times New Roman" w:hAnsi="Times New Roman"/>
          <w:sz w:val="24"/>
        </w:rPr>
        <w:t xml:space="preserve"> </w:t>
      </w:r>
      <w:r w:rsidR="00175742" w:rsidRPr="00100B73">
        <w:rPr>
          <w:rFonts w:ascii="Times New Roman" w:hAnsi="Times New Roman"/>
          <w:sz w:val="24"/>
        </w:rPr>
        <w:t>d</w:t>
      </w:r>
      <w:r w:rsidRPr="00100B73">
        <w:rPr>
          <w:rFonts w:ascii="Times New Roman" w:hAnsi="Times New Roman"/>
          <w:sz w:val="24"/>
        </w:rPr>
        <w:t xml:space="preserve">ifferences in </w:t>
      </w:r>
      <w:r w:rsidR="00175742" w:rsidRPr="00100B73">
        <w:rPr>
          <w:rFonts w:ascii="Times New Roman" w:hAnsi="Times New Roman"/>
          <w:sz w:val="24"/>
        </w:rPr>
        <w:t>s</w:t>
      </w:r>
      <w:r w:rsidRPr="00100B73">
        <w:rPr>
          <w:rFonts w:ascii="Times New Roman" w:hAnsi="Times New Roman"/>
          <w:sz w:val="24"/>
        </w:rPr>
        <w:t xml:space="preserve">ubsets’ </w:t>
      </w:r>
      <w:r w:rsidR="00175742" w:rsidRPr="00100B73">
        <w:rPr>
          <w:rFonts w:ascii="Times New Roman" w:hAnsi="Times New Roman"/>
          <w:sz w:val="24"/>
        </w:rPr>
        <w:t>d</w:t>
      </w:r>
      <w:r w:rsidRPr="00100B73">
        <w:rPr>
          <w:rFonts w:ascii="Times New Roman" w:hAnsi="Times New Roman"/>
          <w:sz w:val="24"/>
        </w:rPr>
        <w:t xml:space="preserve">eservingness, I will </w:t>
      </w:r>
      <w:r w:rsidR="00175742" w:rsidRPr="00100B73">
        <w:rPr>
          <w:rFonts w:ascii="Times New Roman" w:hAnsi="Times New Roman"/>
          <w:sz w:val="24"/>
        </w:rPr>
        <w:t>compute</w:t>
      </w:r>
      <w:r w:rsidRPr="00100B73">
        <w:rPr>
          <w:rFonts w:ascii="Times New Roman" w:hAnsi="Times New Roman"/>
          <w:sz w:val="24"/>
        </w:rPr>
        <w:t xml:space="preserve"> one-way repeated ANOVA measures</w:t>
      </w:r>
      <w:r w:rsidR="00175742" w:rsidRPr="00100B73">
        <w:rPr>
          <w:rFonts w:ascii="Times New Roman" w:hAnsi="Times New Roman"/>
          <w:sz w:val="24"/>
        </w:rPr>
        <w:t xml:space="preserve">, post-hoc pairwise comparisons with Bonferroni corrections to reduce the likelihood of false </w:t>
      </w:r>
      <w:proofErr w:type="gramStart"/>
      <w:r w:rsidR="00175742" w:rsidRPr="00100B73">
        <w:rPr>
          <w:rFonts w:ascii="Times New Roman" w:hAnsi="Times New Roman"/>
          <w:sz w:val="24"/>
        </w:rPr>
        <w:t>positives, and</w:t>
      </w:r>
      <w:proofErr w:type="gramEnd"/>
      <w:r w:rsidR="00175742" w:rsidRPr="00100B73">
        <w:rPr>
          <w:rFonts w:ascii="Times New Roman" w:hAnsi="Times New Roman"/>
          <w:sz w:val="24"/>
        </w:rPr>
        <w:t xml:space="preserve"> look at effect sizes for overall and pairwise comparisons. For specific group comparisons, I can use paired samples t-tests, and Cohen’s d to measure effect sizes.</w:t>
      </w:r>
    </w:p>
    <w:p w14:paraId="7278B619" w14:textId="77777777" w:rsidR="00175742" w:rsidRPr="00100B73" w:rsidRDefault="00175742" w:rsidP="00100B73">
      <w:pPr>
        <w:spacing w:line="480" w:lineRule="auto"/>
        <w:rPr>
          <w:rFonts w:ascii="Times New Roman" w:hAnsi="Times New Roman"/>
          <w:sz w:val="24"/>
        </w:rPr>
      </w:pPr>
    </w:p>
    <w:p w14:paraId="34B7B656" w14:textId="26FEB499" w:rsidR="00175742" w:rsidRPr="00100B73" w:rsidRDefault="00175742" w:rsidP="00100B73">
      <w:pPr>
        <w:spacing w:line="480" w:lineRule="auto"/>
        <w:rPr>
          <w:rFonts w:ascii="Times New Roman" w:hAnsi="Times New Roman"/>
          <w:sz w:val="24"/>
        </w:rPr>
      </w:pPr>
      <w:r w:rsidRPr="00100B73">
        <w:rPr>
          <w:rFonts w:ascii="Times New Roman" w:hAnsi="Times New Roman"/>
          <w:sz w:val="24"/>
        </w:rPr>
        <w:t>For H2, support for policy, I will regress support for policy support from deservingness ratings, controlling for punitiveness.</w:t>
      </w:r>
    </w:p>
    <w:p w14:paraId="3B072599" w14:textId="0A1487DF" w:rsidR="00175742" w:rsidRPr="00100B73" w:rsidRDefault="00633310" w:rsidP="00100B73">
      <w:pPr>
        <w:spacing w:line="480" w:lineRule="auto"/>
        <w:rPr>
          <w:rFonts w:ascii="Times New Roman" w:hAnsi="Times New Roman"/>
          <w:sz w:val="24"/>
        </w:rPr>
      </w:pPr>
      <w:ins w:id="143" w:author="Candis Watts Smith" w:date="2024-10-16T22:31:00Z" w16du:dateUtc="2024-10-17T02:31:00Z">
        <w:r>
          <w:rPr>
            <w:rFonts w:ascii="Times New Roman" w:hAnsi="Times New Roman"/>
            <w:sz w:val="24"/>
          </w:rPr>
          <w:t>H3,,,</w:t>
        </w:r>
      </w:ins>
    </w:p>
    <w:p w14:paraId="0525069C" w14:textId="77777777" w:rsidR="004E4814" w:rsidRPr="00100B73" w:rsidRDefault="00175742" w:rsidP="00100B73">
      <w:pPr>
        <w:spacing w:line="480" w:lineRule="auto"/>
        <w:rPr>
          <w:rFonts w:ascii="Times New Roman" w:hAnsi="Times New Roman"/>
          <w:sz w:val="24"/>
        </w:rPr>
      </w:pPr>
      <w:r w:rsidRPr="00100B73">
        <w:rPr>
          <w:rFonts w:ascii="Times New Roman" w:hAnsi="Times New Roman"/>
          <w:sz w:val="24"/>
        </w:rPr>
        <w:t xml:space="preserve">Remaining hypotheses are generally about interaction effects. I will run moderation analyses to see interaction effects of racial resentment/attitudes, personal experiences, and punitiveness (hierarchical multiple regressions), mediation analysis and bootstrapping for </w:t>
      </w:r>
      <w:proofErr w:type="spellStart"/>
      <w:r w:rsidRPr="00100B73">
        <w:rPr>
          <w:rFonts w:ascii="Times New Roman" w:hAnsi="Times New Roman"/>
          <w:sz w:val="24"/>
        </w:rPr>
        <w:t>interect</w:t>
      </w:r>
      <w:proofErr w:type="spellEnd"/>
      <w:r w:rsidRPr="00100B73">
        <w:rPr>
          <w:rFonts w:ascii="Times New Roman" w:hAnsi="Times New Roman"/>
          <w:sz w:val="24"/>
        </w:rPr>
        <w:t xml:space="preserve"> effects, and to compare deservingness ratings and policy preferences across demographic subgroups, I can use separate ANOVAs with Bonferroni-corrected p-values. </w:t>
      </w:r>
    </w:p>
    <w:p w14:paraId="2B15C3F2" w14:textId="77777777" w:rsidR="004E4814" w:rsidRPr="00100B73" w:rsidRDefault="004E4814" w:rsidP="00100B73">
      <w:pPr>
        <w:spacing w:line="480" w:lineRule="auto"/>
        <w:rPr>
          <w:rFonts w:ascii="Times New Roman" w:hAnsi="Times New Roman"/>
          <w:sz w:val="24"/>
        </w:rPr>
      </w:pPr>
    </w:p>
    <w:p w14:paraId="7EEFABC9" w14:textId="004BED41" w:rsidR="00175742" w:rsidRPr="00100B73" w:rsidRDefault="004E4814" w:rsidP="00100B73">
      <w:pPr>
        <w:spacing w:line="480" w:lineRule="auto"/>
        <w:rPr>
          <w:rFonts w:ascii="Times New Roman" w:hAnsi="Times New Roman"/>
          <w:sz w:val="24"/>
        </w:rPr>
      </w:pPr>
      <w:r w:rsidRPr="00100B73">
        <w:rPr>
          <w:rFonts w:ascii="Times New Roman" w:hAnsi="Times New Roman"/>
          <w:sz w:val="24"/>
        </w:rPr>
        <w:lastRenderedPageBreak/>
        <w:t xml:space="preserve">Last, I will run robustness checks to check for confounding variables and add covariates if necessary, and test for assumption violations. All analysis will be conducted using R, and I will use p &lt; 0.05 as a guideline for statistical significance, but not a sharp threshold. I’ll also report 95% confidence intervals for all analyses associated with my hypotheses. </w:t>
      </w:r>
    </w:p>
    <w:p w14:paraId="01F88DDE" w14:textId="77777777" w:rsidR="00D63805" w:rsidRPr="00100B73" w:rsidRDefault="00D63805" w:rsidP="00100B73">
      <w:pPr>
        <w:spacing w:line="480" w:lineRule="auto"/>
        <w:rPr>
          <w:rFonts w:ascii="Times New Roman" w:hAnsi="Times New Roman"/>
          <w:sz w:val="24"/>
        </w:rPr>
      </w:pPr>
    </w:p>
    <w:p w14:paraId="536B1442" w14:textId="267AF976" w:rsidR="00271140" w:rsidRPr="00100B73" w:rsidRDefault="00271140" w:rsidP="00100B73">
      <w:pPr>
        <w:spacing w:line="480" w:lineRule="auto"/>
        <w:rPr>
          <w:rFonts w:ascii="Times New Roman" w:hAnsi="Times New Roman"/>
          <w:b/>
          <w:bCs/>
          <w:sz w:val="24"/>
        </w:rPr>
      </w:pPr>
      <w:r w:rsidRPr="00100B73">
        <w:rPr>
          <w:rFonts w:ascii="Times New Roman" w:hAnsi="Times New Roman"/>
          <w:b/>
          <w:bCs/>
          <w:sz w:val="24"/>
        </w:rPr>
        <w:t>Implications</w:t>
      </w:r>
    </w:p>
    <w:p w14:paraId="073E35C3" w14:textId="52CEF267" w:rsidR="00271140" w:rsidRPr="00100B73" w:rsidRDefault="004E4814" w:rsidP="00100B73">
      <w:pPr>
        <w:spacing w:line="480" w:lineRule="auto"/>
        <w:ind w:firstLine="720"/>
        <w:rPr>
          <w:rFonts w:ascii="Times New Roman" w:hAnsi="Times New Roman"/>
          <w:sz w:val="24"/>
        </w:rPr>
      </w:pPr>
      <w:r w:rsidRPr="00100B73">
        <w:rPr>
          <w:rFonts w:ascii="Times New Roman" w:hAnsi="Times New Roman"/>
          <w:sz w:val="24"/>
        </w:rPr>
        <w:t xml:space="preserve">In this project, I aim to contribute to our understanding of how deservingness of “carceral citizens” is constructed, how and why it may vary across subsets, and the implications for policy. Is opposition to policy benefits for incarcerated people, particularly democratic rights, purely motivated by a principled belief that “civic death” is a necessary component of punishment, rehabilitation, and public safety? </w:t>
      </w:r>
      <w:r w:rsidR="00271140" w:rsidRPr="00100B73">
        <w:rPr>
          <w:rFonts w:ascii="Times New Roman" w:hAnsi="Times New Roman"/>
          <w:sz w:val="24"/>
        </w:rPr>
        <w:t>The deservingness heuristic has been extensively studied in the context of welfare policy (van Oorschot, 2000; Petersen, 2012</w:t>
      </w:r>
      <w:proofErr w:type="gramStart"/>
      <w:r w:rsidR="00271140" w:rsidRPr="00100B73">
        <w:rPr>
          <w:rFonts w:ascii="Times New Roman" w:hAnsi="Times New Roman"/>
          <w:sz w:val="24"/>
        </w:rPr>
        <w:t xml:space="preserve">), </w:t>
      </w:r>
      <w:r w:rsidR="003273A5" w:rsidRPr="00100B73">
        <w:rPr>
          <w:rFonts w:ascii="Times New Roman" w:hAnsi="Times New Roman"/>
          <w:sz w:val="24"/>
        </w:rPr>
        <w:t>and</w:t>
      </w:r>
      <w:proofErr w:type="gramEnd"/>
      <w:r w:rsidR="003273A5" w:rsidRPr="00100B73">
        <w:rPr>
          <w:rFonts w:ascii="Times New Roman" w:hAnsi="Times New Roman"/>
          <w:sz w:val="24"/>
        </w:rPr>
        <w:t xml:space="preserve"> offers a substantive alternative to criminological surveys on public punitive attitudes. However, i</w:t>
      </w:r>
      <w:r w:rsidR="00271140" w:rsidRPr="00100B73">
        <w:rPr>
          <w:rFonts w:ascii="Times New Roman" w:hAnsi="Times New Roman"/>
          <w:sz w:val="24"/>
        </w:rPr>
        <w:t xml:space="preserve">ts application to both criminal justice issues and democratic rights is less developed. Scholars have yet to fully explore how the public evaluates the deservingness of incarcerated individuals, particularly when it comes to non-material rights such as voting, or policy reforms outside of the </w:t>
      </w:r>
      <w:r w:rsidR="003273A5" w:rsidRPr="00100B73">
        <w:rPr>
          <w:rFonts w:ascii="Times New Roman" w:hAnsi="Times New Roman"/>
          <w:sz w:val="24"/>
        </w:rPr>
        <w:t xml:space="preserve">standard </w:t>
      </w:r>
      <w:r w:rsidR="00271140" w:rsidRPr="00100B73">
        <w:rPr>
          <w:rFonts w:ascii="Times New Roman" w:hAnsi="Times New Roman"/>
          <w:sz w:val="24"/>
        </w:rPr>
        <w:t>battery of punitive policies (LWOP and the death penalty). This raises important questions about the universality of the deservingness heuristic and how it operates in different policy domains.</w:t>
      </w:r>
    </w:p>
    <w:p w14:paraId="78A12692" w14:textId="25B1A5B7" w:rsidR="00271140" w:rsidRPr="00100B73" w:rsidRDefault="00271140" w:rsidP="00100B73">
      <w:pPr>
        <w:spacing w:line="480" w:lineRule="auto"/>
        <w:ind w:firstLine="720"/>
        <w:rPr>
          <w:rFonts w:ascii="Times New Roman" w:hAnsi="Times New Roman"/>
          <w:sz w:val="24"/>
        </w:rPr>
      </w:pPr>
      <w:r w:rsidRPr="00100B73">
        <w:rPr>
          <w:rFonts w:ascii="Times New Roman" w:hAnsi="Times New Roman"/>
          <w:sz w:val="24"/>
        </w:rPr>
        <w:t>Second, this project could contribute to ongoing debate about the relative influence of racial attitudes/resentment versus "principled conservatism" in shaping policy preferences, particularly in the realm of criminal justice (</w:t>
      </w:r>
      <w:proofErr w:type="spellStart"/>
      <w:r w:rsidRPr="00100B73">
        <w:rPr>
          <w:rFonts w:ascii="Times New Roman" w:hAnsi="Times New Roman"/>
          <w:sz w:val="24"/>
        </w:rPr>
        <w:t>Peffley</w:t>
      </w:r>
      <w:proofErr w:type="spellEnd"/>
      <w:r w:rsidRPr="00100B73">
        <w:rPr>
          <w:rFonts w:ascii="Times New Roman" w:hAnsi="Times New Roman"/>
          <w:sz w:val="24"/>
        </w:rPr>
        <w:t xml:space="preserve"> et al., 2017). Some, including Democrats, minimize the racialization of crime and punishment in the US and instead stress ideological beliefs about personal responsibility and the rule of law play a more significant role (</w:t>
      </w:r>
      <w:proofErr w:type="spellStart"/>
      <w:r w:rsidRPr="00100B73">
        <w:rPr>
          <w:rFonts w:ascii="Times New Roman" w:hAnsi="Times New Roman"/>
          <w:sz w:val="24"/>
        </w:rPr>
        <w:t>Sniderman</w:t>
      </w:r>
      <w:proofErr w:type="spellEnd"/>
      <w:r w:rsidRPr="00100B73">
        <w:rPr>
          <w:rFonts w:ascii="Times New Roman" w:hAnsi="Times New Roman"/>
          <w:sz w:val="24"/>
        </w:rPr>
        <w:t xml:space="preserve"> </w:t>
      </w:r>
      <w:r w:rsidRPr="00100B73">
        <w:rPr>
          <w:rFonts w:ascii="Times New Roman" w:hAnsi="Times New Roman"/>
          <w:sz w:val="24"/>
        </w:rPr>
        <w:lastRenderedPageBreak/>
        <w:t xml:space="preserve">&amp; Piazza, 1993) than racial resentment (Alexander, 2010). Further, while literature has explored how racial resentment mediates/moderates punitiveness, in turn influencing views on policy questions like felony re-enfranchisement (Coll 2024), I </w:t>
      </w:r>
      <w:r w:rsidR="008B00C1" w:rsidRPr="00100B73">
        <w:rPr>
          <w:rFonts w:ascii="Times New Roman" w:hAnsi="Times New Roman"/>
          <w:sz w:val="24"/>
        </w:rPr>
        <w:t xml:space="preserve">think those measures fall short. I </w:t>
      </w:r>
      <w:r w:rsidRPr="00100B73">
        <w:rPr>
          <w:rFonts w:ascii="Times New Roman" w:hAnsi="Times New Roman"/>
          <w:sz w:val="24"/>
        </w:rPr>
        <w:t>hope to this debate by examining how racial attitudes interact with other factors in shaping perceptions of incarcerated individuals' deservingness</w:t>
      </w:r>
      <w:r w:rsidR="008B00C1" w:rsidRPr="00100B73">
        <w:rPr>
          <w:rFonts w:ascii="Times New Roman" w:hAnsi="Times New Roman"/>
          <w:sz w:val="24"/>
        </w:rPr>
        <w:t xml:space="preserve">, and views on non-punitive carceral policies. </w:t>
      </w:r>
    </w:p>
    <w:p w14:paraId="4CF43BC3" w14:textId="0630003C" w:rsidR="008B00C1" w:rsidRPr="00100B73" w:rsidRDefault="008B00C1" w:rsidP="00100B73">
      <w:pPr>
        <w:spacing w:line="480" w:lineRule="auto"/>
        <w:ind w:firstLine="720"/>
        <w:rPr>
          <w:rFonts w:ascii="Times New Roman" w:hAnsi="Times New Roman"/>
          <w:sz w:val="24"/>
        </w:rPr>
      </w:pPr>
      <w:r w:rsidRPr="00100B73">
        <w:rPr>
          <w:rFonts w:ascii="Times New Roman" w:hAnsi="Times New Roman"/>
          <w:sz w:val="24"/>
        </w:rPr>
        <w:t xml:space="preserve">Last, policy feedback literature well-establishes that the institution of the American carceral system begets punitive social constructions and policies.  I suspect that my introductory vignette illustrates the context in which much criminal legal policy is </w:t>
      </w:r>
      <w:proofErr w:type="gramStart"/>
      <w:r w:rsidRPr="00100B73">
        <w:rPr>
          <w:rFonts w:ascii="Times New Roman" w:hAnsi="Times New Roman"/>
          <w:sz w:val="24"/>
        </w:rPr>
        <w:t>made:</w:t>
      </w:r>
      <w:proofErr w:type="gramEnd"/>
      <w:r w:rsidRPr="00100B73">
        <w:rPr>
          <w:rFonts w:ascii="Times New Roman" w:hAnsi="Times New Roman"/>
          <w:sz w:val="24"/>
        </w:rPr>
        <w:t xml:space="preserve"> generally, by white people who have experienced little social hardship and for whom an incarcerated person is an abstraction. Scholars have noticed a changing landscape around incarcerated voting policy, but I have not seen attention paid to how changing carceral policy (for the less punitive, or that signals more inclusive citizenship and constructions of incarcerated people beyond the criminal or various conviction sub-types)</w:t>
      </w:r>
      <w:r w:rsidR="00F37FBC" w:rsidRPr="00100B73">
        <w:rPr>
          <w:rFonts w:ascii="Times New Roman" w:hAnsi="Times New Roman"/>
          <w:sz w:val="24"/>
        </w:rPr>
        <w:t xml:space="preserve">, and incarcerated coalitional dynamics, </w:t>
      </w:r>
      <w:r w:rsidRPr="00100B73">
        <w:rPr>
          <w:rFonts w:ascii="Times New Roman" w:hAnsi="Times New Roman"/>
          <w:sz w:val="24"/>
        </w:rPr>
        <w:t>may generate feedback effects.</w:t>
      </w:r>
      <w:r w:rsidR="003273A5" w:rsidRPr="00100B73">
        <w:rPr>
          <w:rFonts w:ascii="Times New Roman" w:hAnsi="Times New Roman"/>
          <w:sz w:val="24"/>
        </w:rPr>
        <w:t xml:space="preserve"> I see this project as a first step in a broader project to study feedback effects of existing and changing criminal legal policy surrounding democratic rights, and possibly shifting coalition landscapes that increasingly include and center incarcerated activists.</w:t>
      </w:r>
      <w:r w:rsidRPr="00100B73">
        <w:rPr>
          <w:rFonts w:ascii="Times New Roman" w:hAnsi="Times New Roman"/>
          <w:sz w:val="24"/>
        </w:rPr>
        <w:t xml:space="preserve"> Last, as I suspect that new policy in some states (Massachusetts) is not being implemented, understanding how far and in which directions incarcerated subtypes can move the social construction needle may help explain bureaucratic inaction – perhaps illustrating a case of symbolic benefits.  </w:t>
      </w:r>
    </w:p>
    <w:p w14:paraId="768392B5" w14:textId="067F5926" w:rsidR="009403EA" w:rsidRDefault="000E3C93" w:rsidP="00100B73">
      <w:pPr>
        <w:spacing w:line="480" w:lineRule="auto"/>
        <w:rPr>
          <w:rFonts w:ascii="Times New Roman" w:hAnsi="Times New Roman"/>
          <w:sz w:val="24"/>
        </w:rPr>
      </w:pPr>
      <w:r w:rsidRPr="00100B73">
        <w:rPr>
          <w:rFonts w:ascii="Times New Roman" w:hAnsi="Times New Roman"/>
          <w:sz w:val="24"/>
        </w:rPr>
        <w:t xml:space="preserve"> </w:t>
      </w:r>
    </w:p>
    <w:p w14:paraId="52D3B126" w14:textId="77777777" w:rsidR="00FD3993" w:rsidRDefault="00FD3993" w:rsidP="00100B73">
      <w:pPr>
        <w:spacing w:line="480" w:lineRule="auto"/>
        <w:rPr>
          <w:rFonts w:ascii="Times New Roman" w:hAnsi="Times New Roman"/>
          <w:sz w:val="24"/>
        </w:rPr>
      </w:pPr>
    </w:p>
    <w:p w14:paraId="5DB096D1" w14:textId="77777777" w:rsidR="00FD3993" w:rsidRPr="005C2E40" w:rsidRDefault="00FD3993" w:rsidP="00FD3993">
      <w:pPr>
        <w:spacing w:line="480" w:lineRule="auto"/>
        <w:ind w:firstLine="720"/>
        <w:rPr>
          <w:rFonts w:ascii="Times New Roman" w:hAnsi="Times New Roman"/>
          <w:b/>
          <w:bCs/>
          <w:sz w:val="28"/>
          <w:szCs w:val="28"/>
        </w:rPr>
      </w:pPr>
    </w:p>
    <w:p w14:paraId="5A96C27D" w14:textId="77777777" w:rsidR="00FD3993" w:rsidRPr="001A5A3E" w:rsidRDefault="00FD3993" w:rsidP="00FD3993">
      <w:pPr>
        <w:jc w:val="center"/>
        <w:rPr>
          <w:rFonts w:ascii="Times New Roman" w:hAnsi="Times New Roman"/>
          <w:b/>
          <w:bCs/>
        </w:rPr>
      </w:pPr>
      <w:r w:rsidRPr="001A5A3E">
        <w:rPr>
          <w:rFonts w:ascii="Times New Roman" w:hAnsi="Times New Roman"/>
          <w:b/>
          <w:bCs/>
        </w:rPr>
        <w:t>Works Cited</w:t>
      </w:r>
    </w:p>
    <w:p w14:paraId="64B02B32" w14:textId="77777777" w:rsidR="00FD3993" w:rsidRPr="001A5A3E" w:rsidRDefault="00FD3993" w:rsidP="00FD3993">
      <w:pPr>
        <w:rPr>
          <w:rFonts w:ascii="Times New Roman" w:hAnsi="Times New Roman"/>
          <w:b/>
          <w:bCs/>
        </w:rPr>
      </w:pPr>
    </w:p>
    <w:p w14:paraId="55760BAF"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lastRenderedPageBreak/>
        <w:t>Aarøe</w:t>
      </w:r>
      <w:proofErr w:type="spellEnd"/>
      <w:r w:rsidRPr="00E83150">
        <w:rPr>
          <w:rFonts w:ascii="Times New Roman" w:hAnsi="Times New Roman"/>
        </w:rPr>
        <w:t xml:space="preserve">, </w:t>
      </w:r>
      <w:proofErr w:type="spellStart"/>
      <w:r w:rsidRPr="00E83150">
        <w:rPr>
          <w:rFonts w:ascii="Times New Roman" w:hAnsi="Times New Roman"/>
        </w:rPr>
        <w:t>Lene</w:t>
      </w:r>
      <w:proofErr w:type="spellEnd"/>
      <w:r w:rsidRPr="00E83150">
        <w:rPr>
          <w:rFonts w:ascii="Times New Roman" w:hAnsi="Times New Roman"/>
        </w:rPr>
        <w:t xml:space="preserve">, and Michael Bang Petersen. “Crowding Out Culture: Scandinavians and Americans Agree on Social Welfare in the Face of Deservingness Cues.” </w:t>
      </w:r>
      <w:r w:rsidRPr="00E83150">
        <w:rPr>
          <w:rFonts w:ascii="Times New Roman" w:hAnsi="Times New Roman"/>
          <w:i/>
          <w:iCs/>
        </w:rPr>
        <w:t>The Journal of Politics</w:t>
      </w:r>
      <w:r w:rsidRPr="00E83150">
        <w:rPr>
          <w:rFonts w:ascii="Times New Roman" w:hAnsi="Times New Roman"/>
        </w:rPr>
        <w:t xml:space="preserve"> 76, no. 3 (July 2014): 684–97. </w:t>
      </w:r>
      <w:hyperlink r:id="rId11" w:history="1">
        <w:r w:rsidRPr="00E83150">
          <w:rPr>
            <w:rStyle w:val="Hyperlink"/>
            <w:rFonts w:ascii="Times New Roman" w:eastAsiaTheme="majorEastAsia" w:hAnsi="Times New Roman"/>
          </w:rPr>
          <w:t>https://doi.org/10.1017/S002238161400019X</w:t>
        </w:r>
      </w:hyperlink>
      <w:r w:rsidRPr="00E83150">
        <w:rPr>
          <w:rFonts w:ascii="Times New Roman" w:hAnsi="Times New Roman"/>
        </w:rPr>
        <w:t>.</w:t>
      </w:r>
    </w:p>
    <w:p w14:paraId="2CAB0F58" w14:textId="77777777" w:rsidR="00FD3993" w:rsidRPr="00E83150" w:rsidRDefault="00FD3993" w:rsidP="00FD3993">
      <w:pPr>
        <w:ind w:hanging="480"/>
        <w:rPr>
          <w:rFonts w:ascii="Times New Roman" w:hAnsi="Times New Roman"/>
        </w:rPr>
      </w:pPr>
    </w:p>
    <w:p w14:paraId="3978637C" w14:textId="45C36809" w:rsidR="00FD3993" w:rsidRPr="00E83150" w:rsidRDefault="00FD3993" w:rsidP="00FD3993">
      <w:pPr>
        <w:ind w:hanging="480"/>
        <w:rPr>
          <w:rFonts w:ascii="Times New Roman" w:hAnsi="Times New Roman"/>
        </w:rPr>
      </w:pPr>
      <w:proofErr w:type="spellStart"/>
      <w:r w:rsidRPr="00E83150">
        <w:rPr>
          <w:rFonts w:ascii="Times New Roman" w:hAnsi="Times New Roman"/>
        </w:rPr>
        <w:t>Achen</w:t>
      </w:r>
      <w:proofErr w:type="spellEnd"/>
      <w:r w:rsidRPr="00E83150">
        <w:rPr>
          <w:rFonts w:ascii="Times New Roman" w:hAnsi="Times New Roman"/>
        </w:rPr>
        <w:t xml:space="preserve">, Christopher, and Larry Bartels. </w:t>
      </w:r>
      <w:r w:rsidRPr="00E83150">
        <w:rPr>
          <w:rFonts w:ascii="Times New Roman" w:hAnsi="Times New Roman"/>
          <w:i/>
          <w:iCs/>
        </w:rPr>
        <w:t xml:space="preserve">Democracy for Realists. </w:t>
      </w:r>
      <w:r w:rsidRPr="00E83150">
        <w:rPr>
          <w:rFonts w:ascii="Times New Roman" w:hAnsi="Times New Roman"/>
        </w:rPr>
        <w:t>Prin</w:t>
      </w:r>
      <w:r w:rsidR="000308A9">
        <w:rPr>
          <w:rFonts w:ascii="Times New Roman" w:hAnsi="Times New Roman"/>
        </w:rPr>
        <w:t>ce</w:t>
      </w:r>
      <w:r w:rsidRPr="00E83150">
        <w:rPr>
          <w:rFonts w:ascii="Times New Roman" w:hAnsi="Times New Roman"/>
        </w:rPr>
        <w:t>ton University Press (2016).</w:t>
      </w:r>
    </w:p>
    <w:p w14:paraId="5A8D4E95" w14:textId="77777777" w:rsidR="00FD3993" w:rsidRDefault="00FD3993" w:rsidP="00FD3993">
      <w:pPr>
        <w:ind w:hanging="480"/>
        <w:rPr>
          <w:rFonts w:ascii="Times New Roman" w:hAnsi="Times New Roman"/>
        </w:rPr>
      </w:pPr>
    </w:p>
    <w:p w14:paraId="7A0C8F5B" w14:textId="77777777" w:rsidR="00FD3993" w:rsidRPr="004171EE" w:rsidRDefault="00FD3993" w:rsidP="00FD3993">
      <w:pPr>
        <w:ind w:hanging="480"/>
        <w:rPr>
          <w:rFonts w:ascii="Times New Roman" w:hAnsi="Times New Roman"/>
        </w:rPr>
      </w:pPr>
      <w:r w:rsidRPr="004171EE">
        <w:rPr>
          <w:rFonts w:ascii="Times New Roman" w:hAnsi="Times New Roman"/>
        </w:rPr>
        <w:t xml:space="preserve">Acharya, </w:t>
      </w:r>
      <w:proofErr w:type="spellStart"/>
      <w:r w:rsidRPr="004171EE">
        <w:rPr>
          <w:rFonts w:ascii="Times New Roman" w:hAnsi="Times New Roman"/>
        </w:rPr>
        <w:t>Avidit</w:t>
      </w:r>
      <w:proofErr w:type="spellEnd"/>
      <w:r w:rsidRPr="004171EE">
        <w:rPr>
          <w:rFonts w:ascii="Times New Roman" w:hAnsi="Times New Roman"/>
        </w:rPr>
        <w:t xml:space="preserve">, Matthew Blackwell, and Maya Sen. “The Political Legacy of American Slavery.” </w:t>
      </w:r>
      <w:r w:rsidRPr="004171EE">
        <w:rPr>
          <w:rFonts w:ascii="Times New Roman" w:hAnsi="Times New Roman"/>
          <w:i/>
          <w:iCs/>
        </w:rPr>
        <w:t>The Journal of Politics</w:t>
      </w:r>
      <w:r w:rsidRPr="004171EE">
        <w:rPr>
          <w:rFonts w:ascii="Times New Roman" w:hAnsi="Times New Roman"/>
        </w:rPr>
        <w:t xml:space="preserve"> 78, no. 3 (July 2016): 621–41. </w:t>
      </w:r>
      <w:hyperlink r:id="rId12" w:history="1">
        <w:r w:rsidRPr="004171EE">
          <w:rPr>
            <w:rStyle w:val="Hyperlink"/>
            <w:rFonts w:ascii="Times New Roman" w:eastAsiaTheme="majorEastAsia" w:hAnsi="Times New Roman"/>
          </w:rPr>
          <w:t>https://doi.org/10.1086/686631</w:t>
        </w:r>
      </w:hyperlink>
      <w:r w:rsidRPr="004171EE">
        <w:rPr>
          <w:rFonts w:ascii="Times New Roman" w:hAnsi="Times New Roman"/>
        </w:rPr>
        <w:t>.</w:t>
      </w:r>
    </w:p>
    <w:p w14:paraId="4EE47F1C" w14:textId="77777777" w:rsidR="00FD3993" w:rsidRDefault="00FD3993" w:rsidP="00FD3993">
      <w:pPr>
        <w:ind w:hanging="480"/>
        <w:rPr>
          <w:rFonts w:ascii="Times New Roman" w:hAnsi="Times New Roman"/>
          <w:i/>
          <w:iCs/>
        </w:rPr>
      </w:pPr>
    </w:p>
    <w:p w14:paraId="2EED2220" w14:textId="77777777" w:rsidR="00FD3993" w:rsidRPr="004171EE" w:rsidRDefault="00FD3993" w:rsidP="00FD3993">
      <w:pPr>
        <w:ind w:hanging="480"/>
        <w:rPr>
          <w:rFonts w:ascii="Times New Roman" w:hAnsi="Times New Roman"/>
        </w:rPr>
      </w:pPr>
      <w:r w:rsidRPr="004171EE">
        <w:rPr>
          <w:rFonts w:ascii="Times New Roman" w:hAnsi="Times New Roman"/>
        </w:rPr>
        <w:t>Alexander, Michelle.</w:t>
      </w:r>
      <w:r w:rsidRPr="004171EE">
        <w:rPr>
          <w:rFonts w:ascii="Times New Roman" w:hAnsi="Times New Roman"/>
          <w:i/>
          <w:iCs/>
        </w:rPr>
        <w:t xml:space="preserve"> The New Jim </w:t>
      </w:r>
      <w:proofErr w:type="gramStart"/>
      <w:r w:rsidRPr="004171EE">
        <w:rPr>
          <w:rFonts w:ascii="Times New Roman" w:hAnsi="Times New Roman"/>
          <w:i/>
          <w:iCs/>
        </w:rPr>
        <w:t>Crow :</w:t>
      </w:r>
      <w:proofErr w:type="gramEnd"/>
      <w:r w:rsidRPr="004171EE">
        <w:rPr>
          <w:rFonts w:ascii="Times New Roman" w:hAnsi="Times New Roman"/>
          <w:i/>
          <w:iCs/>
        </w:rPr>
        <w:t xml:space="preserve"> Mass Incarceration in the Age of Colorblindness. </w:t>
      </w:r>
      <w:r w:rsidRPr="004171EE">
        <w:rPr>
          <w:rFonts w:ascii="Times New Roman" w:hAnsi="Times New Roman"/>
        </w:rPr>
        <w:t xml:space="preserve">New </w:t>
      </w:r>
      <w:proofErr w:type="gramStart"/>
      <w:r w:rsidRPr="004171EE">
        <w:rPr>
          <w:rFonts w:ascii="Times New Roman" w:hAnsi="Times New Roman"/>
        </w:rPr>
        <w:t>York :New</w:t>
      </w:r>
      <w:proofErr w:type="gramEnd"/>
      <w:r w:rsidRPr="004171EE">
        <w:rPr>
          <w:rFonts w:ascii="Times New Roman" w:hAnsi="Times New Roman"/>
        </w:rPr>
        <w:t xml:space="preserve"> Press</w:t>
      </w:r>
      <w:r>
        <w:rPr>
          <w:rFonts w:ascii="Times New Roman" w:hAnsi="Times New Roman"/>
        </w:rPr>
        <w:t xml:space="preserve"> (</w:t>
      </w:r>
      <w:r w:rsidRPr="004171EE">
        <w:rPr>
          <w:rFonts w:ascii="Times New Roman" w:hAnsi="Times New Roman"/>
        </w:rPr>
        <w:t>2010</w:t>
      </w:r>
      <w:r>
        <w:rPr>
          <w:rFonts w:ascii="Times New Roman" w:hAnsi="Times New Roman"/>
        </w:rPr>
        <w:t>)</w:t>
      </w:r>
      <w:r w:rsidRPr="004171EE">
        <w:rPr>
          <w:rFonts w:ascii="Times New Roman" w:hAnsi="Times New Roman"/>
        </w:rPr>
        <w:t>.</w:t>
      </w:r>
    </w:p>
    <w:p w14:paraId="5A42EE01" w14:textId="77777777" w:rsidR="00FD3993" w:rsidRPr="00E83150" w:rsidRDefault="00FD3993" w:rsidP="00FD3993">
      <w:pPr>
        <w:rPr>
          <w:rFonts w:ascii="Times New Roman" w:hAnsi="Times New Roman"/>
        </w:rPr>
      </w:pPr>
    </w:p>
    <w:p w14:paraId="54B18809"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t>Benaquisto</w:t>
      </w:r>
      <w:proofErr w:type="spellEnd"/>
      <w:r w:rsidRPr="00E83150">
        <w:rPr>
          <w:rFonts w:ascii="Times New Roman" w:hAnsi="Times New Roman"/>
        </w:rPr>
        <w:t xml:space="preserve">, Lucia, and Peter J. Freed. “The Myth of Inmate Lawlessness: The Perceived Contradiction between Self and Other in Inmates’ Support for Criminal Justice Sanctioning Norms.” </w:t>
      </w:r>
      <w:r w:rsidRPr="00E83150">
        <w:rPr>
          <w:rFonts w:ascii="Times New Roman" w:hAnsi="Times New Roman"/>
          <w:i/>
          <w:iCs/>
        </w:rPr>
        <w:t>Law &amp; Society Review</w:t>
      </w:r>
      <w:r w:rsidRPr="00E83150">
        <w:rPr>
          <w:rFonts w:ascii="Times New Roman" w:hAnsi="Times New Roman"/>
        </w:rPr>
        <w:t xml:space="preserve"> 30, no. 3 (1996): 481. </w:t>
      </w:r>
      <w:hyperlink r:id="rId13" w:history="1">
        <w:r w:rsidRPr="00E83150">
          <w:rPr>
            <w:rStyle w:val="Hyperlink"/>
            <w:rFonts w:ascii="Times New Roman" w:eastAsiaTheme="majorEastAsia" w:hAnsi="Times New Roman"/>
          </w:rPr>
          <w:t>https://doi.org/10.2307/3054126</w:t>
        </w:r>
      </w:hyperlink>
      <w:r w:rsidRPr="00E83150">
        <w:rPr>
          <w:rFonts w:ascii="Times New Roman" w:hAnsi="Times New Roman"/>
        </w:rPr>
        <w:t>.</w:t>
      </w:r>
    </w:p>
    <w:p w14:paraId="39BC9BC9" w14:textId="77777777" w:rsidR="00FD3993" w:rsidRPr="00E83150" w:rsidRDefault="00FD3993" w:rsidP="00FD3993">
      <w:pPr>
        <w:ind w:hanging="480"/>
        <w:rPr>
          <w:rFonts w:ascii="Times New Roman" w:hAnsi="Times New Roman"/>
        </w:rPr>
      </w:pPr>
    </w:p>
    <w:p w14:paraId="13B131AF"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Bonczar</w:t>
      </w:r>
      <w:proofErr w:type="spellEnd"/>
      <w:r w:rsidRPr="00E83150">
        <w:rPr>
          <w:rFonts w:ascii="Times New Roman" w:hAnsi="Times New Roman"/>
        </w:rPr>
        <w:t xml:space="preserve">, TP. “Prevalence of Imprisonment in the US Population, 1974-2001.” </w:t>
      </w:r>
      <w:r w:rsidRPr="00E83150">
        <w:rPr>
          <w:rFonts w:ascii="Times New Roman" w:hAnsi="Times New Roman"/>
          <w:i/>
          <w:iCs/>
        </w:rPr>
        <w:t>US Department of Justice, Office of Justice Programs</w:t>
      </w:r>
      <w:r w:rsidRPr="00E83150">
        <w:rPr>
          <w:rFonts w:ascii="Times New Roman" w:hAnsi="Times New Roman"/>
        </w:rPr>
        <w:t xml:space="preserve"> (2003). </w:t>
      </w:r>
    </w:p>
    <w:p w14:paraId="0FCBBAE1" w14:textId="77777777" w:rsidR="00FD3993" w:rsidRPr="00E83150" w:rsidRDefault="00FD3993" w:rsidP="00FD3993">
      <w:pPr>
        <w:ind w:hanging="480"/>
        <w:rPr>
          <w:rFonts w:ascii="Times New Roman" w:hAnsi="Times New Roman"/>
        </w:rPr>
      </w:pPr>
    </w:p>
    <w:p w14:paraId="15CCF4FA" w14:textId="77777777" w:rsidR="00FD3993" w:rsidRPr="00E83150" w:rsidRDefault="00FD3993" w:rsidP="00FD3993">
      <w:pPr>
        <w:ind w:hanging="480"/>
        <w:rPr>
          <w:rFonts w:ascii="Times New Roman" w:hAnsi="Times New Roman"/>
        </w:rPr>
      </w:pPr>
      <w:r w:rsidRPr="00552F08">
        <w:rPr>
          <w:rFonts w:ascii="Times New Roman" w:hAnsi="Times New Roman"/>
        </w:rPr>
        <w:t xml:space="preserve">Bonilla-Silva, Eduardo and Amanda E. Lewis. 1999. “The New Racism: Racial Structure in the United States, 1960s–1990s.” In Race, Ethnicity, and Nationality in the USA: Toward the Twenty-First Century, ed. Paul Wong, 55–101. Boulder, CO: Westview. </w:t>
      </w:r>
    </w:p>
    <w:p w14:paraId="72DEC6E0" w14:textId="77777777" w:rsidR="00FD3993" w:rsidRPr="00E83150" w:rsidRDefault="00FD3993" w:rsidP="00FD3993">
      <w:pPr>
        <w:ind w:hanging="480"/>
        <w:rPr>
          <w:rFonts w:ascii="Times New Roman" w:hAnsi="Times New Roman"/>
        </w:rPr>
      </w:pPr>
    </w:p>
    <w:p w14:paraId="67807815" w14:textId="77777777" w:rsidR="00FD3993" w:rsidRPr="00F708D1" w:rsidRDefault="00FD3993" w:rsidP="00FD3993">
      <w:pPr>
        <w:ind w:hanging="480"/>
        <w:rPr>
          <w:rFonts w:ascii="Times New Roman" w:hAnsi="Times New Roman"/>
        </w:rPr>
      </w:pPr>
      <w:proofErr w:type="spellStart"/>
      <w:r w:rsidRPr="00F708D1">
        <w:rPr>
          <w:rFonts w:ascii="Times New Roman" w:hAnsi="Times New Roman"/>
        </w:rPr>
        <w:t>Bordalo</w:t>
      </w:r>
      <w:proofErr w:type="spellEnd"/>
      <w:r w:rsidRPr="00F708D1">
        <w:rPr>
          <w:rFonts w:ascii="Times New Roman" w:hAnsi="Times New Roman"/>
        </w:rPr>
        <w:t xml:space="preserve">, Pedro, Katherine Coffman, Nicola </w:t>
      </w:r>
      <w:proofErr w:type="spellStart"/>
      <w:r w:rsidRPr="00F708D1">
        <w:rPr>
          <w:rFonts w:ascii="Times New Roman" w:hAnsi="Times New Roman"/>
        </w:rPr>
        <w:t>Gennaioli</w:t>
      </w:r>
      <w:proofErr w:type="spellEnd"/>
      <w:r w:rsidRPr="00F708D1">
        <w:rPr>
          <w:rFonts w:ascii="Times New Roman" w:hAnsi="Times New Roman"/>
        </w:rPr>
        <w:t xml:space="preserve">, and Andrei Shleifer. “Stereotypes*.” </w:t>
      </w:r>
      <w:r w:rsidRPr="00F708D1">
        <w:rPr>
          <w:rFonts w:ascii="Times New Roman" w:hAnsi="Times New Roman"/>
          <w:i/>
          <w:iCs/>
        </w:rPr>
        <w:t>The Quarterly Journal of Economics</w:t>
      </w:r>
      <w:r w:rsidRPr="00F708D1">
        <w:rPr>
          <w:rFonts w:ascii="Times New Roman" w:hAnsi="Times New Roman"/>
        </w:rPr>
        <w:t xml:space="preserve"> 131, no. 4 (November 1, 2016): 1753–94. </w:t>
      </w:r>
      <w:hyperlink r:id="rId14" w:history="1">
        <w:r w:rsidRPr="00F708D1">
          <w:rPr>
            <w:rStyle w:val="Hyperlink"/>
            <w:rFonts w:ascii="Times New Roman" w:eastAsiaTheme="majorEastAsia" w:hAnsi="Times New Roman"/>
          </w:rPr>
          <w:t>https://doi.org/10.1093/qje/qjw029</w:t>
        </w:r>
      </w:hyperlink>
      <w:r w:rsidRPr="00F708D1">
        <w:rPr>
          <w:rFonts w:ascii="Times New Roman" w:hAnsi="Times New Roman"/>
        </w:rPr>
        <w:t>.</w:t>
      </w:r>
    </w:p>
    <w:p w14:paraId="468BAF72" w14:textId="77777777" w:rsidR="00FD3993" w:rsidRPr="00E83150" w:rsidRDefault="00FD3993" w:rsidP="00FD3993">
      <w:pPr>
        <w:ind w:hanging="480"/>
        <w:rPr>
          <w:rFonts w:ascii="Times New Roman" w:hAnsi="Times New Roman"/>
        </w:rPr>
      </w:pPr>
    </w:p>
    <w:p w14:paraId="77D67EE1"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Bjornstrom</w:t>
      </w:r>
      <w:proofErr w:type="spellEnd"/>
      <w:r w:rsidRPr="00E83150">
        <w:rPr>
          <w:rFonts w:ascii="Times New Roman" w:hAnsi="Times New Roman"/>
        </w:rPr>
        <w:t xml:space="preserve"> EE, Kaufman RL, Peterson RD, Slater MD. “Race and Ethnic Representations of Lawbreakers and Crime in News: A National Study of Television Coverage.” </w:t>
      </w:r>
      <w:r w:rsidRPr="00E83150">
        <w:rPr>
          <w:rFonts w:ascii="Times New Roman" w:hAnsi="Times New Roman"/>
          <w:i/>
          <w:iCs/>
        </w:rPr>
        <w:t>Social Problems</w:t>
      </w:r>
      <w:r w:rsidRPr="00E83150">
        <w:rPr>
          <w:rFonts w:ascii="Times New Roman" w:hAnsi="Times New Roman"/>
        </w:rPr>
        <w:t>. 2010 May 1;57(2):269-293. </w:t>
      </w:r>
    </w:p>
    <w:p w14:paraId="7ACE6F1A" w14:textId="77777777" w:rsidR="00FD3993" w:rsidRPr="00E83150" w:rsidRDefault="00FD3993" w:rsidP="00FD3993">
      <w:pPr>
        <w:ind w:hanging="480"/>
        <w:rPr>
          <w:rFonts w:ascii="Times New Roman" w:hAnsi="Times New Roman"/>
        </w:rPr>
      </w:pPr>
    </w:p>
    <w:p w14:paraId="5C8931E7" w14:textId="77777777" w:rsidR="00FD3993" w:rsidRPr="00E83150" w:rsidRDefault="00FD3993" w:rsidP="00FD3993">
      <w:pPr>
        <w:ind w:hanging="480"/>
        <w:rPr>
          <w:rFonts w:ascii="Times New Roman" w:hAnsi="Times New Roman"/>
        </w:rPr>
      </w:pPr>
      <w:r w:rsidRPr="00E83150">
        <w:rPr>
          <w:rFonts w:ascii="Times New Roman" w:hAnsi="Times New Roman"/>
        </w:rPr>
        <w:t xml:space="preserve">Baumgartner, Frank R., Marty A. Davidson, II, </w:t>
      </w:r>
      <w:proofErr w:type="spellStart"/>
      <w:r w:rsidRPr="00E83150">
        <w:rPr>
          <w:rFonts w:ascii="Times New Roman" w:hAnsi="Times New Roman"/>
        </w:rPr>
        <w:t>Kaneesha</w:t>
      </w:r>
      <w:proofErr w:type="spellEnd"/>
      <w:r w:rsidRPr="00E83150">
        <w:rPr>
          <w:rFonts w:ascii="Times New Roman" w:hAnsi="Times New Roman"/>
        </w:rPr>
        <w:t xml:space="preserve"> R. Johnson, Arvind Krishnamurthy, and Colin P. </w:t>
      </w:r>
      <w:r w:rsidRPr="00E83150">
        <w:rPr>
          <w:rFonts w:ascii="Times New Roman" w:hAnsi="Times New Roman"/>
          <w:i/>
          <w:iCs/>
        </w:rPr>
        <w:t>Wilson Deadly Justice: A Statistical Portrait of the Death Penalty</w:t>
      </w:r>
      <w:r w:rsidRPr="00E83150">
        <w:rPr>
          <w:rFonts w:ascii="Times New Roman" w:hAnsi="Times New Roman"/>
        </w:rPr>
        <w:t>. New York: Oxford University Press. (2018).</w:t>
      </w:r>
    </w:p>
    <w:p w14:paraId="164C55B2" w14:textId="77777777" w:rsidR="00FD3993" w:rsidRPr="00E83150" w:rsidRDefault="00FD3993" w:rsidP="00FD3993">
      <w:pPr>
        <w:rPr>
          <w:rFonts w:ascii="Times New Roman" w:hAnsi="Times New Roman"/>
        </w:rPr>
      </w:pPr>
    </w:p>
    <w:p w14:paraId="09803AED" w14:textId="77777777" w:rsidR="00FD3993" w:rsidRPr="00552F08" w:rsidRDefault="00FD3993" w:rsidP="00FD3993">
      <w:pPr>
        <w:ind w:hanging="480"/>
        <w:rPr>
          <w:rFonts w:ascii="Times New Roman" w:hAnsi="Times New Roman"/>
        </w:rPr>
      </w:pPr>
      <w:r w:rsidRPr="00552F08">
        <w:rPr>
          <w:rFonts w:ascii="Times New Roman" w:hAnsi="Times New Roman"/>
        </w:rPr>
        <w:t xml:space="preserve">Bruch, Sarah K., and Joe </w:t>
      </w:r>
      <w:proofErr w:type="spellStart"/>
      <w:r w:rsidRPr="00552F08">
        <w:rPr>
          <w:rFonts w:ascii="Times New Roman" w:hAnsi="Times New Roman"/>
        </w:rPr>
        <w:t>Soss</w:t>
      </w:r>
      <w:proofErr w:type="spellEnd"/>
      <w:r w:rsidRPr="00552F08">
        <w:rPr>
          <w:rFonts w:ascii="Times New Roman" w:hAnsi="Times New Roman"/>
        </w:rPr>
        <w:t xml:space="preserve">. “Schooling as a Formative Political Experience: Authority Relations and the Education of Citizens.” </w:t>
      </w:r>
      <w:r w:rsidRPr="00552F08">
        <w:rPr>
          <w:rFonts w:ascii="Times New Roman" w:hAnsi="Times New Roman"/>
          <w:i/>
          <w:iCs/>
        </w:rPr>
        <w:t>Perspectives on Politics</w:t>
      </w:r>
      <w:r w:rsidRPr="00552F08">
        <w:rPr>
          <w:rFonts w:ascii="Times New Roman" w:hAnsi="Times New Roman"/>
        </w:rPr>
        <w:t xml:space="preserve"> 16, no. 1 (March 2018): 36–57. </w:t>
      </w:r>
      <w:hyperlink r:id="rId15" w:history="1">
        <w:r w:rsidRPr="00552F08">
          <w:rPr>
            <w:rStyle w:val="Hyperlink"/>
            <w:rFonts w:ascii="Times New Roman" w:eastAsiaTheme="majorEastAsia" w:hAnsi="Times New Roman"/>
          </w:rPr>
          <w:t>https://doi.org/10.1017/S1537592717002195</w:t>
        </w:r>
      </w:hyperlink>
      <w:r w:rsidRPr="00552F08">
        <w:rPr>
          <w:rFonts w:ascii="Times New Roman" w:hAnsi="Times New Roman"/>
        </w:rPr>
        <w:t>.</w:t>
      </w:r>
    </w:p>
    <w:p w14:paraId="17613E7D" w14:textId="77777777" w:rsidR="00FD3993" w:rsidRPr="00E83150" w:rsidRDefault="00FD3993" w:rsidP="00FD3993">
      <w:pPr>
        <w:ind w:hanging="480"/>
        <w:rPr>
          <w:rFonts w:ascii="Times New Roman" w:hAnsi="Times New Roman"/>
        </w:rPr>
      </w:pPr>
    </w:p>
    <w:p w14:paraId="08A6F138"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Christiani</w:t>
      </w:r>
      <w:proofErr w:type="spellEnd"/>
      <w:r w:rsidRPr="00E83150">
        <w:rPr>
          <w:rFonts w:ascii="Times New Roman" w:hAnsi="Times New Roman"/>
        </w:rPr>
        <w:t xml:space="preserve">, Leah. “When are Explicit Racial Appeals Accepted? Examining the Role of Racial Threat.” </w:t>
      </w:r>
      <w:r w:rsidRPr="00E83150">
        <w:rPr>
          <w:rFonts w:ascii="Times New Roman" w:hAnsi="Times New Roman"/>
          <w:i/>
          <w:iCs/>
        </w:rPr>
        <w:t>Political Behavior</w:t>
      </w:r>
      <w:r w:rsidRPr="00E83150">
        <w:rPr>
          <w:rFonts w:ascii="Times New Roman" w:hAnsi="Times New Roman"/>
        </w:rPr>
        <w:t xml:space="preserve"> (2021).</w:t>
      </w:r>
    </w:p>
    <w:p w14:paraId="0780A07A" w14:textId="77777777" w:rsidR="00FD3993" w:rsidRPr="00E83150" w:rsidRDefault="00FD3993" w:rsidP="00FD3993">
      <w:pPr>
        <w:ind w:hanging="480"/>
        <w:rPr>
          <w:rFonts w:ascii="Times New Roman" w:hAnsi="Times New Roman"/>
        </w:rPr>
      </w:pPr>
    </w:p>
    <w:p w14:paraId="6C992576"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Christiani</w:t>
      </w:r>
      <w:proofErr w:type="spellEnd"/>
      <w:r w:rsidRPr="00E83150">
        <w:rPr>
          <w:rFonts w:ascii="Times New Roman" w:hAnsi="Times New Roman"/>
        </w:rPr>
        <w:t xml:space="preserve">, Leah, Kelsey </w:t>
      </w:r>
      <w:proofErr w:type="spellStart"/>
      <w:r w:rsidRPr="00E83150">
        <w:rPr>
          <w:rFonts w:ascii="Times New Roman" w:hAnsi="Times New Roman"/>
        </w:rPr>
        <w:t>Shoub</w:t>
      </w:r>
      <w:proofErr w:type="spellEnd"/>
      <w:r w:rsidRPr="00E83150">
        <w:rPr>
          <w:rFonts w:ascii="Times New Roman" w:hAnsi="Times New Roman"/>
        </w:rPr>
        <w:t xml:space="preserve">, Frank R. Baumgartner, Derek A. Epp, and Kevin Roach. “Better for Everyone: Black Descriptive Representation and Police Traffic Stops,” </w:t>
      </w:r>
      <w:r w:rsidRPr="00E83150">
        <w:rPr>
          <w:rFonts w:ascii="Times New Roman" w:hAnsi="Times New Roman"/>
          <w:i/>
          <w:iCs/>
        </w:rPr>
        <w:t>Politics, Groups, and Identities,</w:t>
      </w:r>
      <w:r w:rsidRPr="00E83150">
        <w:rPr>
          <w:rFonts w:ascii="Times New Roman" w:hAnsi="Times New Roman"/>
        </w:rPr>
        <w:t xml:space="preserve"> Online version (2021) </w:t>
      </w:r>
      <w:proofErr w:type="spellStart"/>
      <w:r w:rsidRPr="00E83150">
        <w:rPr>
          <w:rFonts w:ascii="Times New Roman" w:hAnsi="Times New Roman"/>
        </w:rPr>
        <w:t>doi</w:t>
      </w:r>
      <w:proofErr w:type="spellEnd"/>
      <w:r w:rsidRPr="00E83150">
        <w:rPr>
          <w:rFonts w:ascii="Times New Roman" w:hAnsi="Times New Roman"/>
        </w:rPr>
        <w:t>: 10.1080/21565503.2021.1892782.</w:t>
      </w:r>
    </w:p>
    <w:p w14:paraId="4A3F0219" w14:textId="77777777" w:rsidR="00FD3993" w:rsidRPr="00E83150" w:rsidRDefault="00FD3993" w:rsidP="00FD3993">
      <w:pPr>
        <w:ind w:hanging="480"/>
        <w:rPr>
          <w:rFonts w:ascii="Times New Roman" w:hAnsi="Times New Roman"/>
        </w:rPr>
      </w:pPr>
    </w:p>
    <w:p w14:paraId="6E405804" w14:textId="77777777" w:rsidR="00FD3993" w:rsidRPr="00E83150" w:rsidRDefault="00FD3993" w:rsidP="00FD3993">
      <w:pPr>
        <w:ind w:hanging="480"/>
        <w:rPr>
          <w:rFonts w:ascii="Times New Roman" w:hAnsi="Times New Roman"/>
        </w:rPr>
      </w:pPr>
    </w:p>
    <w:p w14:paraId="357D709D"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t>DeSante</w:t>
      </w:r>
      <w:proofErr w:type="spellEnd"/>
      <w:r w:rsidRPr="00E83150">
        <w:rPr>
          <w:rFonts w:ascii="Times New Roman" w:hAnsi="Times New Roman"/>
        </w:rPr>
        <w:t xml:space="preserve">, Christopher D. “Working Twice as Hard to Get Half as Far: Race, Work Ethic, and America’s Deserving Poor: </w:t>
      </w:r>
      <w:r w:rsidRPr="00E83150">
        <w:rPr>
          <w:rFonts w:ascii="Times New Roman" w:hAnsi="Times New Roman"/>
          <w:i/>
          <w:iCs/>
        </w:rPr>
        <w:t>DESERVINGNESS IN BLACK AND WHITE</w:t>
      </w:r>
      <w:r w:rsidRPr="00E83150">
        <w:rPr>
          <w:rFonts w:ascii="Times New Roman" w:hAnsi="Times New Roman"/>
        </w:rPr>
        <w:t xml:space="preserve">.” </w:t>
      </w:r>
      <w:r w:rsidRPr="00E83150">
        <w:rPr>
          <w:rFonts w:ascii="Times New Roman" w:hAnsi="Times New Roman"/>
          <w:i/>
          <w:iCs/>
        </w:rPr>
        <w:t>American Journal of Political Science</w:t>
      </w:r>
      <w:r w:rsidRPr="00E83150">
        <w:rPr>
          <w:rFonts w:ascii="Times New Roman" w:hAnsi="Times New Roman"/>
        </w:rPr>
        <w:t xml:space="preserve"> 57, no. 2 (April 2013): 342–56. </w:t>
      </w:r>
      <w:hyperlink r:id="rId16" w:history="1">
        <w:r w:rsidRPr="00E83150">
          <w:rPr>
            <w:rStyle w:val="Hyperlink"/>
            <w:rFonts w:ascii="Times New Roman" w:eastAsiaTheme="majorEastAsia" w:hAnsi="Times New Roman"/>
          </w:rPr>
          <w:t>https://doi.org/10.1111/ajps.12006</w:t>
        </w:r>
      </w:hyperlink>
      <w:r w:rsidRPr="00E83150">
        <w:rPr>
          <w:rFonts w:ascii="Times New Roman" w:hAnsi="Times New Roman"/>
        </w:rPr>
        <w:t>.</w:t>
      </w:r>
    </w:p>
    <w:p w14:paraId="285604E3" w14:textId="77777777" w:rsidR="00FD3993" w:rsidRPr="00E83150" w:rsidRDefault="00FD3993" w:rsidP="00FD3993">
      <w:pPr>
        <w:ind w:hanging="480"/>
        <w:rPr>
          <w:rFonts w:ascii="Times New Roman" w:hAnsi="Times New Roman"/>
        </w:rPr>
      </w:pPr>
    </w:p>
    <w:p w14:paraId="070647BE" w14:textId="77777777" w:rsidR="00FD3993" w:rsidRPr="00D6668C" w:rsidRDefault="00FD3993" w:rsidP="00FD3993">
      <w:pPr>
        <w:ind w:hanging="480"/>
        <w:rPr>
          <w:rFonts w:ascii="Times New Roman" w:hAnsi="Times New Roman"/>
        </w:rPr>
      </w:pPr>
      <w:r w:rsidRPr="00E83150">
        <w:rPr>
          <w:rFonts w:ascii="Times New Roman" w:hAnsi="Times New Roman"/>
        </w:rPr>
        <w:lastRenderedPageBreak/>
        <w:t>Dixon</w:t>
      </w:r>
      <w:r w:rsidRPr="00D6668C">
        <w:rPr>
          <w:rFonts w:ascii="Times New Roman" w:hAnsi="Times New Roman"/>
        </w:rPr>
        <w:t xml:space="preserve">, </w:t>
      </w:r>
      <w:r w:rsidRPr="00E83150">
        <w:rPr>
          <w:rFonts w:ascii="Times New Roman" w:hAnsi="Times New Roman"/>
        </w:rPr>
        <w:t>Travis</w:t>
      </w:r>
      <w:r w:rsidRPr="00D6668C">
        <w:rPr>
          <w:rFonts w:ascii="Times New Roman" w:hAnsi="Times New Roman"/>
        </w:rPr>
        <w:t xml:space="preserve">, and </w:t>
      </w:r>
      <w:r w:rsidRPr="00E83150">
        <w:rPr>
          <w:rFonts w:ascii="Times New Roman" w:hAnsi="Times New Roman"/>
        </w:rPr>
        <w:t>Daniel Linz</w:t>
      </w:r>
      <w:r w:rsidRPr="00D6668C">
        <w:rPr>
          <w:rFonts w:ascii="Times New Roman" w:hAnsi="Times New Roman"/>
        </w:rPr>
        <w:t xml:space="preserve">. “Race and the Misrepresentation of Victimization on Local Television News.” </w:t>
      </w:r>
      <w:r w:rsidRPr="00D6668C">
        <w:rPr>
          <w:rFonts w:ascii="Times New Roman" w:hAnsi="Times New Roman"/>
          <w:i/>
          <w:iCs/>
        </w:rPr>
        <w:t>Communication Research</w:t>
      </w:r>
      <w:r w:rsidRPr="00D6668C">
        <w:rPr>
          <w:rFonts w:ascii="Times New Roman" w:hAnsi="Times New Roman"/>
        </w:rPr>
        <w:t xml:space="preserve"> 27, no. 5 (October 1, 2000): 547–73. </w:t>
      </w:r>
      <w:hyperlink r:id="rId17" w:history="1">
        <w:r w:rsidRPr="00D6668C">
          <w:rPr>
            <w:rStyle w:val="Hyperlink"/>
            <w:rFonts w:ascii="Times New Roman" w:eastAsiaTheme="majorEastAsia" w:hAnsi="Times New Roman"/>
          </w:rPr>
          <w:t>https://doi.org/10.1177/009365000027005001</w:t>
        </w:r>
      </w:hyperlink>
      <w:r w:rsidRPr="00D6668C">
        <w:rPr>
          <w:rFonts w:ascii="Times New Roman" w:hAnsi="Times New Roman"/>
        </w:rPr>
        <w:t>.</w:t>
      </w:r>
    </w:p>
    <w:p w14:paraId="16FAFE3F" w14:textId="77777777" w:rsidR="00FD3993" w:rsidRPr="00E83150" w:rsidRDefault="00FD3993" w:rsidP="00FD3993">
      <w:pPr>
        <w:ind w:hanging="480"/>
        <w:rPr>
          <w:rFonts w:ascii="Times New Roman" w:hAnsi="Times New Roman"/>
        </w:rPr>
      </w:pPr>
    </w:p>
    <w:p w14:paraId="35F86F89" w14:textId="77777777" w:rsidR="00FD3993" w:rsidRPr="00E83150" w:rsidRDefault="00FD3993" w:rsidP="00FD3993">
      <w:pPr>
        <w:ind w:hanging="480"/>
        <w:rPr>
          <w:rFonts w:ascii="Times New Roman" w:hAnsi="Times New Roman"/>
        </w:rPr>
      </w:pPr>
      <w:r w:rsidRPr="00E83150">
        <w:rPr>
          <w:rFonts w:ascii="Times New Roman" w:hAnsi="Times New Roman"/>
        </w:rPr>
        <w:t xml:space="preserve">Enns, Peter K., and Julianna Koch. “Public Opinion in the U.S. States: 1956 to 2010.” </w:t>
      </w:r>
      <w:r w:rsidRPr="00E83150">
        <w:rPr>
          <w:rFonts w:ascii="Times New Roman" w:hAnsi="Times New Roman"/>
          <w:i/>
          <w:iCs/>
        </w:rPr>
        <w:t>State Politics &amp; Policy Quarterly</w:t>
      </w:r>
      <w:r w:rsidRPr="00E83150">
        <w:rPr>
          <w:rFonts w:ascii="Times New Roman" w:hAnsi="Times New Roman"/>
        </w:rPr>
        <w:t xml:space="preserve"> 13, no. 3 (September 2013): 349–72. </w:t>
      </w:r>
      <w:hyperlink r:id="rId18" w:history="1">
        <w:r w:rsidRPr="00E83150">
          <w:rPr>
            <w:rStyle w:val="Hyperlink"/>
            <w:rFonts w:ascii="Times New Roman" w:eastAsiaTheme="majorEastAsia" w:hAnsi="Times New Roman"/>
          </w:rPr>
          <w:t>https://doi.org/10.1177/1532440013496439</w:t>
        </w:r>
      </w:hyperlink>
      <w:r w:rsidRPr="00E83150">
        <w:rPr>
          <w:rFonts w:ascii="Times New Roman" w:hAnsi="Times New Roman"/>
        </w:rPr>
        <w:t>.</w:t>
      </w:r>
    </w:p>
    <w:p w14:paraId="16DB9A89" w14:textId="77777777" w:rsidR="00FD3993" w:rsidRPr="00E83150" w:rsidRDefault="00FD3993" w:rsidP="00FD3993">
      <w:pPr>
        <w:ind w:hanging="480"/>
        <w:rPr>
          <w:rFonts w:ascii="Times New Roman" w:hAnsi="Times New Roman"/>
          <w:color w:val="1C1D1E"/>
          <w:sz w:val="21"/>
          <w:szCs w:val="21"/>
          <w:shd w:val="clear" w:color="auto" w:fill="FFFFFF"/>
        </w:rPr>
      </w:pPr>
    </w:p>
    <w:p w14:paraId="01C4435A" w14:textId="77777777" w:rsidR="00FD3993" w:rsidRPr="00E83150" w:rsidRDefault="00FD3993" w:rsidP="00FD3993">
      <w:pPr>
        <w:ind w:hanging="480"/>
        <w:rPr>
          <w:rFonts w:ascii="Times New Roman" w:hAnsi="Times New Roman"/>
          <w:color w:val="1C1D1E"/>
          <w:sz w:val="21"/>
          <w:szCs w:val="21"/>
          <w:shd w:val="clear" w:color="auto" w:fill="FFFFFF"/>
        </w:rPr>
      </w:pPr>
      <w:r w:rsidRPr="00E83150">
        <w:rPr>
          <w:rFonts w:ascii="Times New Roman" w:hAnsi="Times New Roman"/>
          <w:color w:val="1C1D1E"/>
          <w:sz w:val="21"/>
          <w:szCs w:val="21"/>
          <w:shd w:val="clear" w:color="auto" w:fill="FFFFFF"/>
        </w:rPr>
        <w:t xml:space="preserve">Enns, P.K. “The Public's Increasing Punitiveness and Its Influence on Mass Incarceration in the United States.” </w:t>
      </w:r>
      <w:r w:rsidRPr="00E83150">
        <w:rPr>
          <w:rFonts w:ascii="Times New Roman" w:hAnsi="Times New Roman"/>
          <w:i/>
          <w:iCs/>
          <w:color w:val="1C1D1E"/>
          <w:sz w:val="21"/>
          <w:szCs w:val="21"/>
          <w:shd w:val="clear" w:color="auto" w:fill="FFFFFF"/>
        </w:rPr>
        <w:t>American Journal of Political Science</w:t>
      </w:r>
      <w:r w:rsidRPr="00E83150">
        <w:rPr>
          <w:rFonts w:ascii="Times New Roman" w:hAnsi="Times New Roman"/>
          <w:color w:val="1C1D1E"/>
          <w:sz w:val="21"/>
          <w:szCs w:val="21"/>
          <w:shd w:val="clear" w:color="auto" w:fill="FFFFFF"/>
        </w:rPr>
        <w:t xml:space="preserve"> (2014) 58: 857-872.</w:t>
      </w:r>
    </w:p>
    <w:p w14:paraId="61589568" w14:textId="77777777" w:rsidR="00FD3993" w:rsidRDefault="00FD3993" w:rsidP="00FD3993">
      <w:pPr>
        <w:ind w:hanging="480"/>
        <w:rPr>
          <w:rFonts w:ascii="Times New Roman" w:hAnsi="Times New Roman"/>
        </w:rPr>
      </w:pPr>
    </w:p>
    <w:p w14:paraId="1E689C17" w14:textId="77777777" w:rsidR="00FD3993" w:rsidRPr="00E83150" w:rsidRDefault="00FD3993" w:rsidP="00FD3993">
      <w:pPr>
        <w:ind w:hanging="480"/>
        <w:rPr>
          <w:rFonts w:ascii="Times New Roman" w:hAnsi="Times New Roman"/>
        </w:rPr>
      </w:pPr>
      <w:r w:rsidRPr="00E83150">
        <w:rPr>
          <w:rFonts w:ascii="Times New Roman" w:hAnsi="Times New Roman"/>
        </w:rPr>
        <w:t xml:space="preserve">Eubank, Nicholas, and Adriane Fresh. “Enfranchisement and Incarceration after the 1965 Voting Rights Act.” </w:t>
      </w:r>
      <w:r w:rsidRPr="00E83150">
        <w:rPr>
          <w:rFonts w:ascii="Times New Roman" w:hAnsi="Times New Roman"/>
          <w:i/>
          <w:iCs/>
        </w:rPr>
        <w:t>American Political Science Review</w:t>
      </w:r>
      <w:r w:rsidRPr="00E83150">
        <w:rPr>
          <w:rFonts w:ascii="Times New Roman" w:hAnsi="Times New Roman"/>
        </w:rPr>
        <w:t xml:space="preserve"> 116, no. 3 (August 2022): 791–806. </w:t>
      </w:r>
      <w:hyperlink r:id="rId19" w:history="1">
        <w:r w:rsidRPr="00E83150">
          <w:rPr>
            <w:rStyle w:val="Hyperlink"/>
            <w:rFonts w:ascii="Times New Roman" w:eastAsiaTheme="majorEastAsia" w:hAnsi="Times New Roman"/>
          </w:rPr>
          <w:t>https://doi.org/10.1017/S0003055421001337</w:t>
        </w:r>
      </w:hyperlink>
      <w:r w:rsidRPr="00E83150">
        <w:rPr>
          <w:rFonts w:ascii="Times New Roman" w:hAnsi="Times New Roman"/>
        </w:rPr>
        <w:t>.</w:t>
      </w:r>
    </w:p>
    <w:p w14:paraId="2E38D8A7" w14:textId="77777777" w:rsidR="00FD3993" w:rsidRDefault="00FD3993" w:rsidP="00FD3993">
      <w:pPr>
        <w:ind w:hanging="480"/>
        <w:rPr>
          <w:rFonts w:ascii="Times New Roman" w:hAnsi="Times New Roman"/>
        </w:rPr>
      </w:pPr>
    </w:p>
    <w:p w14:paraId="55DC3E48" w14:textId="77777777" w:rsidR="00FD3993" w:rsidRPr="00E83150" w:rsidRDefault="00FD3993" w:rsidP="00FD3993">
      <w:pPr>
        <w:ind w:hanging="480"/>
        <w:rPr>
          <w:rFonts w:ascii="Times New Roman" w:hAnsi="Times New Roman"/>
        </w:rPr>
      </w:pPr>
      <w:r>
        <w:rPr>
          <w:rFonts w:ascii="Times New Roman" w:hAnsi="Times New Roman"/>
        </w:rPr>
        <w:t xml:space="preserve">Feather, NT. “Judgements of Deservingness: Studies in the Psychology of Justice and Achievement.” </w:t>
      </w:r>
      <w:r>
        <w:rPr>
          <w:rFonts w:ascii="Times New Roman" w:hAnsi="Times New Roman"/>
          <w:i/>
          <w:iCs/>
        </w:rPr>
        <w:t>Personality and Social Psychology Review</w:t>
      </w:r>
      <w:r>
        <w:rPr>
          <w:rFonts w:ascii="Times New Roman" w:hAnsi="Times New Roman"/>
        </w:rPr>
        <w:t xml:space="preserve"> 3, No. 2 (1999).</w:t>
      </w:r>
    </w:p>
    <w:p w14:paraId="7D4E3229" w14:textId="77777777" w:rsidR="00FD3993" w:rsidRDefault="00FD3993" w:rsidP="00FD3993">
      <w:pPr>
        <w:ind w:hanging="480"/>
        <w:rPr>
          <w:rFonts w:ascii="Times New Roman" w:hAnsi="Times New Roman"/>
        </w:rPr>
      </w:pPr>
    </w:p>
    <w:p w14:paraId="3BE73F36" w14:textId="77777777" w:rsidR="00FD3993" w:rsidRPr="00552F08" w:rsidRDefault="00FD3993" w:rsidP="00FD3993">
      <w:pPr>
        <w:ind w:hanging="480"/>
        <w:rPr>
          <w:rFonts w:ascii="Times New Roman" w:hAnsi="Times New Roman"/>
        </w:rPr>
      </w:pPr>
      <w:r w:rsidRPr="00552F08">
        <w:rPr>
          <w:rFonts w:ascii="Times New Roman" w:hAnsi="Times New Roman"/>
        </w:rPr>
        <w:t xml:space="preserve">Feldman, Stanley, and Leonie Huddy. 2005. “Racial Resentment and White Op- position to Race-Conscious Programs: Principles or Prejudice?” American Journal of Political Science 49:168–83. </w:t>
      </w:r>
    </w:p>
    <w:p w14:paraId="3170DF3F" w14:textId="77777777" w:rsidR="00FD3993" w:rsidRPr="00E83150" w:rsidRDefault="00FD3993" w:rsidP="00FD3993">
      <w:pPr>
        <w:ind w:hanging="480"/>
        <w:rPr>
          <w:rFonts w:ascii="Times New Roman" w:hAnsi="Times New Roman"/>
        </w:rPr>
      </w:pPr>
    </w:p>
    <w:p w14:paraId="52314B8D" w14:textId="77777777" w:rsidR="00FD3993" w:rsidRPr="00E83150" w:rsidRDefault="00FD3993" w:rsidP="00FD3993">
      <w:pPr>
        <w:ind w:hanging="480"/>
        <w:rPr>
          <w:rFonts w:ascii="Times New Roman" w:hAnsi="Times New Roman"/>
          <w:sz w:val="24"/>
        </w:rPr>
      </w:pPr>
      <w:r w:rsidRPr="00E83150">
        <w:rPr>
          <w:rFonts w:ascii="Times New Roman" w:hAnsi="Times New Roman"/>
          <w:sz w:val="24"/>
        </w:rPr>
        <w:t>Gilliam, Franklin D Jr. “The `Welfare Queen’ Experiment,” Harvard University, Nieman Foundation (1999).</w:t>
      </w:r>
    </w:p>
    <w:p w14:paraId="482C4DFE" w14:textId="77777777" w:rsidR="00FD3993" w:rsidRPr="00E83150" w:rsidRDefault="00FD3993" w:rsidP="00FD3993">
      <w:pPr>
        <w:ind w:hanging="480"/>
        <w:rPr>
          <w:rFonts w:ascii="Times New Roman" w:hAnsi="Times New Roman"/>
        </w:rPr>
      </w:pPr>
    </w:p>
    <w:p w14:paraId="66B8E715" w14:textId="77777777" w:rsidR="00FD3993" w:rsidRPr="00552F08" w:rsidRDefault="00FD3993" w:rsidP="00FD3993">
      <w:pPr>
        <w:ind w:hanging="480"/>
        <w:rPr>
          <w:rFonts w:ascii="Times New Roman" w:hAnsi="Times New Roman"/>
        </w:rPr>
      </w:pPr>
      <w:proofErr w:type="spellStart"/>
      <w:r w:rsidRPr="00552F08">
        <w:rPr>
          <w:rFonts w:ascii="Times New Roman" w:hAnsi="Times New Roman"/>
        </w:rPr>
        <w:t>Gilens</w:t>
      </w:r>
      <w:proofErr w:type="spellEnd"/>
      <w:r w:rsidRPr="00552F08">
        <w:rPr>
          <w:rFonts w:ascii="Times New Roman" w:hAnsi="Times New Roman"/>
        </w:rPr>
        <w:t xml:space="preserve">, Martin. “‘Race Coding’ and White Opposition to Welfare.” </w:t>
      </w:r>
      <w:r w:rsidRPr="00552F08">
        <w:rPr>
          <w:rFonts w:ascii="Times New Roman" w:hAnsi="Times New Roman"/>
          <w:i/>
          <w:iCs/>
        </w:rPr>
        <w:t>American Political Science Review</w:t>
      </w:r>
      <w:r w:rsidRPr="00552F08">
        <w:rPr>
          <w:rFonts w:ascii="Times New Roman" w:hAnsi="Times New Roman"/>
        </w:rPr>
        <w:t xml:space="preserve"> 90, no. 3 (September 1996): 593–604. </w:t>
      </w:r>
      <w:hyperlink r:id="rId20" w:history="1">
        <w:r w:rsidRPr="00552F08">
          <w:rPr>
            <w:rStyle w:val="Hyperlink"/>
            <w:rFonts w:ascii="Times New Roman" w:eastAsiaTheme="majorEastAsia" w:hAnsi="Times New Roman"/>
          </w:rPr>
          <w:t>https://doi.org/10.2307/2082611</w:t>
        </w:r>
      </w:hyperlink>
      <w:r w:rsidRPr="00552F08">
        <w:rPr>
          <w:rFonts w:ascii="Times New Roman" w:hAnsi="Times New Roman"/>
        </w:rPr>
        <w:t>.</w:t>
      </w:r>
    </w:p>
    <w:p w14:paraId="5E85FA5A" w14:textId="77777777" w:rsidR="00FD3993" w:rsidRPr="00E83150" w:rsidRDefault="00FD3993" w:rsidP="00FD3993">
      <w:pPr>
        <w:ind w:hanging="480"/>
        <w:rPr>
          <w:rFonts w:ascii="Times New Roman" w:hAnsi="Times New Roman"/>
        </w:rPr>
      </w:pPr>
    </w:p>
    <w:p w14:paraId="54E233D9"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Grumbach</w:t>
      </w:r>
      <w:proofErr w:type="spellEnd"/>
      <w:r w:rsidRPr="00E83150">
        <w:rPr>
          <w:rFonts w:ascii="Times New Roman" w:hAnsi="Times New Roman"/>
        </w:rPr>
        <w:t xml:space="preserve">, Jacob M. “Laboratories of Democratic Backsliding.” </w:t>
      </w:r>
      <w:r w:rsidRPr="00E83150">
        <w:rPr>
          <w:rFonts w:ascii="Times New Roman" w:hAnsi="Times New Roman"/>
          <w:i/>
          <w:iCs/>
        </w:rPr>
        <w:t>American Political Science Review</w:t>
      </w:r>
      <w:r w:rsidRPr="00E83150">
        <w:rPr>
          <w:rFonts w:ascii="Times New Roman" w:hAnsi="Times New Roman"/>
        </w:rPr>
        <w:t xml:space="preserve">, December 1, 2022, 1–18. </w:t>
      </w:r>
      <w:hyperlink r:id="rId21" w:history="1">
        <w:r w:rsidRPr="00E83150">
          <w:rPr>
            <w:rStyle w:val="Hyperlink"/>
            <w:rFonts w:ascii="Times New Roman" w:eastAsiaTheme="majorEastAsia" w:hAnsi="Times New Roman"/>
          </w:rPr>
          <w:t>https://doi.org/10.1017/S0003055422000934</w:t>
        </w:r>
      </w:hyperlink>
      <w:r w:rsidRPr="00E83150">
        <w:rPr>
          <w:rFonts w:ascii="Times New Roman" w:hAnsi="Times New Roman"/>
        </w:rPr>
        <w:t>.</w:t>
      </w:r>
    </w:p>
    <w:p w14:paraId="04EBEDEB" w14:textId="77777777" w:rsidR="00FD3993" w:rsidRPr="00E83150" w:rsidRDefault="00FD3993" w:rsidP="00FD3993">
      <w:pPr>
        <w:ind w:hanging="480"/>
        <w:rPr>
          <w:rFonts w:ascii="Times New Roman" w:hAnsi="Times New Roman"/>
          <w:sz w:val="24"/>
        </w:rPr>
      </w:pPr>
    </w:p>
    <w:p w14:paraId="6A12FAEE"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Grove, Natalie J., and Anthony B. </w:t>
      </w:r>
      <w:proofErr w:type="spellStart"/>
      <w:r w:rsidRPr="00E83150">
        <w:rPr>
          <w:rFonts w:ascii="Times New Roman" w:hAnsi="Times New Roman"/>
        </w:rPr>
        <w:t>Zwi</w:t>
      </w:r>
      <w:proofErr w:type="spellEnd"/>
      <w:r w:rsidRPr="00E83150">
        <w:rPr>
          <w:rFonts w:ascii="Times New Roman" w:hAnsi="Times New Roman"/>
        </w:rPr>
        <w:t xml:space="preserve">. “Our Health and Theirs: Forced Migration, Othering, and Public Health.” </w:t>
      </w:r>
      <w:r w:rsidRPr="00E83150">
        <w:rPr>
          <w:rFonts w:ascii="Times New Roman" w:hAnsi="Times New Roman"/>
          <w:i/>
          <w:iCs/>
        </w:rPr>
        <w:t>Social Science &amp; Medicine</w:t>
      </w:r>
      <w:r w:rsidRPr="00E83150">
        <w:rPr>
          <w:rFonts w:ascii="Times New Roman" w:hAnsi="Times New Roman"/>
        </w:rPr>
        <w:t xml:space="preserve"> 62, no. 8 (April 2006): 1931–42. </w:t>
      </w:r>
      <w:hyperlink r:id="rId22" w:history="1">
        <w:r w:rsidRPr="00E83150">
          <w:rPr>
            <w:rStyle w:val="Hyperlink"/>
            <w:rFonts w:ascii="Times New Roman" w:eastAsiaTheme="majorEastAsia" w:hAnsi="Times New Roman"/>
          </w:rPr>
          <w:t>https://doi.org/10.1016/j.socscimed.2005.08.061</w:t>
        </w:r>
      </w:hyperlink>
      <w:r w:rsidRPr="00E83150">
        <w:rPr>
          <w:rFonts w:ascii="Times New Roman" w:hAnsi="Times New Roman"/>
        </w:rPr>
        <w:t>.</w:t>
      </w:r>
    </w:p>
    <w:p w14:paraId="75315CE4" w14:textId="77777777" w:rsidR="00FD3993" w:rsidRPr="00E83150" w:rsidRDefault="00FD3993" w:rsidP="00FD3993">
      <w:pPr>
        <w:ind w:hanging="480"/>
        <w:rPr>
          <w:rFonts w:ascii="Times New Roman" w:hAnsi="Times New Roman"/>
        </w:rPr>
      </w:pPr>
    </w:p>
    <w:p w14:paraId="01C58E45" w14:textId="77777777" w:rsidR="00FD3993" w:rsidRPr="00552F08" w:rsidRDefault="00FD3993" w:rsidP="00FD3993">
      <w:pPr>
        <w:ind w:hanging="480"/>
        <w:rPr>
          <w:rFonts w:ascii="Times New Roman" w:hAnsi="Times New Roman"/>
        </w:rPr>
      </w:pPr>
      <w:r w:rsidRPr="00552F08">
        <w:rPr>
          <w:rFonts w:ascii="Times New Roman" w:hAnsi="Times New Roman"/>
        </w:rPr>
        <w:t xml:space="preserve">Hinton, Elizabeth (2021). </w:t>
      </w:r>
      <w:r w:rsidRPr="00552F08">
        <w:rPr>
          <w:rFonts w:ascii="Times New Roman" w:hAnsi="Times New Roman"/>
          <w:i/>
          <w:iCs/>
        </w:rPr>
        <w:t xml:space="preserve">America on fire: The untold history of police violence and Black Rebel- </w:t>
      </w:r>
    </w:p>
    <w:p w14:paraId="12EF8EDD" w14:textId="77777777" w:rsidR="00FD3993" w:rsidRPr="00552F08" w:rsidRDefault="00FD3993" w:rsidP="00FD3993">
      <w:pPr>
        <w:ind w:hanging="480"/>
        <w:rPr>
          <w:rFonts w:ascii="Times New Roman" w:hAnsi="Times New Roman"/>
        </w:rPr>
      </w:pPr>
      <w:r w:rsidRPr="00552F08">
        <w:rPr>
          <w:rFonts w:ascii="Times New Roman" w:hAnsi="Times New Roman"/>
          <w:i/>
          <w:iCs/>
        </w:rPr>
        <w:t>lion since the 1960s</w:t>
      </w:r>
      <w:r w:rsidRPr="00552F08">
        <w:rPr>
          <w:rFonts w:ascii="Times New Roman" w:hAnsi="Times New Roman"/>
        </w:rPr>
        <w:t>. Liveright Publishing.</w:t>
      </w:r>
    </w:p>
    <w:p w14:paraId="0B4864B2" w14:textId="77777777" w:rsidR="00FD3993" w:rsidRPr="00E83150" w:rsidRDefault="00FD3993" w:rsidP="00FD3993">
      <w:pPr>
        <w:ind w:hanging="480"/>
        <w:rPr>
          <w:rFonts w:ascii="Times New Roman" w:hAnsi="Times New Roman"/>
          <w:sz w:val="24"/>
        </w:rPr>
      </w:pPr>
    </w:p>
    <w:p w14:paraId="734BB1D0" w14:textId="77777777" w:rsidR="00FD3993" w:rsidRPr="00E83150" w:rsidRDefault="00FD3993" w:rsidP="00FD3993">
      <w:pPr>
        <w:ind w:hanging="480"/>
        <w:rPr>
          <w:rFonts w:ascii="Times New Roman" w:hAnsi="Times New Roman"/>
          <w:sz w:val="24"/>
        </w:rPr>
      </w:pPr>
      <w:r w:rsidRPr="00E83150">
        <w:rPr>
          <w:rFonts w:ascii="Times New Roman" w:hAnsi="Times New Roman"/>
        </w:rPr>
        <w:t>Israel-</w:t>
      </w:r>
      <w:proofErr w:type="spellStart"/>
      <w:r w:rsidRPr="00E83150">
        <w:rPr>
          <w:rFonts w:ascii="Times New Roman" w:hAnsi="Times New Roman"/>
        </w:rPr>
        <w:t>Trummel</w:t>
      </w:r>
      <w:proofErr w:type="spellEnd"/>
      <w:r w:rsidRPr="00E83150">
        <w:rPr>
          <w:rFonts w:ascii="Times New Roman" w:hAnsi="Times New Roman"/>
        </w:rPr>
        <w:t xml:space="preserve">, Mackenzie, and Shea Streeter. “Police Abuse or Just Deserts?” </w:t>
      </w:r>
      <w:r w:rsidRPr="00E83150">
        <w:rPr>
          <w:rFonts w:ascii="Times New Roman" w:hAnsi="Times New Roman"/>
          <w:i/>
          <w:iCs/>
        </w:rPr>
        <w:t>Public Opinion Quarterly</w:t>
      </w:r>
      <w:r w:rsidRPr="00E83150">
        <w:rPr>
          <w:rFonts w:ascii="Times New Roman" w:hAnsi="Times New Roman"/>
        </w:rPr>
        <w:t xml:space="preserve"> 86, no. S1 (August 16, 2022): 499–522. </w:t>
      </w:r>
      <w:hyperlink r:id="rId23" w:history="1">
        <w:r w:rsidRPr="00E83150">
          <w:rPr>
            <w:rStyle w:val="Hyperlink"/>
            <w:rFonts w:ascii="Times New Roman" w:eastAsiaTheme="majorEastAsia" w:hAnsi="Times New Roman"/>
          </w:rPr>
          <w:t>https://doi.org/10.1093/poq/nfac017</w:t>
        </w:r>
      </w:hyperlink>
      <w:r w:rsidRPr="00E83150">
        <w:rPr>
          <w:rFonts w:ascii="Times New Roman" w:hAnsi="Times New Roman"/>
        </w:rPr>
        <w:t>.</w:t>
      </w:r>
    </w:p>
    <w:p w14:paraId="39F17EC3" w14:textId="77777777" w:rsidR="00FD3993" w:rsidRPr="00E83150" w:rsidRDefault="00FD3993" w:rsidP="00FD3993">
      <w:pPr>
        <w:ind w:hanging="480"/>
        <w:rPr>
          <w:rFonts w:ascii="Times New Roman" w:hAnsi="Times New Roman"/>
        </w:rPr>
      </w:pPr>
    </w:p>
    <w:p w14:paraId="0098BE9C"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Jensen, Carsten, and Michael Bang Petersen. “The Deservingness Heuristic and the Politics of Health Care: DESERVINGNESS AND HEALTH CARE.” </w:t>
      </w:r>
      <w:r w:rsidRPr="00E83150">
        <w:rPr>
          <w:rFonts w:ascii="Times New Roman" w:hAnsi="Times New Roman"/>
          <w:i/>
          <w:iCs/>
        </w:rPr>
        <w:t>American Journal of Political Science</w:t>
      </w:r>
      <w:r w:rsidRPr="00E83150">
        <w:rPr>
          <w:rFonts w:ascii="Times New Roman" w:hAnsi="Times New Roman"/>
        </w:rPr>
        <w:t xml:space="preserve"> 61, no. 1 (January 2017): 68–83. </w:t>
      </w:r>
      <w:hyperlink r:id="rId24" w:history="1">
        <w:r w:rsidRPr="00E83150">
          <w:rPr>
            <w:rStyle w:val="Hyperlink"/>
            <w:rFonts w:ascii="Times New Roman" w:eastAsiaTheme="majorEastAsia" w:hAnsi="Times New Roman"/>
          </w:rPr>
          <w:t>https://doi.org/10.1111/ajps.12251</w:t>
        </w:r>
      </w:hyperlink>
      <w:r w:rsidRPr="00E83150">
        <w:rPr>
          <w:rFonts w:ascii="Times New Roman" w:hAnsi="Times New Roman"/>
        </w:rPr>
        <w:t>.</w:t>
      </w:r>
    </w:p>
    <w:p w14:paraId="7ED509E2" w14:textId="77777777" w:rsidR="00FD3993" w:rsidRPr="00E83150" w:rsidRDefault="00FD3993" w:rsidP="00FD3993">
      <w:pPr>
        <w:ind w:hanging="480"/>
        <w:rPr>
          <w:rFonts w:ascii="Times New Roman" w:hAnsi="Times New Roman"/>
        </w:rPr>
      </w:pPr>
    </w:p>
    <w:p w14:paraId="4DE9318A" w14:textId="77777777" w:rsidR="00FD3993" w:rsidRPr="00E83150" w:rsidRDefault="00FD3993" w:rsidP="00FD3993">
      <w:pPr>
        <w:ind w:hanging="480"/>
        <w:rPr>
          <w:rFonts w:ascii="Times New Roman" w:hAnsi="Times New Roman"/>
        </w:rPr>
      </w:pPr>
      <w:r w:rsidRPr="00E83150">
        <w:rPr>
          <w:rFonts w:ascii="Times New Roman" w:hAnsi="Times New Roman"/>
        </w:rPr>
        <w:t xml:space="preserve">Kahneman, Daniel. “A Perspective on Judgment and Choice: Mapping Bounded Rationality.” </w:t>
      </w:r>
      <w:r w:rsidRPr="00E83150">
        <w:rPr>
          <w:rFonts w:ascii="Times New Roman" w:hAnsi="Times New Roman"/>
          <w:i/>
          <w:iCs/>
        </w:rPr>
        <w:t>American Psychologist</w:t>
      </w:r>
      <w:r w:rsidRPr="00E83150">
        <w:rPr>
          <w:rFonts w:ascii="Times New Roman" w:hAnsi="Times New Roman"/>
        </w:rPr>
        <w:t xml:space="preserve"> 58, no. 9 (2003): 697–720. </w:t>
      </w:r>
      <w:hyperlink r:id="rId25" w:history="1">
        <w:r w:rsidRPr="00E83150">
          <w:rPr>
            <w:rStyle w:val="Hyperlink"/>
            <w:rFonts w:ascii="Times New Roman" w:eastAsiaTheme="majorEastAsia" w:hAnsi="Times New Roman"/>
          </w:rPr>
          <w:t>https://doi.org/10.1037/0003-066X.58.9.697</w:t>
        </w:r>
      </w:hyperlink>
      <w:r w:rsidRPr="00E83150">
        <w:rPr>
          <w:rFonts w:ascii="Times New Roman" w:hAnsi="Times New Roman"/>
        </w:rPr>
        <w:t>.</w:t>
      </w:r>
    </w:p>
    <w:p w14:paraId="061E6C0E" w14:textId="77777777" w:rsidR="00FD3993" w:rsidRPr="00E83150" w:rsidRDefault="00FD3993" w:rsidP="00FD3993">
      <w:pPr>
        <w:ind w:hanging="480"/>
        <w:rPr>
          <w:rFonts w:ascii="Times New Roman" w:hAnsi="Times New Roman"/>
        </w:rPr>
      </w:pPr>
    </w:p>
    <w:p w14:paraId="5823FE4C" w14:textId="77777777" w:rsidR="00FD3993" w:rsidRPr="00E83150" w:rsidRDefault="00FD3993" w:rsidP="00FD3993">
      <w:pPr>
        <w:ind w:hanging="480"/>
        <w:rPr>
          <w:rFonts w:ascii="Times New Roman" w:hAnsi="Times New Roman"/>
        </w:rPr>
      </w:pPr>
      <w:r w:rsidRPr="00E83150">
        <w:rPr>
          <w:rFonts w:ascii="Times New Roman" w:hAnsi="Times New Roman"/>
        </w:rPr>
        <w:t xml:space="preserve">Kahneman, Daniel. </w:t>
      </w:r>
      <w:r w:rsidRPr="00E83150">
        <w:rPr>
          <w:rFonts w:ascii="Times New Roman" w:hAnsi="Times New Roman"/>
          <w:i/>
          <w:iCs/>
        </w:rPr>
        <w:t>Thinking Fast and Slow.</w:t>
      </w:r>
      <w:r w:rsidRPr="00E83150">
        <w:rPr>
          <w:rFonts w:ascii="Times New Roman" w:hAnsi="Times New Roman"/>
        </w:rPr>
        <w:t xml:space="preserve"> (2011)</w:t>
      </w:r>
    </w:p>
    <w:p w14:paraId="77DF7FB3" w14:textId="77777777" w:rsidR="00FD3993" w:rsidRPr="00E83150" w:rsidRDefault="00FD3993" w:rsidP="00FD3993">
      <w:pPr>
        <w:ind w:hanging="480"/>
        <w:rPr>
          <w:rFonts w:ascii="Times New Roman" w:hAnsi="Times New Roman"/>
        </w:rPr>
      </w:pPr>
    </w:p>
    <w:p w14:paraId="5432EAEA" w14:textId="77777777" w:rsidR="00FD3993" w:rsidRPr="001E6884" w:rsidRDefault="00FD3993" w:rsidP="00FD3993">
      <w:pPr>
        <w:ind w:hanging="480"/>
        <w:rPr>
          <w:rFonts w:ascii="Times New Roman" w:hAnsi="Times New Roman"/>
        </w:rPr>
      </w:pPr>
      <w:r w:rsidRPr="001E6884">
        <w:rPr>
          <w:rFonts w:ascii="Times New Roman" w:hAnsi="Times New Roman"/>
        </w:rPr>
        <w:t xml:space="preserve">Keiser, Lael R., and Susan M. Miller. “Does Administrative Burden Influence Public Support for Government Programs? Evidence from a Survey Experiment.” </w:t>
      </w:r>
      <w:r w:rsidRPr="001E6884">
        <w:rPr>
          <w:rFonts w:ascii="Times New Roman" w:hAnsi="Times New Roman"/>
          <w:i/>
          <w:iCs/>
        </w:rPr>
        <w:t>Public Administration Review</w:t>
      </w:r>
      <w:r w:rsidRPr="001E6884">
        <w:rPr>
          <w:rFonts w:ascii="Times New Roman" w:hAnsi="Times New Roman"/>
        </w:rPr>
        <w:t xml:space="preserve"> 80, no. 1 (January 2020): 137–50. </w:t>
      </w:r>
      <w:hyperlink r:id="rId26" w:history="1">
        <w:r w:rsidRPr="001E6884">
          <w:rPr>
            <w:rStyle w:val="Hyperlink"/>
            <w:rFonts w:ascii="Times New Roman" w:eastAsiaTheme="majorEastAsia" w:hAnsi="Times New Roman"/>
          </w:rPr>
          <w:t>https://doi.org/10.1111/puar.13133</w:t>
        </w:r>
      </w:hyperlink>
      <w:r w:rsidRPr="001E6884">
        <w:rPr>
          <w:rFonts w:ascii="Times New Roman" w:hAnsi="Times New Roman"/>
        </w:rPr>
        <w:t>.</w:t>
      </w:r>
    </w:p>
    <w:p w14:paraId="406AFAA2" w14:textId="77777777" w:rsidR="00FD3993" w:rsidRPr="00E83150" w:rsidRDefault="00FD3993" w:rsidP="00FD3993">
      <w:pPr>
        <w:ind w:hanging="480"/>
        <w:rPr>
          <w:rFonts w:ascii="Times New Roman" w:hAnsi="Times New Roman"/>
        </w:rPr>
      </w:pPr>
    </w:p>
    <w:p w14:paraId="631DFAB5" w14:textId="77777777" w:rsidR="00FD3993" w:rsidRPr="00E83150" w:rsidRDefault="00FD3993" w:rsidP="00FD3993">
      <w:pPr>
        <w:ind w:hanging="480"/>
        <w:rPr>
          <w:rFonts w:ascii="Times New Roman" w:hAnsi="Times New Roman"/>
        </w:rPr>
      </w:pPr>
    </w:p>
    <w:p w14:paraId="1027D423"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Kline, Nolan. “When Deservingness Policies Converge: US Immigration Enforcement, Health Reform and Patient Dumping.” </w:t>
      </w:r>
      <w:r w:rsidRPr="00E83150">
        <w:rPr>
          <w:rFonts w:ascii="Times New Roman" w:hAnsi="Times New Roman"/>
          <w:i/>
          <w:iCs/>
        </w:rPr>
        <w:t>Anthropology &amp; Medicine</w:t>
      </w:r>
      <w:r w:rsidRPr="00E83150">
        <w:rPr>
          <w:rFonts w:ascii="Times New Roman" w:hAnsi="Times New Roman"/>
        </w:rPr>
        <w:t xml:space="preserve"> 26, no. 3 (September 2, 2019): 280–95. </w:t>
      </w:r>
      <w:hyperlink r:id="rId27" w:history="1">
        <w:r w:rsidRPr="00E83150">
          <w:rPr>
            <w:rStyle w:val="Hyperlink"/>
            <w:rFonts w:ascii="Times New Roman" w:eastAsiaTheme="majorEastAsia" w:hAnsi="Times New Roman"/>
          </w:rPr>
          <w:t>https://doi.org/10.1080/13648470.2018.1507101</w:t>
        </w:r>
      </w:hyperlink>
      <w:r w:rsidRPr="00E83150">
        <w:rPr>
          <w:rFonts w:ascii="Times New Roman" w:hAnsi="Times New Roman"/>
        </w:rPr>
        <w:t>.</w:t>
      </w:r>
    </w:p>
    <w:p w14:paraId="63020925" w14:textId="77777777" w:rsidR="00FD3993" w:rsidRPr="00E83150" w:rsidRDefault="00FD3993" w:rsidP="00FD3993">
      <w:pPr>
        <w:ind w:hanging="480"/>
        <w:rPr>
          <w:rFonts w:ascii="Times New Roman" w:hAnsi="Times New Roman"/>
          <w:sz w:val="24"/>
        </w:rPr>
      </w:pPr>
    </w:p>
    <w:p w14:paraId="6025C6C0" w14:textId="77777777" w:rsidR="00FD3993" w:rsidRPr="00E83150" w:rsidRDefault="00FD3993" w:rsidP="00FD3993">
      <w:pPr>
        <w:ind w:hanging="480"/>
        <w:rPr>
          <w:rFonts w:ascii="Times New Roman" w:hAnsi="Times New Roman"/>
          <w:sz w:val="24"/>
        </w:rPr>
      </w:pPr>
      <w:r w:rsidRPr="00E83150">
        <w:rPr>
          <w:rFonts w:ascii="Times New Roman" w:hAnsi="Times New Roman"/>
          <w:sz w:val="24"/>
        </w:rPr>
        <w:t>Krishnamurthy, Arvind. “Handcuffed: The Limited Effects of Civilian Oversight on Police,” n.d., 60.</w:t>
      </w:r>
    </w:p>
    <w:p w14:paraId="2446ACB0" w14:textId="77777777" w:rsidR="00FD3993" w:rsidRPr="00E83150" w:rsidRDefault="00FD3993" w:rsidP="00FD3993">
      <w:pPr>
        <w:ind w:hanging="480"/>
        <w:rPr>
          <w:rFonts w:ascii="Times New Roman" w:hAnsi="Times New Roman"/>
        </w:rPr>
      </w:pPr>
    </w:p>
    <w:p w14:paraId="465B95DB"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Kreitzer</w:t>
      </w:r>
      <w:proofErr w:type="spellEnd"/>
      <w:r w:rsidRPr="00E83150">
        <w:rPr>
          <w:rFonts w:ascii="Times New Roman" w:hAnsi="Times New Roman"/>
        </w:rPr>
        <w:t xml:space="preserve">, Rebecca </w:t>
      </w:r>
      <w:proofErr w:type="spellStart"/>
      <w:r w:rsidRPr="00E83150">
        <w:rPr>
          <w:rFonts w:ascii="Times New Roman" w:hAnsi="Times New Roman"/>
        </w:rPr>
        <w:t>J.and</w:t>
      </w:r>
      <w:proofErr w:type="spellEnd"/>
      <w:r w:rsidRPr="00E83150">
        <w:rPr>
          <w:rFonts w:ascii="Times New Roman" w:hAnsi="Times New Roman"/>
        </w:rPr>
        <w:t xml:space="preserve"> Candis Watts Smith. “The Dynamics of Racial Resentment across the 50 US States.” Perspectives on Politics, 18, no. 3 (2019.</w:t>
      </w:r>
    </w:p>
    <w:p w14:paraId="4290DC0F" w14:textId="77777777" w:rsidR="00FD3993" w:rsidRPr="00E83150" w:rsidRDefault="00FD3993" w:rsidP="00FD3993">
      <w:pPr>
        <w:ind w:hanging="480"/>
        <w:rPr>
          <w:rFonts w:ascii="Times New Roman" w:hAnsi="Times New Roman"/>
        </w:rPr>
      </w:pPr>
    </w:p>
    <w:p w14:paraId="4A56FBB2"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Kreitzer</w:t>
      </w:r>
      <w:proofErr w:type="spellEnd"/>
      <w:r w:rsidRPr="00E83150">
        <w:rPr>
          <w:rFonts w:ascii="Times New Roman" w:hAnsi="Times New Roman"/>
        </w:rPr>
        <w:t xml:space="preserve">, Rebecca J., Elizabeth A. Maltby, and Candis Watts Smith. “Fifty Shades of Deservingness: An Analysis of State-Level Variation and Effect of Social Constructions on Policy Outcomes.” </w:t>
      </w:r>
      <w:r w:rsidRPr="00E83150">
        <w:rPr>
          <w:rFonts w:ascii="Times New Roman" w:hAnsi="Times New Roman"/>
          <w:i/>
          <w:iCs/>
        </w:rPr>
        <w:t>Journal of Public Policy</w:t>
      </w:r>
      <w:r w:rsidRPr="00E83150">
        <w:rPr>
          <w:rFonts w:ascii="Times New Roman" w:hAnsi="Times New Roman"/>
        </w:rPr>
        <w:t xml:space="preserve"> 42, no. 3 (September 2022): 436–64. </w:t>
      </w:r>
      <w:hyperlink r:id="rId28" w:history="1">
        <w:r w:rsidRPr="00E83150">
          <w:rPr>
            <w:rStyle w:val="Hyperlink"/>
            <w:rFonts w:ascii="Times New Roman" w:eastAsiaTheme="majorEastAsia" w:hAnsi="Times New Roman"/>
          </w:rPr>
          <w:t>https://doi.org/10.1017/S0143814X21000222</w:t>
        </w:r>
      </w:hyperlink>
      <w:r w:rsidRPr="00E83150">
        <w:rPr>
          <w:rFonts w:ascii="Times New Roman" w:hAnsi="Times New Roman"/>
        </w:rPr>
        <w:t>.</w:t>
      </w:r>
    </w:p>
    <w:p w14:paraId="0602CA1D" w14:textId="77777777" w:rsidR="00FD3993" w:rsidRPr="00E83150" w:rsidRDefault="00FD3993" w:rsidP="00FD3993">
      <w:pPr>
        <w:ind w:hanging="480"/>
        <w:rPr>
          <w:rFonts w:ascii="Times New Roman" w:hAnsi="Times New Roman"/>
        </w:rPr>
      </w:pPr>
    </w:p>
    <w:p w14:paraId="341063F9"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Kreitzer</w:t>
      </w:r>
      <w:proofErr w:type="spellEnd"/>
      <w:r w:rsidRPr="00E83150">
        <w:rPr>
          <w:rFonts w:ascii="Times New Roman" w:hAnsi="Times New Roman"/>
        </w:rPr>
        <w:t xml:space="preserve">, Rebecca J., and Candis Watts Smith. “Reproducible and Replicable: An Empirical Assessment of the Social Construction of Politically Relevant Target Groups.” </w:t>
      </w:r>
      <w:r w:rsidRPr="00E83150">
        <w:rPr>
          <w:rFonts w:ascii="Times New Roman" w:hAnsi="Times New Roman"/>
          <w:i/>
          <w:iCs/>
        </w:rPr>
        <w:t>PS: Political Science &amp; Politics</w:t>
      </w:r>
      <w:r w:rsidRPr="00E83150">
        <w:rPr>
          <w:rFonts w:ascii="Times New Roman" w:hAnsi="Times New Roman"/>
        </w:rPr>
        <w:t xml:space="preserve"> 51, no. 4 (October 2018): 768–74. </w:t>
      </w:r>
      <w:hyperlink r:id="rId29" w:history="1">
        <w:r w:rsidRPr="00E83150">
          <w:rPr>
            <w:rStyle w:val="Hyperlink"/>
            <w:rFonts w:ascii="Times New Roman" w:eastAsiaTheme="majorEastAsia" w:hAnsi="Times New Roman"/>
          </w:rPr>
          <w:t>https://doi.org/10.1017/S1049096518000987</w:t>
        </w:r>
      </w:hyperlink>
      <w:r w:rsidRPr="00E83150">
        <w:rPr>
          <w:rFonts w:ascii="Times New Roman" w:hAnsi="Times New Roman"/>
        </w:rPr>
        <w:t>.</w:t>
      </w:r>
    </w:p>
    <w:p w14:paraId="73D80C17" w14:textId="77777777" w:rsidR="00FD3993" w:rsidRPr="00E83150" w:rsidRDefault="00FD3993" w:rsidP="00FD3993">
      <w:pPr>
        <w:ind w:hanging="480"/>
        <w:rPr>
          <w:rFonts w:ascii="Times New Roman" w:hAnsi="Times New Roman"/>
          <w:sz w:val="24"/>
        </w:rPr>
      </w:pPr>
    </w:p>
    <w:p w14:paraId="4254B6E1" w14:textId="77777777" w:rsidR="00FD3993" w:rsidRPr="00D6668C" w:rsidRDefault="00FD3993" w:rsidP="00FD3993">
      <w:pPr>
        <w:ind w:hanging="480"/>
        <w:rPr>
          <w:rFonts w:ascii="Times New Roman" w:hAnsi="Times New Roman"/>
        </w:rPr>
      </w:pPr>
      <w:r w:rsidRPr="00D6668C">
        <w:rPr>
          <w:rFonts w:ascii="Times New Roman" w:hAnsi="Times New Roman"/>
        </w:rPr>
        <w:t xml:space="preserve">Lax, Jeffrey R., and Justin H. Phillips. 2009. “Gay Rights in the States: Public Opinion and Policy Responsiveness.” American Political Science Review 103 (3): 367–86. </w:t>
      </w:r>
    </w:p>
    <w:p w14:paraId="46F8BE90" w14:textId="77777777" w:rsidR="00FD3993" w:rsidRPr="00E83150" w:rsidRDefault="00FD3993" w:rsidP="00FD3993">
      <w:pPr>
        <w:ind w:hanging="480"/>
        <w:rPr>
          <w:rFonts w:ascii="Times New Roman" w:hAnsi="Times New Roman"/>
        </w:rPr>
      </w:pPr>
    </w:p>
    <w:p w14:paraId="4FB37892" w14:textId="77777777" w:rsidR="00FD3993" w:rsidRPr="00D6668C" w:rsidRDefault="00FD3993" w:rsidP="00FD3993">
      <w:pPr>
        <w:ind w:hanging="480"/>
        <w:rPr>
          <w:rFonts w:ascii="Times New Roman" w:hAnsi="Times New Roman"/>
        </w:rPr>
      </w:pPr>
      <w:r w:rsidRPr="00D6668C">
        <w:rPr>
          <w:rFonts w:ascii="Times New Roman" w:hAnsi="Times New Roman"/>
        </w:rPr>
        <w:t xml:space="preserve">Lax, Jeffrey R., and Justin H. Phillips. 2012. “The Democratic Deficit in the States.” American Journal of Political Science 56 (1): 148–66. </w:t>
      </w:r>
    </w:p>
    <w:p w14:paraId="33256636" w14:textId="77777777" w:rsidR="00FD3993" w:rsidRPr="00E83150" w:rsidRDefault="00FD3993" w:rsidP="00FD3993">
      <w:pPr>
        <w:ind w:hanging="480"/>
        <w:rPr>
          <w:rFonts w:ascii="Times New Roman" w:hAnsi="Times New Roman"/>
        </w:rPr>
      </w:pPr>
    </w:p>
    <w:p w14:paraId="3CCEF20B" w14:textId="77777777" w:rsidR="00FD3993" w:rsidRPr="00E83150" w:rsidRDefault="00FD3993" w:rsidP="00FD3993">
      <w:pPr>
        <w:ind w:hanging="480"/>
        <w:rPr>
          <w:rFonts w:ascii="Times New Roman" w:hAnsi="Times New Roman"/>
        </w:rPr>
      </w:pPr>
    </w:p>
    <w:p w14:paraId="6A287453"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t>Lerman</w:t>
      </w:r>
      <w:proofErr w:type="spellEnd"/>
      <w:r w:rsidRPr="00E83150">
        <w:rPr>
          <w:rFonts w:ascii="Times New Roman" w:hAnsi="Times New Roman"/>
        </w:rPr>
        <w:t xml:space="preserve">, Amy E., and Jessie Harney. “Feedback Effects and the Criminal Justice Bureaucracy: Officer Attitudes and the Future of Correctional Reform.” </w:t>
      </w:r>
      <w:r w:rsidRPr="00E83150">
        <w:rPr>
          <w:rFonts w:ascii="Times New Roman" w:hAnsi="Times New Roman"/>
          <w:i/>
          <w:iCs/>
        </w:rPr>
        <w:t>The ANNALS of the American Academy of Political and Social Science</w:t>
      </w:r>
      <w:r w:rsidRPr="00E83150">
        <w:rPr>
          <w:rFonts w:ascii="Times New Roman" w:hAnsi="Times New Roman"/>
        </w:rPr>
        <w:t xml:space="preserve"> 685, no. 1 (September 2019): 227–49. </w:t>
      </w:r>
      <w:hyperlink r:id="rId30" w:history="1">
        <w:r w:rsidRPr="00E83150">
          <w:rPr>
            <w:rStyle w:val="Hyperlink"/>
            <w:rFonts w:ascii="Times New Roman" w:eastAsiaTheme="majorEastAsia" w:hAnsi="Times New Roman"/>
          </w:rPr>
          <w:t>https://doi.org/10.1177/0002716219869907</w:t>
        </w:r>
      </w:hyperlink>
      <w:r w:rsidRPr="00E83150">
        <w:rPr>
          <w:rFonts w:ascii="Times New Roman" w:hAnsi="Times New Roman"/>
        </w:rPr>
        <w:t>.</w:t>
      </w:r>
    </w:p>
    <w:p w14:paraId="2D03764F" w14:textId="77777777" w:rsidR="00FD3993" w:rsidRPr="00E83150" w:rsidRDefault="00FD3993" w:rsidP="00FD3993">
      <w:pPr>
        <w:ind w:hanging="480"/>
        <w:rPr>
          <w:rFonts w:ascii="Times New Roman" w:hAnsi="Times New Roman"/>
        </w:rPr>
      </w:pPr>
    </w:p>
    <w:p w14:paraId="78DE8C96"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Lopez, IH and Candis Watts Smith. </w:t>
      </w:r>
      <w:r w:rsidRPr="00E83150">
        <w:rPr>
          <w:rFonts w:ascii="Times New Roman" w:hAnsi="Times New Roman"/>
          <w:i/>
          <w:iCs/>
        </w:rPr>
        <w:t>Stay Woke: A People’s Guide to Making All Black Lives Matter</w:t>
      </w:r>
      <w:r w:rsidRPr="00E83150">
        <w:rPr>
          <w:rFonts w:ascii="Times New Roman" w:hAnsi="Times New Roman"/>
        </w:rPr>
        <w:t>. New York University Press (2019).</w:t>
      </w:r>
    </w:p>
    <w:p w14:paraId="0CC4592C" w14:textId="77777777" w:rsidR="00FD3993" w:rsidRPr="00E83150" w:rsidRDefault="00FD3993" w:rsidP="00FD3993">
      <w:pPr>
        <w:ind w:hanging="480"/>
        <w:rPr>
          <w:rFonts w:ascii="Times New Roman" w:hAnsi="Times New Roman"/>
        </w:rPr>
      </w:pPr>
    </w:p>
    <w:p w14:paraId="639D9811"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Lo, Ming-Cheng M., and Emerald T. Nguyen. “Resisting the Racialization of Medical Deservingness: How Latinx Nurses Produce Symbolic Resources for Latinx Immigrants in Clinical Encounters.” </w:t>
      </w:r>
      <w:r w:rsidRPr="00E83150">
        <w:rPr>
          <w:rFonts w:ascii="Times New Roman" w:hAnsi="Times New Roman"/>
          <w:i/>
          <w:iCs/>
        </w:rPr>
        <w:t>Social Science &amp; Medicine</w:t>
      </w:r>
      <w:r w:rsidRPr="00E83150">
        <w:rPr>
          <w:rFonts w:ascii="Times New Roman" w:hAnsi="Times New Roman"/>
        </w:rPr>
        <w:t xml:space="preserve"> 270 (February 2021): 113677. </w:t>
      </w:r>
      <w:hyperlink r:id="rId31" w:history="1">
        <w:r w:rsidRPr="00E83150">
          <w:rPr>
            <w:rStyle w:val="Hyperlink"/>
            <w:rFonts w:ascii="Times New Roman" w:eastAsiaTheme="majorEastAsia" w:hAnsi="Times New Roman"/>
          </w:rPr>
          <w:t>https://doi.org/10.1016/j.socscimed.2021.113677</w:t>
        </w:r>
      </w:hyperlink>
      <w:r w:rsidRPr="00E83150">
        <w:rPr>
          <w:rFonts w:ascii="Times New Roman" w:hAnsi="Times New Roman"/>
        </w:rPr>
        <w:t>.</w:t>
      </w:r>
    </w:p>
    <w:p w14:paraId="2FDFAF06" w14:textId="77777777" w:rsidR="00FD3993" w:rsidRPr="00E83150" w:rsidRDefault="00FD3993" w:rsidP="00FD3993">
      <w:pPr>
        <w:ind w:hanging="480"/>
        <w:rPr>
          <w:rFonts w:ascii="Times New Roman" w:hAnsi="Times New Roman"/>
        </w:rPr>
      </w:pPr>
    </w:p>
    <w:p w14:paraId="334A53C5" w14:textId="77777777" w:rsidR="00FD3993" w:rsidRPr="001E6884" w:rsidRDefault="00FD3993" w:rsidP="00FD3993">
      <w:pPr>
        <w:ind w:hanging="480"/>
        <w:rPr>
          <w:rFonts w:ascii="Times New Roman" w:hAnsi="Times New Roman"/>
        </w:rPr>
      </w:pPr>
      <w:r w:rsidRPr="001E6884">
        <w:rPr>
          <w:rFonts w:ascii="Times New Roman" w:hAnsi="Times New Roman"/>
        </w:rPr>
        <w:t xml:space="preserve">Michener, Jamila. “Race, Poverty, and the Redistribution of Voting Rights: Race, Poverty, and Voting Rights.” </w:t>
      </w:r>
      <w:r w:rsidRPr="001E6884">
        <w:rPr>
          <w:rFonts w:ascii="Times New Roman" w:hAnsi="Times New Roman"/>
          <w:i/>
          <w:iCs/>
        </w:rPr>
        <w:t>Poverty &amp; Public Policy</w:t>
      </w:r>
      <w:r w:rsidRPr="001E6884">
        <w:rPr>
          <w:rFonts w:ascii="Times New Roman" w:hAnsi="Times New Roman"/>
        </w:rPr>
        <w:t xml:space="preserve"> 8, no. 2 (June 2016): 106–28. </w:t>
      </w:r>
      <w:hyperlink r:id="rId32" w:history="1">
        <w:r w:rsidRPr="001E6884">
          <w:rPr>
            <w:rStyle w:val="Hyperlink"/>
            <w:rFonts w:ascii="Times New Roman" w:eastAsiaTheme="majorEastAsia" w:hAnsi="Times New Roman"/>
          </w:rPr>
          <w:t>https://doi.org/10.1002/pop4.137</w:t>
        </w:r>
      </w:hyperlink>
      <w:r w:rsidRPr="001E6884">
        <w:rPr>
          <w:rFonts w:ascii="Times New Roman" w:hAnsi="Times New Roman"/>
        </w:rPr>
        <w:t>.</w:t>
      </w:r>
    </w:p>
    <w:p w14:paraId="457C7732" w14:textId="77777777" w:rsidR="00FD3993" w:rsidRPr="00E83150" w:rsidRDefault="00FD3993" w:rsidP="00FD3993">
      <w:pPr>
        <w:ind w:hanging="480"/>
        <w:rPr>
          <w:rFonts w:ascii="Times New Roman" w:hAnsi="Times New Roman"/>
        </w:rPr>
      </w:pPr>
    </w:p>
    <w:p w14:paraId="52F58FB5" w14:textId="77777777" w:rsidR="00FD3993" w:rsidRPr="00E83150" w:rsidRDefault="00FD3993" w:rsidP="00FD3993">
      <w:pPr>
        <w:ind w:hanging="480"/>
        <w:rPr>
          <w:rFonts w:ascii="Times New Roman" w:hAnsi="Times New Roman"/>
        </w:rPr>
      </w:pPr>
      <w:r w:rsidRPr="001E6884">
        <w:rPr>
          <w:rFonts w:ascii="Times New Roman" w:hAnsi="Times New Roman"/>
        </w:rPr>
        <w:t>Michener, Jamila</w:t>
      </w:r>
      <w:r w:rsidRPr="00E83150">
        <w:rPr>
          <w:rFonts w:ascii="Times New Roman" w:hAnsi="Times New Roman"/>
        </w:rPr>
        <w:t xml:space="preserve">, </w:t>
      </w:r>
      <w:r w:rsidRPr="00E83150">
        <w:rPr>
          <w:rFonts w:ascii="Times New Roman" w:hAnsi="Times New Roman"/>
          <w:i/>
          <w:iCs/>
        </w:rPr>
        <w:t>Fragmented Democracy.</w:t>
      </w:r>
      <w:r w:rsidRPr="001E6884">
        <w:rPr>
          <w:rFonts w:ascii="Times New Roman" w:hAnsi="Times New Roman"/>
        </w:rPr>
        <w:t xml:space="preserve"> </w:t>
      </w:r>
      <w:r w:rsidRPr="00E83150">
        <w:rPr>
          <w:rFonts w:ascii="Times New Roman" w:hAnsi="Times New Roman"/>
        </w:rPr>
        <w:t xml:space="preserve">Cambridge University Press </w:t>
      </w:r>
      <w:r w:rsidRPr="001E6884">
        <w:rPr>
          <w:rFonts w:ascii="Times New Roman" w:hAnsi="Times New Roman"/>
        </w:rPr>
        <w:t>(201</w:t>
      </w:r>
      <w:r w:rsidRPr="00E83150">
        <w:rPr>
          <w:rFonts w:ascii="Times New Roman" w:hAnsi="Times New Roman"/>
        </w:rPr>
        <w:t>8</w:t>
      </w:r>
      <w:r w:rsidRPr="001E6884">
        <w:rPr>
          <w:rFonts w:ascii="Times New Roman" w:hAnsi="Times New Roman"/>
        </w:rPr>
        <w:t>)</w:t>
      </w:r>
    </w:p>
    <w:p w14:paraId="3196E4BA" w14:textId="77777777" w:rsidR="00FD3993" w:rsidRPr="00E83150" w:rsidRDefault="00FD3993" w:rsidP="00FD3993">
      <w:pPr>
        <w:ind w:hanging="480"/>
        <w:rPr>
          <w:rFonts w:ascii="Times New Roman" w:hAnsi="Times New Roman"/>
        </w:rPr>
      </w:pPr>
    </w:p>
    <w:p w14:paraId="04D18279" w14:textId="77777777" w:rsidR="00FD3993" w:rsidRPr="001E6884" w:rsidRDefault="00FD3993" w:rsidP="00FD3993">
      <w:pPr>
        <w:ind w:hanging="480"/>
        <w:rPr>
          <w:rFonts w:ascii="Times New Roman" w:hAnsi="Times New Roman"/>
        </w:rPr>
      </w:pPr>
      <w:r w:rsidRPr="001E6884">
        <w:rPr>
          <w:rFonts w:ascii="Times New Roman" w:hAnsi="Times New Roman"/>
        </w:rPr>
        <w:t xml:space="preserve">Michener, Jamila, Mallory </w:t>
      </w:r>
      <w:proofErr w:type="spellStart"/>
      <w:r w:rsidRPr="001E6884">
        <w:rPr>
          <w:rFonts w:ascii="Times New Roman" w:hAnsi="Times New Roman"/>
        </w:rPr>
        <w:t>SoRelle</w:t>
      </w:r>
      <w:proofErr w:type="spellEnd"/>
      <w:r w:rsidRPr="001E6884">
        <w:rPr>
          <w:rFonts w:ascii="Times New Roman" w:hAnsi="Times New Roman"/>
        </w:rPr>
        <w:t xml:space="preserve">, and Chloe Thurston. “From the Margins to the Center: A Bottom-Up Approach to Welfare State Scholarship.” </w:t>
      </w:r>
      <w:r w:rsidRPr="001E6884">
        <w:rPr>
          <w:rFonts w:ascii="Times New Roman" w:hAnsi="Times New Roman"/>
          <w:i/>
          <w:iCs/>
        </w:rPr>
        <w:t>Perspectives on Politics</w:t>
      </w:r>
      <w:r w:rsidRPr="001E6884">
        <w:rPr>
          <w:rFonts w:ascii="Times New Roman" w:hAnsi="Times New Roman"/>
        </w:rPr>
        <w:t xml:space="preserve"> 20, no. 1 (March 2022): 154–69. </w:t>
      </w:r>
      <w:hyperlink r:id="rId33" w:history="1">
        <w:r w:rsidRPr="001E6884">
          <w:rPr>
            <w:rStyle w:val="Hyperlink"/>
            <w:rFonts w:ascii="Times New Roman" w:eastAsiaTheme="majorEastAsia" w:hAnsi="Times New Roman"/>
          </w:rPr>
          <w:t>https://doi.org/10.1017/S153759272000359X</w:t>
        </w:r>
      </w:hyperlink>
      <w:r w:rsidRPr="001E6884">
        <w:rPr>
          <w:rFonts w:ascii="Times New Roman" w:hAnsi="Times New Roman"/>
        </w:rPr>
        <w:t>.</w:t>
      </w:r>
    </w:p>
    <w:p w14:paraId="748719B2" w14:textId="77777777" w:rsidR="00FD3993" w:rsidRPr="00E83150" w:rsidRDefault="00FD3993" w:rsidP="00FD3993">
      <w:pPr>
        <w:ind w:hanging="480"/>
        <w:rPr>
          <w:rFonts w:ascii="Times New Roman" w:hAnsi="Times New Roman"/>
          <w:sz w:val="24"/>
        </w:rPr>
      </w:pPr>
    </w:p>
    <w:p w14:paraId="7DF1B546" w14:textId="77777777" w:rsidR="00FD3993" w:rsidRPr="00E83150" w:rsidRDefault="00FD3993" w:rsidP="00FD3993">
      <w:pPr>
        <w:ind w:hanging="480"/>
        <w:rPr>
          <w:rFonts w:ascii="Times New Roman" w:hAnsi="Times New Roman"/>
          <w:sz w:val="24"/>
        </w:rPr>
      </w:pPr>
      <w:r w:rsidRPr="00E83150">
        <w:rPr>
          <w:rFonts w:ascii="Times New Roman" w:hAnsi="Times New Roman"/>
          <w:sz w:val="24"/>
        </w:rPr>
        <w:t xml:space="preserve">Marrow, H. B. “Deserving to a point: Unauthorized immigrants in San Francisco’s universal access healthcare model.” </w:t>
      </w:r>
      <w:r w:rsidRPr="00E83150">
        <w:rPr>
          <w:rFonts w:ascii="Times New Roman" w:hAnsi="Times New Roman"/>
          <w:i/>
          <w:iCs/>
          <w:sz w:val="24"/>
        </w:rPr>
        <w:t>Social Science &amp; Medicine</w:t>
      </w:r>
      <w:r w:rsidRPr="00E83150">
        <w:rPr>
          <w:rFonts w:ascii="Times New Roman" w:hAnsi="Times New Roman"/>
          <w:sz w:val="24"/>
        </w:rPr>
        <w:t xml:space="preserve">, 74(6), (2012). </w:t>
      </w:r>
    </w:p>
    <w:p w14:paraId="3CC4491F" w14:textId="77777777" w:rsidR="00FD3993" w:rsidRPr="00E83150" w:rsidRDefault="00FD3993" w:rsidP="00FD3993">
      <w:pPr>
        <w:ind w:hanging="480"/>
        <w:rPr>
          <w:rFonts w:ascii="Times New Roman" w:hAnsi="Times New Roman"/>
        </w:rPr>
      </w:pPr>
    </w:p>
    <w:p w14:paraId="51360C7E" w14:textId="77777777" w:rsidR="00FD3993" w:rsidRPr="00E83150" w:rsidRDefault="00FD3993" w:rsidP="00FD3993">
      <w:pPr>
        <w:ind w:hanging="480"/>
        <w:rPr>
          <w:rFonts w:ascii="Times New Roman" w:hAnsi="Times New Roman"/>
        </w:rPr>
      </w:pPr>
      <w:r w:rsidRPr="00E83150">
        <w:rPr>
          <w:rFonts w:ascii="Times New Roman" w:hAnsi="Times New Roman"/>
        </w:rPr>
        <w:lastRenderedPageBreak/>
        <w:t xml:space="preserve">Matsubayashi, Tetsuya, and Rene R. Rocha. “Racial Diversity and Public Policy in the States.” </w:t>
      </w:r>
      <w:r w:rsidRPr="00E83150">
        <w:rPr>
          <w:rFonts w:ascii="Times New Roman" w:hAnsi="Times New Roman"/>
          <w:i/>
          <w:iCs/>
        </w:rPr>
        <w:t>Political Research Quarterly</w:t>
      </w:r>
      <w:r w:rsidRPr="00E83150">
        <w:rPr>
          <w:rFonts w:ascii="Times New Roman" w:hAnsi="Times New Roman"/>
        </w:rPr>
        <w:t xml:space="preserve"> 65, no. 3 (September 2012): 600–614. </w:t>
      </w:r>
      <w:hyperlink r:id="rId34" w:history="1">
        <w:r w:rsidRPr="00E83150">
          <w:rPr>
            <w:rStyle w:val="Hyperlink"/>
            <w:rFonts w:ascii="Times New Roman" w:eastAsiaTheme="majorEastAsia" w:hAnsi="Times New Roman"/>
          </w:rPr>
          <w:t>https://doi.org/10.1177/1065912911401418</w:t>
        </w:r>
      </w:hyperlink>
      <w:r w:rsidRPr="00E83150">
        <w:rPr>
          <w:rFonts w:ascii="Times New Roman" w:hAnsi="Times New Roman"/>
        </w:rPr>
        <w:t>.</w:t>
      </w:r>
    </w:p>
    <w:p w14:paraId="218A1CA3" w14:textId="77777777" w:rsidR="00FD3993" w:rsidRPr="00E83150" w:rsidRDefault="00FD3993" w:rsidP="00FD3993">
      <w:pPr>
        <w:ind w:hanging="480"/>
        <w:rPr>
          <w:rFonts w:ascii="Times New Roman" w:hAnsi="Times New Roman"/>
        </w:rPr>
      </w:pPr>
    </w:p>
    <w:p w14:paraId="4A794B0B" w14:textId="77777777" w:rsidR="00FD3993" w:rsidRPr="001E6884" w:rsidRDefault="00FD3993" w:rsidP="00FD3993">
      <w:pPr>
        <w:ind w:hanging="480"/>
        <w:rPr>
          <w:rFonts w:ascii="Times New Roman" w:hAnsi="Times New Roman"/>
        </w:rPr>
      </w:pPr>
      <w:proofErr w:type="spellStart"/>
      <w:r w:rsidRPr="001E6884">
        <w:rPr>
          <w:rFonts w:ascii="Times New Roman" w:hAnsi="Times New Roman"/>
        </w:rPr>
        <w:t>Gamson</w:t>
      </w:r>
      <w:proofErr w:type="spellEnd"/>
      <w:r w:rsidRPr="001E6884">
        <w:rPr>
          <w:rFonts w:ascii="Times New Roman" w:hAnsi="Times New Roman"/>
        </w:rPr>
        <w:t xml:space="preserve">, William A., and Andre Modigliani. 1989. Media Discourse and Public </w:t>
      </w:r>
    </w:p>
    <w:p w14:paraId="2A40B6D2" w14:textId="77777777" w:rsidR="00FD3993" w:rsidRPr="001E6884" w:rsidRDefault="00FD3993" w:rsidP="00FD3993">
      <w:pPr>
        <w:rPr>
          <w:rFonts w:ascii="Times New Roman" w:hAnsi="Times New Roman"/>
        </w:rPr>
      </w:pPr>
      <w:r w:rsidRPr="001E6884">
        <w:rPr>
          <w:rFonts w:ascii="Times New Roman" w:hAnsi="Times New Roman"/>
        </w:rPr>
        <w:t xml:space="preserve">Opinion on Nuclear Power: A Constructionist Approach. </w:t>
      </w:r>
      <w:r w:rsidRPr="001E6884">
        <w:rPr>
          <w:rFonts w:ascii="Times New Roman" w:hAnsi="Times New Roman"/>
          <w:i/>
          <w:iCs/>
        </w:rPr>
        <w:t xml:space="preserve">American Journal of Sociology </w:t>
      </w:r>
      <w:r w:rsidRPr="001E6884">
        <w:rPr>
          <w:rFonts w:ascii="Times New Roman" w:hAnsi="Times New Roman"/>
        </w:rPr>
        <w:t>95(1): 1–37.</w:t>
      </w:r>
    </w:p>
    <w:p w14:paraId="0FB25741" w14:textId="77777777" w:rsidR="00FD3993" w:rsidRPr="00E83150" w:rsidRDefault="00FD3993" w:rsidP="00FD3993">
      <w:pPr>
        <w:ind w:hanging="480"/>
        <w:rPr>
          <w:rFonts w:ascii="Times New Roman" w:hAnsi="Times New Roman"/>
          <w:sz w:val="24"/>
        </w:rPr>
      </w:pPr>
    </w:p>
    <w:p w14:paraId="47CA1E99" w14:textId="77777777" w:rsidR="00FD3993" w:rsidRPr="00E83150" w:rsidRDefault="00FD3993" w:rsidP="00FD3993">
      <w:pPr>
        <w:ind w:hanging="480"/>
        <w:rPr>
          <w:rFonts w:ascii="Times New Roman" w:hAnsi="Times New Roman"/>
          <w:sz w:val="24"/>
        </w:rPr>
      </w:pPr>
      <w:r w:rsidRPr="00E83150">
        <w:rPr>
          <w:rFonts w:ascii="Times New Roman" w:hAnsi="Times New Roman"/>
          <w:sz w:val="24"/>
        </w:rPr>
        <w:t xml:space="preserve">Morgen, S. &amp; </w:t>
      </w:r>
      <w:proofErr w:type="spellStart"/>
      <w:r w:rsidRPr="00E83150">
        <w:rPr>
          <w:rFonts w:ascii="Times New Roman" w:hAnsi="Times New Roman"/>
          <w:sz w:val="24"/>
        </w:rPr>
        <w:t>Maskovsky</w:t>
      </w:r>
      <w:proofErr w:type="spellEnd"/>
      <w:r w:rsidRPr="00E83150">
        <w:rPr>
          <w:rFonts w:ascii="Times New Roman" w:hAnsi="Times New Roman"/>
          <w:sz w:val="24"/>
        </w:rPr>
        <w:t>, J. “The Anthropology of Welfare “Reform:” New Perspectives on US Urban Poverty in the Post-Welfare Era.” Annual Review of Anthropology, 32 (2003): 315-338.</w:t>
      </w:r>
    </w:p>
    <w:p w14:paraId="3004A016" w14:textId="77777777" w:rsidR="00FD3993" w:rsidRPr="00E83150" w:rsidRDefault="00FD3993" w:rsidP="00FD3993">
      <w:pPr>
        <w:ind w:hanging="480"/>
        <w:rPr>
          <w:rFonts w:ascii="Times New Roman" w:hAnsi="Times New Roman"/>
        </w:rPr>
      </w:pPr>
    </w:p>
    <w:p w14:paraId="3C7E30ED" w14:textId="77777777" w:rsidR="00FD3993" w:rsidRPr="00552F08" w:rsidRDefault="00FD3993" w:rsidP="00FD3993">
      <w:pPr>
        <w:ind w:hanging="480"/>
        <w:rPr>
          <w:rFonts w:ascii="Times New Roman" w:hAnsi="Times New Roman"/>
        </w:rPr>
      </w:pPr>
      <w:r w:rsidRPr="00552F08">
        <w:rPr>
          <w:rFonts w:ascii="Times New Roman" w:hAnsi="Times New Roman"/>
        </w:rPr>
        <w:t xml:space="preserve">Moynihan, Donald P., and Joe </w:t>
      </w:r>
      <w:proofErr w:type="spellStart"/>
      <w:r w:rsidRPr="00552F08">
        <w:rPr>
          <w:rFonts w:ascii="Times New Roman" w:hAnsi="Times New Roman"/>
        </w:rPr>
        <w:t>Soss</w:t>
      </w:r>
      <w:proofErr w:type="spellEnd"/>
      <w:r w:rsidRPr="00552F08">
        <w:rPr>
          <w:rFonts w:ascii="Times New Roman" w:hAnsi="Times New Roman"/>
        </w:rPr>
        <w:t xml:space="preserve">. “Policy Feedback and the Politics of Administration.” </w:t>
      </w:r>
      <w:r w:rsidRPr="00552F08">
        <w:rPr>
          <w:rFonts w:ascii="Times New Roman" w:hAnsi="Times New Roman"/>
          <w:i/>
          <w:iCs/>
        </w:rPr>
        <w:t>Public Administration Review</w:t>
      </w:r>
      <w:r w:rsidRPr="00552F08">
        <w:rPr>
          <w:rFonts w:ascii="Times New Roman" w:hAnsi="Times New Roman"/>
        </w:rPr>
        <w:t xml:space="preserve"> 74, no. 3 (May 2014): 320–32. </w:t>
      </w:r>
      <w:hyperlink r:id="rId35" w:history="1">
        <w:r w:rsidRPr="00552F08">
          <w:rPr>
            <w:rStyle w:val="Hyperlink"/>
            <w:rFonts w:ascii="Times New Roman" w:eastAsiaTheme="majorEastAsia" w:hAnsi="Times New Roman"/>
          </w:rPr>
          <w:t>https://doi.org/10.1111/puar.12200</w:t>
        </w:r>
      </w:hyperlink>
      <w:r w:rsidRPr="00552F08">
        <w:rPr>
          <w:rFonts w:ascii="Times New Roman" w:hAnsi="Times New Roman"/>
        </w:rPr>
        <w:t>.</w:t>
      </w:r>
    </w:p>
    <w:p w14:paraId="5027D222" w14:textId="77777777" w:rsidR="00FD3993" w:rsidRPr="00E83150" w:rsidRDefault="00FD3993" w:rsidP="00FD3993">
      <w:pPr>
        <w:ind w:hanging="480"/>
        <w:rPr>
          <w:rFonts w:ascii="Times New Roman" w:hAnsi="Times New Roman"/>
        </w:rPr>
      </w:pPr>
    </w:p>
    <w:p w14:paraId="22B53A9F" w14:textId="77777777" w:rsidR="00FD3993" w:rsidRPr="00E83150" w:rsidRDefault="00FD3993" w:rsidP="00FD3993">
      <w:pPr>
        <w:ind w:hanging="480"/>
        <w:rPr>
          <w:rFonts w:ascii="Times New Roman" w:hAnsi="Times New Roman"/>
        </w:rPr>
      </w:pPr>
      <w:r w:rsidRPr="00E83150">
        <w:rPr>
          <w:rFonts w:ascii="Times New Roman" w:hAnsi="Times New Roman"/>
          <w:sz w:val="24"/>
        </w:rPr>
        <w:t xml:space="preserve">Nelson, Thomas E., Zoe M. Oxley, and Rosalee A. Clawson. 1997. Toward a </w:t>
      </w:r>
    </w:p>
    <w:p w14:paraId="1D969831" w14:textId="77777777" w:rsidR="00FD3993" w:rsidRPr="00E83150" w:rsidRDefault="00FD3993" w:rsidP="00FD3993">
      <w:pPr>
        <w:rPr>
          <w:rFonts w:ascii="Times New Roman" w:hAnsi="Times New Roman"/>
        </w:rPr>
      </w:pPr>
      <w:r w:rsidRPr="00E83150">
        <w:rPr>
          <w:rFonts w:ascii="Times New Roman" w:hAnsi="Times New Roman"/>
          <w:sz w:val="24"/>
        </w:rPr>
        <w:t>Psychology of Framing Effects. Political Behavior 19(3): 221–46.</w:t>
      </w:r>
    </w:p>
    <w:p w14:paraId="35594CA5" w14:textId="77777777" w:rsidR="00FD3993" w:rsidRPr="00E83150" w:rsidRDefault="00FD3993" w:rsidP="00FD3993">
      <w:pPr>
        <w:ind w:hanging="480"/>
        <w:rPr>
          <w:rFonts w:ascii="Times New Roman" w:hAnsi="Times New Roman"/>
          <w:sz w:val="24"/>
        </w:rPr>
      </w:pPr>
    </w:p>
    <w:p w14:paraId="3DDE1C4D" w14:textId="77777777" w:rsidR="00FD3993" w:rsidRPr="00E83150" w:rsidRDefault="00FD3993" w:rsidP="00FD3993">
      <w:pPr>
        <w:ind w:hanging="480"/>
        <w:rPr>
          <w:rFonts w:ascii="Times New Roman" w:hAnsi="Times New Roman"/>
          <w:sz w:val="24"/>
        </w:rPr>
      </w:pPr>
      <w:r w:rsidRPr="00E83150">
        <w:rPr>
          <w:rFonts w:ascii="Times New Roman" w:hAnsi="Times New Roman"/>
          <w:sz w:val="24"/>
        </w:rPr>
        <w:t>Olsen, J. A., Richardson, J., Dolan, P., &amp; Menzel, P. “The Moral Relevance of Personal Characteristics in Setting Health Care Priorities.” Social Science &amp; Medicine, 57 (2003).</w:t>
      </w:r>
    </w:p>
    <w:p w14:paraId="0CF07EF5" w14:textId="77777777" w:rsidR="00FD3993" w:rsidRPr="00E83150" w:rsidRDefault="00FD3993" w:rsidP="00FD3993">
      <w:pPr>
        <w:ind w:hanging="480"/>
        <w:rPr>
          <w:rFonts w:ascii="Times New Roman" w:hAnsi="Times New Roman"/>
        </w:rPr>
      </w:pPr>
    </w:p>
    <w:p w14:paraId="01432D56" w14:textId="77777777" w:rsidR="00FD3993" w:rsidRPr="00E83150" w:rsidRDefault="00FD3993" w:rsidP="00FD3993">
      <w:pPr>
        <w:ind w:hanging="480"/>
        <w:rPr>
          <w:rFonts w:ascii="Times New Roman" w:hAnsi="Times New Roman"/>
        </w:rPr>
      </w:pPr>
      <w:r w:rsidRPr="00E83150">
        <w:rPr>
          <w:rFonts w:ascii="Times New Roman" w:hAnsi="Times New Roman"/>
        </w:rPr>
        <w:t xml:space="preserve">Oorschot, Wim van. “Who Should Get What, and Why? On Deservingness Criteria and the Conditionality of Solidarity among the Public.” </w:t>
      </w:r>
      <w:r w:rsidRPr="00E83150">
        <w:rPr>
          <w:rFonts w:ascii="Times New Roman" w:hAnsi="Times New Roman"/>
          <w:i/>
          <w:iCs/>
        </w:rPr>
        <w:t>Policy &amp; Politics</w:t>
      </w:r>
      <w:r w:rsidRPr="00E83150">
        <w:rPr>
          <w:rFonts w:ascii="Times New Roman" w:hAnsi="Times New Roman"/>
        </w:rPr>
        <w:t xml:space="preserve"> 28, no. 1 (January 2000): 33–48. </w:t>
      </w:r>
      <w:hyperlink r:id="rId36" w:history="1">
        <w:r w:rsidRPr="00E83150">
          <w:rPr>
            <w:rStyle w:val="Hyperlink"/>
            <w:rFonts w:ascii="Times New Roman" w:eastAsiaTheme="majorEastAsia" w:hAnsi="Times New Roman"/>
          </w:rPr>
          <w:t>https://doi.org/10.1332/0305573002500811</w:t>
        </w:r>
      </w:hyperlink>
      <w:r w:rsidRPr="00E83150">
        <w:rPr>
          <w:rFonts w:ascii="Times New Roman" w:hAnsi="Times New Roman"/>
        </w:rPr>
        <w:t>.</w:t>
      </w:r>
    </w:p>
    <w:p w14:paraId="092EF5CA" w14:textId="77777777" w:rsidR="00FD3993" w:rsidRPr="00E83150" w:rsidRDefault="00FD3993" w:rsidP="00FD3993">
      <w:pPr>
        <w:ind w:hanging="480"/>
        <w:rPr>
          <w:rFonts w:ascii="Times New Roman" w:hAnsi="Times New Roman"/>
        </w:rPr>
      </w:pPr>
    </w:p>
    <w:p w14:paraId="69980D0A" w14:textId="77777777" w:rsidR="00FD3993" w:rsidRPr="00E83150" w:rsidRDefault="00FD3993" w:rsidP="00FD3993">
      <w:pPr>
        <w:ind w:hanging="480"/>
        <w:rPr>
          <w:rFonts w:ascii="Times New Roman" w:hAnsi="Times New Roman"/>
        </w:rPr>
      </w:pPr>
      <w:r w:rsidRPr="00E83150">
        <w:rPr>
          <w:rFonts w:ascii="Times New Roman" w:hAnsi="Times New Roman"/>
          <w:sz w:val="20"/>
          <w:szCs w:val="20"/>
        </w:rPr>
        <w:t xml:space="preserve">Pacheco, Julianna. 2014. “Measuring and Evaluating Changes in State Opinion across Eight Issues.” Amer- </w:t>
      </w:r>
      <w:proofErr w:type="spellStart"/>
      <w:r w:rsidRPr="00E83150">
        <w:rPr>
          <w:rFonts w:ascii="Times New Roman" w:hAnsi="Times New Roman"/>
          <w:sz w:val="20"/>
          <w:szCs w:val="20"/>
        </w:rPr>
        <w:t>ican</w:t>
      </w:r>
      <w:proofErr w:type="spellEnd"/>
      <w:r w:rsidRPr="00E83150">
        <w:rPr>
          <w:rFonts w:ascii="Times New Roman" w:hAnsi="Times New Roman"/>
          <w:sz w:val="20"/>
          <w:szCs w:val="20"/>
        </w:rPr>
        <w:t xml:space="preserve"> Politics Research 42(6): 986–1009. </w:t>
      </w:r>
    </w:p>
    <w:p w14:paraId="093928FE" w14:textId="77777777" w:rsidR="00FD3993" w:rsidRPr="00E83150" w:rsidRDefault="00FD3993" w:rsidP="00FD3993">
      <w:pPr>
        <w:ind w:hanging="480"/>
        <w:rPr>
          <w:rFonts w:ascii="Times New Roman" w:hAnsi="Times New Roman"/>
        </w:rPr>
      </w:pPr>
    </w:p>
    <w:p w14:paraId="70E646BA"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Petersen, Michael Bang, Rune </w:t>
      </w:r>
      <w:proofErr w:type="spellStart"/>
      <w:r w:rsidRPr="00E83150">
        <w:rPr>
          <w:rFonts w:ascii="Times New Roman" w:hAnsi="Times New Roman"/>
        </w:rPr>
        <w:t>Slothuus</w:t>
      </w:r>
      <w:proofErr w:type="spellEnd"/>
      <w:r w:rsidRPr="00E83150">
        <w:rPr>
          <w:rFonts w:ascii="Times New Roman" w:hAnsi="Times New Roman"/>
        </w:rPr>
        <w:t xml:space="preserve">, Rune </w:t>
      </w:r>
      <w:proofErr w:type="spellStart"/>
      <w:r w:rsidRPr="00E83150">
        <w:rPr>
          <w:rFonts w:ascii="Times New Roman" w:hAnsi="Times New Roman"/>
        </w:rPr>
        <w:t>Stubager</w:t>
      </w:r>
      <w:proofErr w:type="spellEnd"/>
      <w:r w:rsidRPr="00E83150">
        <w:rPr>
          <w:rFonts w:ascii="Times New Roman" w:hAnsi="Times New Roman"/>
        </w:rPr>
        <w:t xml:space="preserve">, and Lise </w:t>
      </w:r>
      <w:proofErr w:type="spellStart"/>
      <w:r w:rsidRPr="00E83150">
        <w:rPr>
          <w:rFonts w:ascii="Times New Roman" w:hAnsi="Times New Roman"/>
        </w:rPr>
        <w:t>Togeby</w:t>
      </w:r>
      <w:proofErr w:type="spellEnd"/>
      <w:r w:rsidRPr="00E83150">
        <w:rPr>
          <w:rFonts w:ascii="Times New Roman" w:hAnsi="Times New Roman"/>
        </w:rPr>
        <w:t xml:space="preserve">. “Deservingness versus Values in Public Opinion on Welfare: The Automaticity of the Deservingness Heuristic: Deservingness versus Values in Public Opinion on Welfare.” </w:t>
      </w:r>
      <w:r w:rsidRPr="00E83150">
        <w:rPr>
          <w:rFonts w:ascii="Times New Roman" w:hAnsi="Times New Roman"/>
          <w:i/>
          <w:iCs/>
        </w:rPr>
        <w:t>European Journal of Political Research</w:t>
      </w:r>
      <w:r w:rsidRPr="00E83150">
        <w:rPr>
          <w:rFonts w:ascii="Times New Roman" w:hAnsi="Times New Roman"/>
        </w:rPr>
        <w:t xml:space="preserve"> 50, no. 1 (January 2010                        </w:t>
      </w:r>
      <w:proofErr w:type="gramStart"/>
      <w:r w:rsidRPr="00E83150">
        <w:rPr>
          <w:rFonts w:ascii="Times New Roman" w:hAnsi="Times New Roman"/>
        </w:rPr>
        <w:t xml:space="preserve">  )</w:t>
      </w:r>
      <w:proofErr w:type="gramEnd"/>
      <w:r w:rsidRPr="00E83150">
        <w:rPr>
          <w:rFonts w:ascii="Times New Roman" w:hAnsi="Times New Roman"/>
        </w:rPr>
        <w:t xml:space="preserve">: 24–52. </w:t>
      </w:r>
      <w:hyperlink r:id="rId37" w:history="1">
        <w:r w:rsidRPr="00E83150">
          <w:rPr>
            <w:rStyle w:val="Hyperlink"/>
            <w:rFonts w:ascii="Times New Roman" w:eastAsiaTheme="majorEastAsia" w:hAnsi="Times New Roman"/>
          </w:rPr>
          <w:t>https://doi.org/10.1111/j.1475-6765.2010.01923.x</w:t>
        </w:r>
      </w:hyperlink>
      <w:r w:rsidRPr="00E83150">
        <w:rPr>
          <w:rFonts w:ascii="Times New Roman" w:hAnsi="Times New Roman"/>
        </w:rPr>
        <w:t>.</w:t>
      </w:r>
    </w:p>
    <w:p w14:paraId="4D343F16" w14:textId="77777777" w:rsidR="00FD3993" w:rsidRPr="00E83150" w:rsidRDefault="00FD3993" w:rsidP="00FD3993">
      <w:pPr>
        <w:ind w:hanging="480"/>
        <w:rPr>
          <w:rFonts w:ascii="Times New Roman" w:hAnsi="Times New Roman"/>
          <w:sz w:val="24"/>
        </w:rPr>
      </w:pPr>
    </w:p>
    <w:p w14:paraId="68651006"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Petersen, Michael Bang. “Social Welfare as Small-Scale Help: Evolutionary Psychology and the Deservingness Heuristic: SOCIAL WELFARE AS SMALL-SCALE HELP.” </w:t>
      </w:r>
      <w:r w:rsidRPr="00E83150">
        <w:rPr>
          <w:rFonts w:ascii="Times New Roman" w:hAnsi="Times New Roman"/>
          <w:i/>
          <w:iCs/>
        </w:rPr>
        <w:t>American Journal of Political Science</w:t>
      </w:r>
      <w:r w:rsidRPr="00E83150">
        <w:rPr>
          <w:rFonts w:ascii="Times New Roman" w:hAnsi="Times New Roman"/>
        </w:rPr>
        <w:t xml:space="preserve"> 56, no. 1 (January 2012): 1–16. </w:t>
      </w:r>
      <w:hyperlink r:id="rId38" w:history="1">
        <w:r w:rsidRPr="00E83150">
          <w:rPr>
            <w:rStyle w:val="Hyperlink"/>
            <w:rFonts w:ascii="Times New Roman" w:eastAsiaTheme="majorEastAsia" w:hAnsi="Times New Roman"/>
          </w:rPr>
          <w:t>https://doi.org/10.1111/j.1540-5907.2011.00545.x</w:t>
        </w:r>
      </w:hyperlink>
      <w:r w:rsidRPr="00E83150">
        <w:rPr>
          <w:rFonts w:ascii="Times New Roman" w:hAnsi="Times New Roman"/>
        </w:rPr>
        <w:t>.</w:t>
      </w:r>
    </w:p>
    <w:p w14:paraId="082498A4" w14:textId="77777777" w:rsidR="00FD3993" w:rsidRPr="00E83150" w:rsidRDefault="00FD3993" w:rsidP="00FD3993">
      <w:pPr>
        <w:ind w:hanging="480"/>
        <w:rPr>
          <w:rFonts w:ascii="Times New Roman" w:hAnsi="Times New Roman"/>
        </w:rPr>
      </w:pPr>
    </w:p>
    <w:p w14:paraId="7F00729D"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Pickett, Justin T. “Public Opinion and Criminal Justice Policy: Theory and Research.” </w:t>
      </w:r>
      <w:r w:rsidRPr="00E83150">
        <w:rPr>
          <w:rFonts w:ascii="Times New Roman" w:hAnsi="Times New Roman"/>
          <w:i/>
          <w:iCs/>
        </w:rPr>
        <w:t>Annual Review of Criminology</w:t>
      </w:r>
      <w:r w:rsidRPr="00E83150">
        <w:rPr>
          <w:rFonts w:ascii="Times New Roman" w:hAnsi="Times New Roman"/>
        </w:rPr>
        <w:t xml:space="preserve"> 2, no. 1 (January 13, 2019): 405–28. </w:t>
      </w:r>
      <w:hyperlink r:id="rId39" w:history="1">
        <w:r w:rsidRPr="00E83150">
          <w:rPr>
            <w:rStyle w:val="Hyperlink"/>
            <w:rFonts w:ascii="Times New Roman" w:eastAsiaTheme="majorEastAsia" w:hAnsi="Times New Roman"/>
          </w:rPr>
          <w:t>https://doi.org/10.1146/annurev-criminol-011518-024826</w:t>
        </w:r>
      </w:hyperlink>
      <w:r w:rsidRPr="00E83150">
        <w:rPr>
          <w:rFonts w:ascii="Times New Roman" w:hAnsi="Times New Roman"/>
        </w:rPr>
        <w:t>.</w:t>
      </w:r>
    </w:p>
    <w:p w14:paraId="4F39E33A" w14:textId="77777777" w:rsidR="00FD3993" w:rsidRPr="00E83150" w:rsidRDefault="00FD3993" w:rsidP="00FD3993">
      <w:pPr>
        <w:ind w:hanging="480"/>
        <w:rPr>
          <w:rFonts w:ascii="Times New Roman" w:hAnsi="Times New Roman"/>
        </w:rPr>
      </w:pPr>
    </w:p>
    <w:p w14:paraId="7ACEFB03"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Rasinski</w:t>
      </w:r>
      <w:proofErr w:type="spellEnd"/>
      <w:r w:rsidRPr="00E83150">
        <w:rPr>
          <w:rFonts w:ascii="Times New Roman" w:hAnsi="Times New Roman"/>
        </w:rPr>
        <w:t xml:space="preserve">, Kenneth A. 1989. The Effect of Question Wording on Public Support for Government Spending. </w:t>
      </w:r>
      <w:r w:rsidRPr="00E83150">
        <w:rPr>
          <w:rFonts w:ascii="Times New Roman" w:hAnsi="Times New Roman"/>
          <w:i/>
          <w:iCs/>
        </w:rPr>
        <w:t>Public Opinion Quarterly</w:t>
      </w:r>
      <w:r w:rsidRPr="00E83150">
        <w:rPr>
          <w:rFonts w:ascii="Times New Roman" w:hAnsi="Times New Roman"/>
        </w:rPr>
        <w:t xml:space="preserve"> 53(3):388-94</w:t>
      </w:r>
    </w:p>
    <w:p w14:paraId="7180A536" w14:textId="77777777" w:rsidR="00FD3993" w:rsidRPr="00E83150" w:rsidRDefault="00FD3993" w:rsidP="00FD3993">
      <w:pPr>
        <w:ind w:hanging="480"/>
        <w:rPr>
          <w:rFonts w:ascii="Times New Roman" w:hAnsi="Times New Roman"/>
        </w:rPr>
      </w:pPr>
    </w:p>
    <w:p w14:paraId="6F4F0406"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t>Reinka</w:t>
      </w:r>
      <w:proofErr w:type="spellEnd"/>
      <w:r w:rsidRPr="00E83150">
        <w:rPr>
          <w:rFonts w:ascii="Times New Roman" w:hAnsi="Times New Roman"/>
        </w:rPr>
        <w:t xml:space="preserve">, Mora A., and Colin Wayne Leach. “Race and Reaction: Divergent Views of Police Violence and Protest against: Race and Reaction.” </w:t>
      </w:r>
      <w:r w:rsidRPr="00E83150">
        <w:rPr>
          <w:rFonts w:ascii="Times New Roman" w:hAnsi="Times New Roman"/>
          <w:i/>
          <w:iCs/>
        </w:rPr>
        <w:t>Journal of Social Issues</w:t>
      </w:r>
      <w:r w:rsidRPr="00E83150">
        <w:rPr>
          <w:rFonts w:ascii="Times New Roman" w:hAnsi="Times New Roman"/>
        </w:rPr>
        <w:t xml:space="preserve"> 73, no. 4 (December 2017): 768–88. </w:t>
      </w:r>
      <w:hyperlink r:id="rId40" w:history="1">
        <w:r w:rsidRPr="00E83150">
          <w:rPr>
            <w:rStyle w:val="Hyperlink"/>
            <w:rFonts w:ascii="Times New Roman" w:eastAsiaTheme="majorEastAsia" w:hAnsi="Times New Roman"/>
          </w:rPr>
          <w:t>https://doi.org/10.1111/josi.12247</w:t>
        </w:r>
      </w:hyperlink>
      <w:r w:rsidRPr="00E83150">
        <w:rPr>
          <w:rFonts w:ascii="Times New Roman" w:hAnsi="Times New Roman"/>
        </w:rPr>
        <w:t>.</w:t>
      </w:r>
    </w:p>
    <w:p w14:paraId="455A3A50" w14:textId="77777777" w:rsidR="00FD3993" w:rsidRPr="00E83150" w:rsidRDefault="00FD3993" w:rsidP="00FD3993">
      <w:pPr>
        <w:ind w:hanging="480"/>
        <w:rPr>
          <w:rFonts w:ascii="Times New Roman" w:hAnsi="Times New Roman"/>
          <w:sz w:val="24"/>
        </w:rPr>
      </w:pPr>
    </w:p>
    <w:p w14:paraId="317BEAB3"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Rowen, Jamie, Scott Blinder, and Rebecca Hamlin. “Victim, Perpetrator, Neither: Attitudes on Deservingness </w:t>
      </w:r>
      <w:proofErr w:type="gramStart"/>
      <w:r w:rsidRPr="00E83150">
        <w:rPr>
          <w:rFonts w:ascii="Times New Roman" w:hAnsi="Times New Roman"/>
        </w:rPr>
        <w:t>and</w:t>
      </w:r>
      <w:proofErr w:type="gramEnd"/>
      <w:r w:rsidRPr="00E83150">
        <w:rPr>
          <w:rFonts w:ascii="Times New Roman" w:hAnsi="Times New Roman"/>
        </w:rPr>
        <w:t xml:space="preserve"> Culpability in Immigration Law.” </w:t>
      </w:r>
      <w:r w:rsidRPr="00E83150">
        <w:rPr>
          <w:rFonts w:ascii="Times New Roman" w:hAnsi="Times New Roman"/>
          <w:i/>
          <w:iCs/>
        </w:rPr>
        <w:t>Law &amp; Society Review</w:t>
      </w:r>
      <w:r w:rsidRPr="00E83150">
        <w:rPr>
          <w:rFonts w:ascii="Times New Roman" w:hAnsi="Times New Roman"/>
        </w:rPr>
        <w:t xml:space="preserve"> 56, no. 3 (September 2022): 369–97. </w:t>
      </w:r>
      <w:hyperlink r:id="rId41" w:history="1">
        <w:r w:rsidRPr="00E83150">
          <w:rPr>
            <w:rStyle w:val="Hyperlink"/>
            <w:rFonts w:ascii="Times New Roman" w:eastAsiaTheme="majorEastAsia" w:hAnsi="Times New Roman"/>
          </w:rPr>
          <w:t>https://doi.org/10.1111/lasr.12619</w:t>
        </w:r>
      </w:hyperlink>
      <w:r w:rsidRPr="00E83150">
        <w:rPr>
          <w:rFonts w:ascii="Times New Roman" w:hAnsi="Times New Roman"/>
        </w:rPr>
        <w:t>.</w:t>
      </w:r>
    </w:p>
    <w:p w14:paraId="79E7B47C" w14:textId="77777777" w:rsidR="00FD3993" w:rsidRDefault="00FD3993" w:rsidP="00FD3993">
      <w:pPr>
        <w:ind w:hanging="480"/>
        <w:rPr>
          <w:rFonts w:ascii="Times New Roman" w:hAnsi="Times New Roman"/>
        </w:rPr>
      </w:pPr>
    </w:p>
    <w:p w14:paraId="4903E29F" w14:textId="77777777" w:rsidR="00FD3993" w:rsidRPr="00E83150" w:rsidRDefault="00FD3993" w:rsidP="00FD3993">
      <w:pPr>
        <w:ind w:hanging="480"/>
        <w:rPr>
          <w:rFonts w:ascii="Times New Roman" w:hAnsi="Times New Roman"/>
          <w:sz w:val="24"/>
        </w:rPr>
      </w:pPr>
      <w:r w:rsidRPr="00E83150">
        <w:rPr>
          <w:rFonts w:ascii="Times New Roman" w:hAnsi="Times New Roman"/>
        </w:rPr>
        <w:lastRenderedPageBreak/>
        <w:t xml:space="preserve">Schneider, Anne, and Helen Ingram. “Social Construction of Target Populations: Implications for Politics and Policy.” </w:t>
      </w:r>
      <w:r w:rsidRPr="00E83150">
        <w:rPr>
          <w:rFonts w:ascii="Times New Roman" w:hAnsi="Times New Roman"/>
          <w:i/>
          <w:iCs/>
        </w:rPr>
        <w:t>American Political Science Review</w:t>
      </w:r>
      <w:r w:rsidRPr="00E83150">
        <w:rPr>
          <w:rFonts w:ascii="Times New Roman" w:hAnsi="Times New Roman"/>
        </w:rPr>
        <w:t xml:space="preserve"> 87, no. 2 (June 1993): 334–47. </w:t>
      </w:r>
      <w:hyperlink r:id="rId42" w:history="1">
        <w:r w:rsidRPr="00E83150">
          <w:rPr>
            <w:rStyle w:val="Hyperlink"/>
            <w:rFonts w:ascii="Times New Roman" w:eastAsiaTheme="majorEastAsia" w:hAnsi="Times New Roman"/>
          </w:rPr>
          <w:t>https://doi.org/10.2307/2939044</w:t>
        </w:r>
      </w:hyperlink>
      <w:r w:rsidRPr="00E83150">
        <w:rPr>
          <w:rFonts w:ascii="Times New Roman" w:hAnsi="Times New Roman"/>
        </w:rPr>
        <w:t>.</w:t>
      </w:r>
    </w:p>
    <w:p w14:paraId="3519C50E" w14:textId="77777777" w:rsidR="00FD3993" w:rsidRPr="00E83150" w:rsidRDefault="00FD3993" w:rsidP="00FD3993">
      <w:pPr>
        <w:ind w:hanging="480"/>
        <w:rPr>
          <w:rFonts w:ascii="Times New Roman" w:hAnsi="Times New Roman"/>
          <w:sz w:val="24"/>
        </w:rPr>
      </w:pPr>
    </w:p>
    <w:p w14:paraId="38A97504" w14:textId="77777777" w:rsidR="00FD3993" w:rsidRPr="00E83150" w:rsidRDefault="00FD3993" w:rsidP="00FD3993">
      <w:pPr>
        <w:ind w:hanging="480"/>
        <w:rPr>
          <w:rFonts w:ascii="Times New Roman" w:hAnsi="Times New Roman"/>
          <w:sz w:val="24"/>
        </w:rPr>
      </w:pPr>
      <w:r w:rsidRPr="00E83150">
        <w:rPr>
          <w:rFonts w:ascii="Times New Roman" w:hAnsi="Times New Roman"/>
          <w:sz w:val="24"/>
        </w:rPr>
        <w:t>Schiff, Kaylyn Jackson, Tom S Clark, Anna Gunderson, Adam N Glynn, Eric Dobbie, and Michael Leo Owens. “Knowing Is Half the Battle? The Effect of Information about Police Shootings of Civilians on Public Support for Police Reforms,” n.d., 36.</w:t>
      </w:r>
    </w:p>
    <w:p w14:paraId="57FAE681" w14:textId="77777777" w:rsidR="00FD3993" w:rsidRPr="00E83150" w:rsidRDefault="00FD3993" w:rsidP="00FD3993">
      <w:pPr>
        <w:rPr>
          <w:rFonts w:ascii="Times New Roman" w:hAnsi="Times New Roman"/>
        </w:rPr>
      </w:pPr>
    </w:p>
    <w:p w14:paraId="4F69CAB7"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Soss</w:t>
      </w:r>
      <w:proofErr w:type="spellEnd"/>
      <w:r w:rsidRPr="00E83150">
        <w:rPr>
          <w:rFonts w:ascii="Times New Roman" w:hAnsi="Times New Roman"/>
        </w:rPr>
        <w:t xml:space="preserve">, Joe, Richard Fording, and Sanford Schram. </w:t>
      </w:r>
      <w:r w:rsidRPr="00E83150">
        <w:rPr>
          <w:rFonts w:ascii="Times New Roman" w:hAnsi="Times New Roman"/>
          <w:i/>
          <w:iCs/>
        </w:rPr>
        <w:t>Disciplining the Poor</w:t>
      </w:r>
      <w:r w:rsidRPr="00E83150">
        <w:rPr>
          <w:rFonts w:ascii="Times New Roman" w:hAnsi="Times New Roman"/>
        </w:rPr>
        <w:t xml:space="preserve">, University of Chicago Press (2011). </w:t>
      </w:r>
    </w:p>
    <w:p w14:paraId="28929EE1" w14:textId="77777777" w:rsidR="00FD3993" w:rsidRPr="00E83150" w:rsidRDefault="00FD3993" w:rsidP="00FD3993">
      <w:pPr>
        <w:ind w:hanging="480"/>
        <w:rPr>
          <w:rFonts w:ascii="Times New Roman" w:hAnsi="Times New Roman"/>
        </w:rPr>
      </w:pPr>
    </w:p>
    <w:p w14:paraId="1BE5F3C2" w14:textId="77777777" w:rsidR="00FD3993" w:rsidRPr="00552F08" w:rsidRDefault="00FD3993" w:rsidP="00FD3993">
      <w:pPr>
        <w:ind w:hanging="480"/>
        <w:rPr>
          <w:rFonts w:ascii="Times New Roman" w:hAnsi="Times New Roman"/>
        </w:rPr>
      </w:pPr>
      <w:proofErr w:type="spellStart"/>
      <w:r w:rsidRPr="00552F08">
        <w:rPr>
          <w:rFonts w:ascii="Times New Roman" w:hAnsi="Times New Roman"/>
        </w:rPr>
        <w:t>Soss</w:t>
      </w:r>
      <w:proofErr w:type="spellEnd"/>
      <w:r w:rsidRPr="00552F08">
        <w:rPr>
          <w:rFonts w:ascii="Times New Roman" w:hAnsi="Times New Roman"/>
        </w:rPr>
        <w:t xml:space="preserve">, Joe, and </w:t>
      </w:r>
      <w:proofErr w:type="spellStart"/>
      <w:r w:rsidRPr="00552F08">
        <w:rPr>
          <w:rFonts w:ascii="Times New Roman" w:hAnsi="Times New Roman"/>
        </w:rPr>
        <w:t>Vesla</w:t>
      </w:r>
      <w:proofErr w:type="spellEnd"/>
      <w:r w:rsidRPr="00552F08">
        <w:rPr>
          <w:rFonts w:ascii="Times New Roman" w:hAnsi="Times New Roman"/>
        </w:rPr>
        <w:t xml:space="preserve"> Weaver. 2017. “Police Are Our Government: Politics, Political Science, and the Policing of Race-Class Subjugated Communities.” Annual Review of Political Science 20: 565–91. </w:t>
      </w:r>
    </w:p>
    <w:p w14:paraId="5FC52108" w14:textId="77777777" w:rsidR="00FD3993" w:rsidRPr="00E83150" w:rsidRDefault="00FD3993" w:rsidP="00FD3993">
      <w:pPr>
        <w:ind w:hanging="480"/>
        <w:rPr>
          <w:rFonts w:ascii="Times New Roman" w:hAnsi="Times New Roman"/>
        </w:rPr>
      </w:pPr>
    </w:p>
    <w:p w14:paraId="28911BA8" w14:textId="77777777" w:rsidR="00FD3993" w:rsidRPr="00F708D1" w:rsidRDefault="00FD3993" w:rsidP="00FD3993">
      <w:pPr>
        <w:ind w:hanging="480"/>
        <w:rPr>
          <w:rFonts w:ascii="Times New Roman" w:hAnsi="Times New Roman"/>
        </w:rPr>
      </w:pPr>
      <w:r w:rsidRPr="00F708D1">
        <w:rPr>
          <w:rFonts w:ascii="Times New Roman" w:hAnsi="Times New Roman"/>
        </w:rPr>
        <w:t xml:space="preserve">Smiley, </w:t>
      </w:r>
      <w:proofErr w:type="spellStart"/>
      <w:r w:rsidRPr="00F708D1">
        <w:rPr>
          <w:rFonts w:ascii="Times New Roman" w:hAnsi="Times New Roman"/>
        </w:rPr>
        <w:t>CalvinJohn</w:t>
      </w:r>
      <w:proofErr w:type="spellEnd"/>
      <w:r w:rsidRPr="00F708D1">
        <w:rPr>
          <w:rFonts w:ascii="Times New Roman" w:hAnsi="Times New Roman"/>
        </w:rPr>
        <w:t xml:space="preserve">, and David </w:t>
      </w:r>
      <w:proofErr w:type="spellStart"/>
      <w:r w:rsidRPr="00F708D1">
        <w:rPr>
          <w:rFonts w:ascii="Times New Roman" w:hAnsi="Times New Roman"/>
        </w:rPr>
        <w:t>Fakunle</w:t>
      </w:r>
      <w:proofErr w:type="spellEnd"/>
      <w:r w:rsidRPr="00F708D1">
        <w:rPr>
          <w:rFonts w:ascii="Times New Roman" w:hAnsi="Times New Roman"/>
        </w:rPr>
        <w:t xml:space="preserve">. “From ‘Brute’ to ‘Thug:’ The Demonization and Criminalization of Unarmed Black Male Victims in America.” </w:t>
      </w:r>
      <w:r w:rsidRPr="00F708D1">
        <w:rPr>
          <w:rFonts w:ascii="Times New Roman" w:hAnsi="Times New Roman"/>
          <w:i/>
          <w:iCs/>
        </w:rPr>
        <w:t>Journal of Human Behavior in the Social Environment</w:t>
      </w:r>
      <w:r w:rsidRPr="00F708D1">
        <w:rPr>
          <w:rFonts w:ascii="Times New Roman" w:hAnsi="Times New Roman"/>
        </w:rPr>
        <w:t xml:space="preserve"> 26, no. 3–4 (May 18, 2016): 350–66. </w:t>
      </w:r>
      <w:hyperlink r:id="rId43" w:history="1">
        <w:r w:rsidRPr="00F708D1">
          <w:rPr>
            <w:rStyle w:val="Hyperlink"/>
            <w:rFonts w:ascii="Times New Roman" w:eastAsiaTheme="majorEastAsia" w:hAnsi="Times New Roman"/>
          </w:rPr>
          <w:t>https://doi.org/10.1080/10911359.2015.1129256</w:t>
        </w:r>
      </w:hyperlink>
      <w:r w:rsidRPr="00F708D1">
        <w:rPr>
          <w:rFonts w:ascii="Times New Roman" w:hAnsi="Times New Roman"/>
        </w:rPr>
        <w:t>.</w:t>
      </w:r>
    </w:p>
    <w:p w14:paraId="61DEB726" w14:textId="77777777" w:rsidR="00FD3993" w:rsidRPr="00E83150" w:rsidRDefault="00FD3993" w:rsidP="00FD3993">
      <w:pPr>
        <w:ind w:hanging="480"/>
        <w:rPr>
          <w:rFonts w:ascii="Times New Roman" w:hAnsi="Times New Roman"/>
        </w:rPr>
      </w:pPr>
    </w:p>
    <w:p w14:paraId="382512B5" w14:textId="77777777" w:rsidR="00FD3993" w:rsidRPr="00E83150" w:rsidRDefault="00FD3993" w:rsidP="00FD3993">
      <w:pPr>
        <w:ind w:hanging="480"/>
        <w:rPr>
          <w:rFonts w:ascii="Times New Roman" w:hAnsi="Times New Roman"/>
          <w:sz w:val="24"/>
        </w:rPr>
      </w:pPr>
    </w:p>
    <w:p w14:paraId="014B84CC"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sz w:val="24"/>
        </w:rPr>
        <w:t>Skitka</w:t>
      </w:r>
      <w:proofErr w:type="spellEnd"/>
      <w:r w:rsidRPr="00E83150">
        <w:rPr>
          <w:rFonts w:ascii="Times New Roman" w:hAnsi="Times New Roman"/>
          <w:sz w:val="24"/>
        </w:rPr>
        <w:t>, Linda J, and Philip E Tetlock. “Providing Public Assistance: Cognitive and Motivational Processes Underlying Liberal and Conservative Policy Preferences,” n.d., 19.</w:t>
      </w:r>
    </w:p>
    <w:p w14:paraId="49322DD2" w14:textId="77777777" w:rsidR="00FD3993" w:rsidRPr="00E83150" w:rsidRDefault="00FD3993" w:rsidP="00FD3993">
      <w:pPr>
        <w:ind w:hanging="480"/>
        <w:rPr>
          <w:rFonts w:ascii="Times New Roman" w:hAnsi="Times New Roman"/>
        </w:rPr>
      </w:pPr>
    </w:p>
    <w:p w14:paraId="2514B579" w14:textId="77777777" w:rsidR="00FD3993" w:rsidRPr="00E83150" w:rsidRDefault="00FD3993" w:rsidP="00FD3993">
      <w:pPr>
        <w:ind w:hanging="480"/>
        <w:rPr>
          <w:rFonts w:ascii="Times New Roman" w:hAnsi="Times New Roman"/>
        </w:rPr>
      </w:pPr>
      <w:proofErr w:type="spellStart"/>
      <w:r w:rsidRPr="00E83150">
        <w:rPr>
          <w:rFonts w:ascii="Times New Roman" w:hAnsi="Times New Roman"/>
        </w:rPr>
        <w:t>Uggen</w:t>
      </w:r>
      <w:proofErr w:type="spellEnd"/>
      <w:r w:rsidRPr="00E83150">
        <w:rPr>
          <w:rFonts w:ascii="Times New Roman" w:hAnsi="Times New Roman"/>
        </w:rPr>
        <w:t xml:space="preserve">, Chris and Jeff </w:t>
      </w:r>
      <w:proofErr w:type="spellStart"/>
      <w:r w:rsidRPr="00E83150">
        <w:rPr>
          <w:rFonts w:ascii="Times New Roman" w:hAnsi="Times New Roman"/>
        </w:rPr>
        <w:t>Manza</w:t>
      </w:r>
      <w:proofErr w:type="spellEnd"/>
      <w:r w:rsidRPr="00E83150">
        <w:rPr>
          <w:rFonts w:ascii="Times New Roman" w:hAnsi="Times New Roman"/>
        </w:rPr>
        <w:t xml:space="preserve">. </w:t>
      </w:r>
      <w:r w:rsidRPr="00E83150">
        <w:rPr>
          <w:rFonts w:ascii="Times New Roman" w:hAnsi="Times New Roman"/>
          <w:i/>
          <w:iCs/>
        </w:rPr>
        <w:t>Locked Out: Felon Disenfranchisement and American Democracy</w:t>
      </w:r>
      <w:r w:rsidRPr="00E83150">
        <w:rPr>
          <w:rFonts w:ascii="Times New Roman" w:hAnsi="Times New Roman"/>
        </w:rPr>
        <w:t xml:space="preserve">. Oxford University Press (2006). </w:t>
      </w:r>
    </w:p>
    <w:p w14:paraId="26829C47" w14:textId="77777777" w:rsidR="00FD3993" w:rsidRPr="00E83150" w:rsidRDefault="00FD3993" w:rsidP="00FD3993">
      <w:pPr>
        <w:ind w:hanging="480"/>
        <w:rPr>
          <w:rFonts w:ascii="Times New Roman" w:hAnsi="Times New Roman"/>
        </w:rPr>
      </w:pPr>
    </w:p>
    <w:p w14:paraId="7BB227E8"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t>Unnever</w:t>
      </w:r>
      <w:proofErr w:type="spellEnd"/>
      <w:r w:rsidRPr="00E83150">
        <w:rPr>
          <w:rFonts w:ascii="Times New Roman" w:hAnsi="Times New Roman"/>
        </w:rPr>
        <w:t xml:space="preserve">, James D., and Francis T. Cullen. “THE SOCIAL SOURCES OF AMERICANS’ PUNITIVENESS: A TEST OF THREE COMPETING MODELS.” </w:t>
      </w:r>
      <w:r w:rsidRPr="00E83150">
        <w:rPr>
          <w:rFonts w:ascii="Times New Roman" w:hAnsi="Times New Roman"/>
          <w:i/>
          <w:iCs/>
        </w:rPr>
        <w:t>Criminology</w:t>
      </w:r>
      <w:r w:rsidRPr="00E83150">
        <w:rPr>
          <w:rFonts w:ascii="Times New Roman" w:hAnsi="Times New Roman"/>
        </w:rPr>
        <w:t xml:space="preserve"> 48, no. 1 (February 2010): 99–129. </w:t>
      </w:r>
      <w:hyperlink r:id="rId44" w:history="1">
        <w:r w:rsidRPr="00E83150">
          <w:rPr>
            <w:rStyle w:val="Hyperlink"/>
            <w:rFonts w:ascii="Times New Roman" w:eastAsiaTheme="majorEastAsia" w:hAnsi="Times New Roman"/>
          </w:rPr>
          <w:t>https://doi.org/10.1111/j.1745-9125.2010.00181.x</w:t>
        </w:r>
      </w:hyperlink>
      <w:r w:rsidRPr="00E83150">
        <w:rPr>
          <w:rFonts w:ascii="Times New Roman" w:hAnsi="Times New Roman"/>
        </w:rPr>
        <w:t>.</w:t>
      </w:r>
    </w:p>
    <w:p w14:paraId="7CB1E07F" w14:textId="77777777" w:rsidR="00FD3993" w:rsidRPr="00E83150" w:rsidRDefault="00FD3993" w:rsidP="00FD3993">
      <w:pPr>
        <w:ind w:hanging="480"/>
        <w:rPr>
          <w:rFonts w:ascii="Times New Roman" w:hAnsi="Times New Roman"/>
        </w:rPr>
      </w:pPr>
    </w:p>
    <w:p w14:paraId="4EFE53A9" w14:textId="77777777" w:rsidR="00FD3993" w:rsidRPr="00552F08" w:rsidRDefault="00FD3993" w:rsidP="00FD3993">
      <w:pPr>
        <w:ind w:hanging="480"/>
        <w:rPr>
          <w:rFonts w:ascii="Times New Roman" w:hAnsi="Times New Roman"/>
        </w:rPr>
      </w:pPr>
      <w:r w:rsidRPr="00552F08">
        <w:rPr>
          <w:rFonts w:ascii="Times New Roman" w:hAnsi="Times New Roman"/>
        </w:rPr>
        <w:t xml:space="preserve">Western, Bruce. 2006. Punishment and Inequality in America. New York: Russell Sage Foundation. </w:t>
      </w:r>
    </w:p>
    <w:p w14:paraId="0DDC470D" w14:textId="77777777" w:rsidR="00FD3993" w:rsidRPr="00E83150" w:rsidRDefault="00FD3993" w:rsidP="00FD3993">
      <w:pPr>
        <w:ind w:hanging="480"/>
        <w:rPr>
          <w:rFonts w:ascii="Times New Roman" w:hAnsi="Times New Roman"/>
          <w:sz w:val="24"/>
        </w:rPr>
      </w:pPr>
    </w:p>
    <w:p w14:paraId="569E6A3B" w14:textId="77777777" w:rsidR="00FD3993" w:rsidRPr="00E83150" w:rsidRDefault="00FD3993" w:rsidP="00FD3993">
      <w:pPr>
        <w:ind w:hanging="480"/>
        <w:rPr>
          <w:rFonts w:ascii="Times New Roman" w:hAnsi="Times New Roman"/>
          <w:sz w:val="24"/>
        </w:rPr>
      </w:pPr>
      <w:proofErr w:type="spellStart"/>
      <w:r w:rsidRPr="00E83150">
        <w:rPr>
          <w:rFonts w:ascii="Times New Roman" w:hAnsi="Times New Roman"/>
        </w:rPr>
        <w:t>Willen</w:t>
      </w:r>
      <w:proofErr w:type="spellEnd"/>
      <w:r w:rsidRPr="00E83150">
        <w:rPr>
          <w:rFonts w:ascii="Times New Roman" w:hAnsi="Times New Roman"/>
        </w:rPr>
        <w:t xml:space="preserve">, Sarah S. “How Is Health-Related ‘Deservingness’ Reckoned? Perspectives from Unauthorized Im/Migrants in Tel Aviv.” </w:t>
      </w:r>
      <w:r w:rsidRPr="00E83150">
        <w:rPr>
          <w:rFonts w:ascii="Times New Roman" w:hAnsi="Times New Roman"/>
          <w:i/>
          <w:iCs/>
        </w:rPr>
        <w:t>Social Science &amp; Medicine</w:t>
      </w:r>
      <w:r w:rsidRPr="00E83150">
        <w:rPr>
          <w:rFonts w:ascii="Times New Roman" w:hAnsi="Times New Roman"/>
        </w:rPr>
        <w:t xml:space="preserve"> 74, no. 6 (March 2012): 812–21. </w:t>
      </w:r>
      <w:hyperlink r:id="rId45" w:history="1">
        <w:r w:rsidRPr="00E83150">
          <w:rPr>
            <w:rStyle w:val="Hyperlink"/>
            <w:rFonts w:ascii="Times New Roman" w:eastAsiaTheme="majorEastAsia" w:hAnsi="Times New Roman"/>
          </w:rPr>
          <w:t>https://doi.org/10.1016/j.socscimed.2011.06.033</w:t>
        </w:r>
      </w:hyperlink>
      <w:r w:rsidRPr="00E83150">
        <w:rPr>
          <w:rFonts w:ascii="Times New Roman" w:hAnsi="Times New Roman"/>
        </w:rPr>
        <w:t>.</w:t>
      </w:r>
    </w:p>
    <w:p w14:paraId="165E2F3B" w14:textId="77777777" w:rsidR="00FD3993" w:rsidRPr="00E83150" w:rsidRDefault="00FD3993" w:rsidP="00FD3993">
      <w:pPr>
        <w:ind w:hanging="480"/>
        <w:rPr>
          <w:rFonts w:ascii="Times New Roman" w:hAnsi="Times New Roman"/>
        </w:rPr>
      </w:pPr>
    </w:p>
    <w:p w14:paraId="36469D16" w14:textId="77777777" w:rsidR="00FD3993" w:rsidRPr="00E83150" w:rsidRDefault="00FD3993" w:rsidP="00FD3993">
      <w:pPr>
        <w:ind w:hanging="480"/>
        <w:rPr>
          <w:rFonts w:ascii="Times New Roman" w:hAnsi="Times New Roman"/>
          <w:sz w:val="24"/>
        </w:rPr>
      </w:pPr>
      <w:r w:rsidRPr="00E83150">
        <w:rPr>
          <w:rFonts w:ascii="Times New Roman" w:hAnsi="Times New Roman"/>
        </w:rPr>
        <w:t xml:space="preserve">Wozniak, Kevin H. “American Public Opinion About Prisons.” </w:t>
      </w:r>
      <w:r w:rsidRPr="00E83150">
        <w:rPr>
          <w:rFonts w:ascii="Times New Roman" w:hAnsi="Times New Roman"/>
          <w:i/>
          <w:iCs/>
        </w:rPr>
        <w:t>Criminal Justice Review</w:t>
      </w:r>
      <w:r w:rsidRPr="00E83150">
        <w:rPr>
          <w:rFonts w:ascii="Times New Roman" w:hAnsi="Times New Roman"/>
        </w:rPr>
        <w:t xml:space="preserve"> 39, no. 3 (September 2014): 305–24. </w:t>
      </w:r>
      <w:hyperlink r:id="rId46" w:history="1">
        <w:r w:rsidRPr="00E83150">
          <w:rPr>
            <w:rStyle w:val="Hyperlink"/>
            <w:rFonts w:ascii="Times New Roman" w:eastAsiaTheme="majorEastAsia" w:hAnsi="Times New Roman"/>
          </w:rPr>
          <w:t>https://doi.org/10.1177/0734016814529968</w:t>
        </w:r>
      </w:hyperlink>
      <w:r w:rsidRPr="00E83150">
        <w:rPr>
          <w:rFonts w:ascii="Times New Roman" w:hAnsi="Times New Roman"/>
        </w:rPr>
        <w:t>.</w:t>
      </w:r>
    </w:p>
    <w:p w14:paraId="137DD712" w14:textId="77777777" w:rsidR="00FD3993" w:rsidRPr="00100B73" w:rsidRDefault="00FD3993" w:rsidP="00100B73">
      <w:pPr>
        <w:spacing w:line="480" w:lineRule="auto"/>
        <w:rPr>
          <w:rFonts w:ascii="Times New Roman" w:hAnsi="Times New Roman"/>
          <w:sz w:val="24"/>
        </w:rPr>
      </w:pPr>
    </w:p>
    <w:sectPr w:rsidR="00FD3993" w:rsidRPr="00100B73" w:rsidSect="00100B73">
      <w:headerReference w:type="first" r:id="rId47"/>
      <w:pgSz w:w="12240" w:h="15840"/>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19" w:author="Candis Watts Smith" w:date="2024-10-16T21:22:00Z" w:initials="CS">
    <w:p w14:paraId="3523A807" w14:textId="77777777" w:rsidR="00760423" w:rsidRDefault="00760423" w:rsidP="00760423">
      <w:r>
        <w:rPr>
          <w:rStyle w:val="CommentReference"/>
        </w:rPr>
        <w:annotationRef/>
      </w:r>
      <w:r>
        <w:rPr>
          <w:color w:val="000000"/>
          <w:sz w:val="20"/>
          <w:szCs w:val="20"/>
        </w:rPr>
        <w:t>If I remember correctly, undocumented migrants are viewed as somewhere between dependent and deviant (same probably for welfare beneficiaries), but criminals are squarely in the deviant category. I don’t think there’s been much work done on that. That’s an additional contribution here!</w:t>
      </w:r>
    </w:p>
  </w:comment>
  <w:comment w:id="49" w:author="Candis Watts Smith" w:date="2024-10-16T21:30:00Z" w:initials="CS">
    <w:p w14:paraId="601EB152" w14:textId="77777777" w:rsidR="006F32F2" w:rsidRDefault="006F32F2" w:rsidP="006F32F2">
      <w:r>
        <w:rPr>
          <w:rStyle w:val="CommentReference"/>
        </w:rPr>
        <w:annotationRef/>
      </w:r>
      <w:r>
        <w:rPr>
          <w:color w:val="000000"/>
          <w:sz w:val="20"/>
          <w:szCs w:val="20"/>
        </w:rPr>
        <w:t>Honestly, in the real world, you might write a totally different paper just on Q3 because Q1 and Q2 are meaty enough. But let’s just go with these three for this assignment for now.</w:t>
      </w:r>
    </w:p>
  </w:comment>
  <w:comment w:id="79" w:author="Candis Watts Smith" w:date="2024-10-16T21:36:00Z" w:initials="CS">
    <w:p w14:paraId="03B6E0FB" w14:textId="77777777" w:rsidR="009A3965" w:rsidRDefault="009A3965" w:rsidP="009A3965">
      <w:r>
        <w:rPr>
          <w:rStyle w:val="CommentReference"/>
        </w:rPr>
        <w:annotationRef/>
      </w:r>
      <w:r>
        <w:rPr>
          <w:color w:val="000000"/>
          <w:sz w:val="20"/>
          <w:szCs w:val="20"/>
        </w:rPr>
        <w:t>I would leave the punitiveness thing out as a hypothesis. You found this—really by chance in your quick analysis. I would tuck it away unless you have a theoretical reason to argue this counterintuitive finding.</w:t>
      </w:r>
    </w:p>
  </w:comment>
  <w:comment w:id="84" w:author="Candis Watts Smith" w:date="2024-10-16T21:49:00Z" w:initials="CS">
    <w:p w14:paraId="2E0AABCB" w14:textId="77777777" w:rsidR="00B12119" w:rsidRDefault="00B12119" w:rsidP="00B12119">
      <w:r>
        <w:rPr>
          <w:rStyle w:val="CommentReference"/>
        </w:rPr>
        <w:annotationRef/>
      </w:r>
      <w:r>
        <w:rPr>
          <w:color w:val="000000"/>
          <w:sz w:val="20"/>
          <w:szCs w:val="20"/>
        </w:rPr>
        <w:t>This is not needed for this paper. It’s a bit too in the weeds for the question at hand.</w:t>
      </w:r>
    </w:p>
  </w:comment>
  <w:comment w:id="95" w:author="Candis Watts Smith" w:date="2024-10-16T21:54:00Z" w:initials="CS">
    <w:p w14:paraId="0AF09D4C" w14:textId="77777777" w:rsidR="00B12119" w:rsidRDefault="00B12119" w:rsidP="00B12119">
      <w:r>
        <w:rPr>
          <w:rStyle w:val="CommentReference"/>
        </w:rPr>
        <w:annotationRef/>
      </w:r>
      <w:r>
        <w:rPr>
          <w:color w:val="000000"/>
          <w:sz w:val="20"/>
          <w:szCs w:val="20"/>
        </w:rPr>
        <w:t>You can do the citation work this way rather than do it again at the end of the sentence. This is a small detail, but when you can only right X number of words for an article, these conventions will save space.</w:t>
      </w:r>
    </w:p>
  </w:comment>
  <w:comment w:id="101" w:author="Candis Watts Smith" w:date="2024-10-16T22:01:00Z" w:initials="CS">
    <w:p w14:paraId="05A475DB" w14:textId="77777777" w:rsidR="00193BB0" w:rsidRDefault="00193BB0" w:rsidP="00193BB0">
      <w:r>
        <w:rPr>
          <w:rStyle w:val="CommentReference"/>
        </w:rPr>
        <w:annotationRef/>
      </w:r>
      <w:r>
        <w:rPr>
          <w:color w:val="000000"/>
          <w:sz w:val="20"/>
          <w:szCs w:val="20"/>
        </w:rPr>
        <w:t>You don’t need to address this now, but typically you just discuss the literature that helps you build a case for your hypotheses. The hypotheses shouldn’t be intertwined here. Again, don’t change anything. My comment here is about a formula for paper writing, which we can discuss later.</w:t>
      </w:r>
    </w:p>
  </w:comment>
  <w:comment w:id="102" w:author="Candis Watts Smith" w:date="2024-10-16T22:03:00Z" w:initials="CS">
    <w:p w14:paraId="26BEB368" w14:textId="77777777" w:rsidR="00193BB0" w:rsidRDefault="00193BB0" w:rsidP="00193BB0">
      <w:r>
        <w:rPr>
          <w:rStyle w:val="CommentReference"/>
        </w:rPr>
        <w:annotationRef/>
      </w:r>
      <w:r>
        <w:rPr>
          <w:color w:val="000000"/>
          <w:sz w:val="20"/>
          <w:szCs w:val="20"/>
        </w:rPr>
        <w:t>Responding to this paper is its own paper. Put this in your deck of ideas that you can turn to later.</w:t>
      </w:r>
    </w:p>
  </w:comment>
  <w:comment w:id="103" w:author="Candis Watts Smith" w:date="2024-10-16T22:04:00Z" w:initials="CS">
    <w:p w14:paraId="4213D960" w14:textId="77777777" w:rsidR="00193BB0" w:rsidRDefault="00193BB0" w:rsidP="00193BB0">
      <w:r>
        <w:rPr>
          <w:rStyle w:val="CommentReference"/>
        </w:rPr>
        <w:annotationRef/>
      </w:r>
      <w:r>
        <w:rPr>
          <w:color w:val="000000"/>
          <w:sz w:val="20"/>
          <w:szCs w:val="20"/>
        </w:rPr>
        <w:t>Are we still having this debate?</w:t>
      </w:r>
    </w:p>
  </w:comment>
  <w:comment w:id="105" w:author="Candis Watts Smith" w:date="2024-10-16T22:07:00Z" w:initials="CS">
    <w:p w14:paraId="43E5C9A4" w14:textId="77777777" w:rsidR="005C4D1F" w:rsidRDefault="005C4D1F" w:rsidP="005C4D1F">
      <w:r>
        <w:rPr>
          <w:rStyle w:val="CommentReference"/>
        </w:rPr>
        <w:annotationRef/>
      </w:r>
      <w:r>
        <w:rPr>
          <w:color w:val="000000"/>
          <w:sz w:val="20"/>
          <w:szCs w:val="20"/>
        </w:rPr>
        <w:t xml:space="preserve">You do not need this section because you do not have a question about political/external context. </w:t>
      </w:r>
    </w:p>
    <w:p w14:paraId="61757C88" w14:textId="77777777" w:rsidR="005C4D1F" w:rsidRDefault="005C4D1F" w:rsidP="005C4D1F"/>
    <w:p w14:paraId="702A6E1D" w14:textId="77777777" w:rsidR="005C4D1F" w:rsidRDefault="005C4D1F" w:rsidP="005C4D1F">
      <w:r>
        <w:rPr>
          <w:color w:val="000000"/>
          <w:sz w:val="20"/>
          <w:szCs w:val="20"/>
        </w:rPr>
        <w:t xml:space="preserve">Take this out. Save it in a file. Write a different paper about this. </w:t>
      </w:r>
    </w:p>
  </w:comment>
  <w:comment w:id="117" w:author="Candis Watts Smith" w:date="2024-10-16T22:14:00Z" w:initials="CS">
    <w:p w14:paraId="5EC9160F" w14:textId="77777777" w:rsidR="005C4D1F" w:rsidRDefault="005C4D1F" w:rsidP="005C4D1F">
      <w:r>
        <w:rPr>
          <w:rStyle w:val="CommentReference"/>
        </w:rPr>
        <w:annotationRef/>
      </w:r>
      <w:r>
        <w:rPr>
          <w:color w:val="000000"/>
          <w:sz w:val="20"/>
          <w:szCs w:val="20"/>
        </w:rPr>
        <w:t xml:space="preserve">Leave the power question out of this. You don’t talk about it much, and you don’t plan to look to see if some groups are differently categorized on Schneider and Ingrams 2x2. You only ask questions about deservingness. </w:t>
      </w:r>
    </w:p>
  </w:comment>
  <w:comment w:id="135" w:author="Candis Watts Smith" w:date="2024-10-16T22:16:00Z" w:initials="CS">
    <w:p w14:paraId="50814158" w14:textId="77777777" w:rsidR="005E326C" w:rsidRDefault="005E326C" w:rsidP="005E326C">
      <w:r>
        <w:rPr>
          <w:rStyle w:val="CommentReference"/>
        </w:rPr>
        <w:annotationRef/>
      </w:r>
      <w:r>
        <w:rPr>
          <w:color w:val="000000"/>
          <w:sz w:val="20"/>
          <w:szCs w:val="20"/>
        </w:rPr>
        <w:t>You don’t provide a theoretical rationale for the ordering of deservingness among these groups. You don’t need that level of specificity for this hypothesis.</w:t>
      </w:r>
    </w:p>
  </w:comment>
  <w:comment w:id="136" w:author="Candis Watts Smith" w:date="2024-10-16T22:17:00Z" w:initials="CS">
    <w:p w14:paraId="1093F211" w14:textId="77777777" w:rsidR="005E326C" w:rsidRDefault="005E326C" w:rsidP="005E326C">
      <w:r>
        <w:rPr>
          <w:rStyle w:val="CommentReference"/>
        </w:rPr>
        <w:annotationRef/>
      </w:r>
      <w:r>
        <w:rPr>
          <w:color w:val="000000"/>
          <w:sz w:val="20"/>
          <w:szCs w:val="20"/>
        </w:rPr>
        <w:t>Keep the tests simple.</w:t>
      </w:r>
    </w:p>
  </w:comment>
  <w:comment w:id="140" w:author="Candis Watts Smith" w:date="2024-10-16T22:24:00Z" w:initials="CS">
    <w:p w14:paraId="4B0AA053" w14:textId="77777777" w:rsidR="005E326C" w:rsidRDefault="005E326C" w:rsidP="005E326C">
      <w:r>
        <w:rPr>
          <w:rStyle w:val="CommentReference"/>
        </w:rPr>
        <w:annotationRef/>
      </w:r>
      <w:r>
        <w:rPr>
          <w:color w:val="000000"/>
          <w:sz w:val="20"/>
          <w:szCs w:val="20"/>
        </w:rPr>
        <w:t>This is not necessary. Where do these numbers even come from? (I mean, I see what you’ve done here, but you don’t this level of specificity.)</w:t>
      </w:r>
    </w:p>
  </w:comment>
  <w:comment w:id="141" w:author="Candis Watts Smith" w:date="2024-10-16T22:24:00Z" w:initials="CS">
    <w:p w14:paraId="74EE370E" w14:textId="77777777" w:rsidR="005E326C" w:rsidRDefault="005E326C" w:rsidP="005E326C">
      <w:r>
        <w:rPr>
          <w:rStyle w:val="CommentReference"/>
        </w:rPr>
        <w:annotationRef/>
      </w:r>
      <w:r>
        <w:rPr>
          <w:color w:val="000000"/>
          <w:sz w:val="20"/>
          <w:szCs w:val="20"/>
        </w:rPr>
        <w:t>You don’t need this.</w:t>
      </w:r>
    </w:p>
  </w:comment>
  <w:comment w:id="142" w:author="Candis Watts Smith" w:date="2024-10-16T22:28:00Z" w:initials="CS">
    <w:p w14:paraId="26F37ABF" w14:textId="77777777" w:rsidR="00633310" w:rsidRDefault="00633310" w:rsidP="00633310">
      <w:r>
        <w:rPr>
          <w:rStyle w:val="CommentReference"/>
        </w:rPr>
        <w:annotationRef/>
      </w:r>
      <w:r>
        <w:rPr>
          <w:color w:val="000000"/>
          <w:sz w:val="20"/>
          <w:szCs w:val="20"/>
        </w:rPr>
        <w:t>No, Not for this. Leave it be.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3523A807" w15:done="0"/>
  <w15:commentEx w15:paraId="601EB152" w15:done="0"/>
  <w15:commentEx w15:paraId="03B6E0FB" w15:done="0"/>
  <w15:commentEx w15:paraId="2E0AABCB" w15:done="0"/>
  <w15:commentEx w15:paraId="0AF09D4C" w15:done="0"/>
  <w15:commentEx w15:paraId="05A475DB" w15:done="0"/>
  <w15:commentEx w15:paraId="26BEB368" w15:done="0"/>
  <w15:commentEx w15:paraId="4213D960" w15:done="0"/>
  <w15:commentEx w15:paraId="702A6E1D" w15:done="0"/>
  <w15:commentEx w15:paraId="5EC9160F" w15:done="0"/>
  <w15:commentEx w15:paraId="50814158" w15:done="0"/>
  <w15:commentEx w15:paraId="1093F211" w15:done="0"/>
  <w15:commentEx w15:paraId="4B0AA053" w15:done="0"/>
  <w15:commentEx w15:paraId="74EE370E" w15:done="0"/>
  <w15:commentEx w15:paraId="26F37AB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2199EE40" w16cex:dateUtc="2024-10-17T01:22:00Z"/>
  <w16cex:commentExtensible w16cex:durableId="276964F8" w16cex:dateUtc="2024-10-17T01:30:00Z"/>
  <w16cex:commentExtensible w16cex:durableId="38AFCBFA" w16cex:dateUtc="2024-10-17T01:36:00Z"/>
  <w16cex:commentExtensible w16cex:durableId="3EFF2A47" w16cex:dateUtc="2024-10-17T01:49:00Z"/>
  <w16cex:commentExtensible w16cex:durableId="3141E451" w16cex:dateUtc="2024-10-17T01:54:00Z"/>
  <w16cex:commentExtensible w16cex:durableId="7C0A3E81" w16cex:dateUtc="2024-10-17T02:01:00Z"/>
  <w16cex:commentExtensible w16cex:durableId="61827ABE" w16cex:dateUtc="2024-10-17T02:03:00Z"/>
  <w16cex:commentExtensible w16cex:durableId="7A637EE9" w16cex:dateUtc="2024-10-17T02:04:00Z"/>
  <w16cex:commentExtensible w16cex:durableId="738F35F9" w16cex:dateUtc="2024-10-17T02:07:00Z"/>
  <w16cex:commentExtensible w16cex:durableId="0858F137" w16cex:dateUtc="2024-10-17T02:14:00Z"/>
  <w16cex:commentExtensible w16cex:durableId="6F96797E" w16cex:dateUtc="2024-10-17T02:16:00Z"/>
  <w16cex:commentExtensible w16cex:durableId="3F6E70D5" w16cex:dateUtc="2024-10-17T02:17:00Z"/>
  <w16cex:commentExtensible w16cex:durableId="79681677" w16cex:dateUtc="2024-10-17T02:24:00Z"/>
  <w16cex:commentExtensible w16cex:durableId="79F3F5A0" w16cex:dateUtc="2024-10-17T02:24:00Z"/>
  <w16cex:commentExtensible w16cex:durableId="6B8C2C28" w16cex:dateUtc="2024-10-17T02:2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3523A807" w16cid:durableId="2199EE40"/>
  <w16cid:commentId w16cid:paraId="601EB152" w16cid:durableId="276964F8"/>
  <w16cid:commentId w16cid:paraId="03B6E0FB" w16cid:durableId="38AFCBFA"/>
  <w16cid:commentId w16cid:paraId="2E0AABCB" w16cid:durableId="3EFF2A47"/>
  <w16cid:commentId w16cid:paraId="0AF09D4C" w16cid:durableId="3141E451"/>
  <w16cid:commentId w16cid:paraId="05A475DB" w16cid:durableId="7C0A3E81"/>
  <w16cid:commentId w16cid:paraId="26BEB368" w16cid:durableId="61827ABE"/>
  <w16cid:commentId w16cid:paraId="4213D960" w16cid:durableId="7A637EE9"/>
  <w16cid:commentId w16cid:paraId="702A6E1D" w16cid:durableId="738F35F9"/>
  <w16cid:commentId w16cid:paraId="5EC9160F" w16cid:durableId="0858F137"/>
  <w16cid:commentId w16cid:paraId="50814158" w16cid:durableId="6F96797E"/>
  <w16cid:commentId w16cid:paraId="1093F211" w16cid:durableId="3F6E70D5"/>
  <w16cid:commentId w16cid:paraId="4B0AA053" w16cid:durableId="79681677"/>
  <w16cid:commentId w16cid:paraId="74EE370E" w16cid:durableId="79F3F5A0"/>
  <w16cid:commentId w16cid:paraId="26F37ABF" w16cid:durableId="6B8C2C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4F0DA9" w14:textId="77777777" w:rsidR="00601EA2" w:rsidRDefault="00601EA2" w:rsidP="007D35A3">
      <w:r>
        <w:separator/>
      </w:r>
    </w:p>
  </w:endnote>
  <w:endnote w:type="continuationSeparator" w:id="0">
    <w:p w14:paraId="4189BFD0" w14:textId="77777777" w:rsidR="00601EA2" w:rsidRDefault="00601EA2" w:rsidP="007D35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d">
    <w:altName w:val="Cambria"/>
    <w:panose1 w:val="020B0604020202020204"/>
    <w:charset w:val="00"/>
    <w:family w:val="roman"/>
    <w:pitch w:val="default"/>
  </w:font>
  <w:font w:name="Aptos">
    <w:panose1 w:val="020B0004020202020204"/>
    <w:charset w:val="00"/>
    <w:family w:val="swiss"/>
    <w:pitch w:val="variable"/>
    <w:sig w:usb0="20000287" w:usb1="00000003" w:usb2="00000000" w:usb3="00000000" w:csb0="0000019F" w:csb1="00000000"/>
  </w:font>
  <w:font w:name="Open Sans">
    <w:altName w:val="﷽﷽﷽﷽﷽﷽﷽﷽s"/>
    <w:panose1 w:val="020B0606030504020204"/>
    <w:charset w:val="00"/>
    <w:family w:val="swiss"/>
    <w:pitch w:val="variable"/>
    <w:sig w:usb0="E00002EF" w:usb1="4000205B" w:usb2="00000028" w:usb3="00000000" w:csb0="0000019F" w:csb1="00000000"/>
  </w:font>
  <w:font w:name="Aptos Display">
    <w:panose1 w:val="020B0004020202020204"/>
    <w:charset w:val="00"/>
    <w:family w:val="swiss"/>
    <w:pitch w:val="variable"/>
    <w:sig w:usb0="20000287" w:usb1="00000003" w:usb2="00000000" w:usb3="00000000" w:csb0="0000019F" w:csb1="00000000"/>
  </w:font>
  <w:font w:name="Montserrat">
    <w:altName w:val="﷽﷽﷽﷽﷽﷽﷽﷽"/>
    <w:panose1 w:val="00000500000000000000"/>
    <w:charset w:val="80"/>
    <w:family w:val="auto"/>
    <w:pitch w:val="variable"/>
    <w:sig w:usb0="2000020F" w:usb1="08070003" w:usb2="00000010" w:usb3="00000000" w:csb0="00020197" w:csb1="00000000"/>
  </w:font>
  <w:font w:name="Calibri">
    <w:panose1 w:val="020F0502020204030204"/>
    <w:charset w:val="00"/>
    <w:family w:val="swiss"/>
    <w:pitch w:val="variable"/>
    <w:sig w:usb0="E0002AFF" w:usb1="C000ACF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A64312" w14:textId="77777777" w:rsidR="00601EA2" w:rsidRDefault="00601EA2" w:rsidP="007D35A3">
      <w:r>
        <w:separator/>
      </w:r>
    </w:p>
  </w:footnote>
  <w:footnote w:type="continuationSeparator" w:id="0">
    <w:p w14:paraId="61D257A8" w14:textId="77777777" w:rsidR="00601EA2" w:rsidRDefault="00601EA2" w:rsidP="007D35A3">
      <w:r>
        <w:continuationSeparator/>
      </w:r>
    </w:p>
  </w:footnote>
  <w:footnote w:id="1">
    <w:p w14:paraId="55BACA62" w14:textId="02F8FE34" w:rsidR="007D35A3" w:rsidRPr="00250978" w:rsidRDefault="007D35A3" w:rsidP="007D35A3">
      <w:pPr>
        <w:pStyle w:val="FootnoteText"/>
        <w:rPr>
          <w:rFonts w:ascii="Times New Roman" w:hAnsi="Times New Roman"/>
        </w:rPr>
      </w:pPr>
      <w:r w:rsidRPr="00250978">
        <w:rPr>
          <w:rStyle w:val="FootnoteReference"/>
          <w:rFonts w:ascii="Times New Roman" w:eastAsiaTheme="majorEastAsia" w:hAnsi="Times New Roman"/>
        </w:rPr>
        <w:footnoteRef/>
      </w:r>
      <w:r w:rsidRPr="00250978">
        <w:rPr>
          <w:rFonts w:ascii="Times New Roman" w:hAnsi="Times New Roman"/>
        </w:rPr>
        <w:t xml:space="preserve"> </w:t>
      </w:r>
      <w:r w:rsidR="00FF321F">
        <w:rPr>
          <w:rFonts w:ascii="Times New Roman" w:hAnsi="Times New Roman"/>
        </w:rPr>
        <w:t xml:space="preserve">I’m trying to also nest this within my overarching question in how legislators </w:t>
      </w:r>
      <w:r w:rsidR="00244A20">
        <w:rPr>
          <w:rFonts w:ascii="Times New Roman" w:hAnsi="Times New Roman"/>
        </w:rPr>
        <w:t xml:space="preserve">decide what incarcerated people deserve (especially vis-à-vis democratic rights), how they navigate or view their obligations towards incarcerated constituents, and the degree to which the machinery of the policy process reflects different realities of political life and capacities among incarcerated people – last, and how incarcerated people are able to change a policy agenda + what happens when they do. </w:t>
      </w:r>
    </w:p>
  </w:footnote>
  <w:footnote w:id="2">
    <w:p w14:paraId="20DEFC3D" w14:textId="5D8297FC" w:rsidR="00970BC7" w:rsidRDefault="00970BC7" w:rsidP="00970BC7">
      <w:pPr>
        <w:pStyle w:val="FootnoteText"/>
      </w:pPr>
      <w:r>
        <w:rPr>
          <w:rStyle w:val="FootnoteReference"/>
        </w:rPr>
        <w:footnoteRef/>
      </w:r>
      <w:r>
        <w:t xml:space="preserve"> I am not sure whether a deservingness evaluation is a heuristic evaluation, even with literature calling it the “deservingness heuristic.” </w:t>
      </w:r>
      <w:r w:rsidR="00C1630C">
        <w:t xml:space="preserve">This could </w:t>
      </w:r>
      <w:proofErr w:type="gramStart"/>
      <w:r w:rsidR="00C1630C">
        <w:t>actually be</w:t>
      </w:r>
      <w:proofErr w:type="gramEnd"/>
      <w:r w:rsidR="00C1630C">
        <w:t xml:space="preserve"> a question. If a deservingness evaluation is a heuristic</w:t>
      </w:r>
      <w:r w:rsidR="0084492D">
        <w:t>, that suggests “system 2” could produce a different evaluation</w:t>
      </w:r>
      <w:r w:rsidR="00623003">
        <w:t>, but I’m not sure what it would say about durability</w:t>
      </w:r>
      <w:r w:rsidR="00ED6B1F">
        <w:t>, or what I think about the components of deservingnes</w:t>
      </w:r>
      <w:r w:rsidR="00686992">
        <w:t xml:space="preserve">s evaluations that I think of as being </w:t>
      </w:r>
      <w:r w:rsidR="00167532">
        <w:t>emotion-driven objects that involve disgust</w:t>
      </w:r>
      <w:r w:rsidR="00892957">
        <w:t>, racism,</w:t>
      </w:r>
      <w:r w:rsidR="00167532">
        <w:t xml:space="preserve"> and an impulse to self-differentiate.</w:t>
      </w:r>
      <w:r w:rsidR="00993DF7">
        <w:t xml:space="preserve"> </w:t>
      </w:r>
    </w:p>
  </w:footnote>
  <w:footnote w:id="3">
    <w:p w14:paraId="09F0A048" w14:textId="77777777" w:rsidR="00277B79" w:rsidRDefault="00277B79" w:rsidP="00277B79">
      <w:pPr>
        <w:pStyle w:val="FootnoteText"/>
      </w:pPr>
      <w:r>
        <w:rPr>
          <w:rStyle w:val="FootnoteReference"/>
        </w:rPr>
        <w:footnoteRef/>
      </w:r>
      <w:r>
        <w:t xml:space="preserve"> Exceptions to this include good time credits included in the First Step Act (2018).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CCC7C01" w14:textId="5978DE31" w:rsidR="00100B73" w:rsidRDefault="00100B73">
    <w:pPr>
      <w:pStyle w:val="Header"/>
      <w:rPr>
        <w:rFonts w:ascii="Calibri" w:hAnsi="Calibri" w:cs="Calibri"/>
      </w:rPr>
    </w:pPr>
    <w:r>
      <w:rPr>
        <w:rFonts w:ascii="Calibri" w:hAnsi="Calibri" w:cs="Calibri"/>
      </w:rPr>
      <w:t>Kristina Mensik</w:t>
    </w:r>
  </w:p>
  <w:p w14:paraId="0E7C4107" w14:textId="5464C4AE" w:rsidR="00100B73" w:rsidRDefault="00100B73">
    <w:pPr>
      <w:pStyle w:val="Header"/>
      <w:rPr>
        <w:rFonts w:ascii="Calibri" w:hAnsi="Calibri" w:cs="Calibri"/>
      </w:rPr>
    </w:pPr>
    <w:r>
      <w:rPr>
        <w:rFonts w:ascii="Calibri" w:hAnsi="Calibri" w:cs="Calibri"/>
      </w:rPr>
      <w:t>Oct 15, 2024</w:t>
    </w:r>
  </w:p>
  <w:p w14:paraId="256073C5" w14:textId="77777777" w:rsidR="00100B73" w:rsidRPr="00100B73" w:rsidRDefault="00100B73">
    <w:pPr>
      <w:pStyle w:val="Header"/>
      <w:rPr>
        <w:rFonts w:ascii="Calibri" w:hAnsi="Calibri" w:cs="Calibri"/>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94069"/>
    <w:multiLevelType w:val="hybridMultilevel"/>
    <w:tmpl w:val="66262138"/>
    <w:lvl w:ilvl="0" w:tplc="0409000F">
      <w:start w:val="1"/>
      <w:numFmt w:val="decimal"/>
      <w:lvlText w:val="%1."/>
      <w:lvlJc w:val="left"/>
      <w:pPr>
        <w:ind w:left="777" w:hanging="360"/>
      </w:pPr>
    </w:lvl>
    <w:lvl w:ilvl="1" w:tplc="04090019" w:tentative="1">
      <w:start w:val="1"/>
      <w:numFmt w:val="lowerLetter"/>
      <w:lvlText w:val="%2."/>
      <w:lvlJc w:val="left"/>
      <w:pPr>
        <w:ind w:left="1497" w:hanging="360"/>
      </w:pPr>
    </w:lvl>
    <w:lvl w:ilvl="2" w:tplc="0409001B" w:tentative="1">
      <w:start w:val="1"/>
      <w:numFmt w:val="lowerRoman"/>
      <w:lvlText w:val="%3."/>
      <w:lvlJc w:val="right"/>
      <w:pPr>
        <w:ind w:left="2217" w:hanging="180"/>
      </w:pPr>
    </w:lvl>
    <w:lvl w:ilvl="3" w:tplc="0409000F" w:tentative="1">
      <w:start w:val="1"/>
      <w:numFmt w:val="decimal"/>
      <w:lvlText w:val="%4."/>
      <w:lvlJc w:val="left"/>
      <w:pPr>
        <w:ind w:left="2937" w:hanging="360"/>
      </w:pPr>
    </w:lvl>
    <w:lvl w:ilvl="4" w:tplc="04090019" w:tentative="1">
      <w:start w:val="1"/>
      <w:numFmt w:val="lowerLetter"/>
      <w:lvlText w:val="%5."/>
      <w:lvlJc w:val="left"/>
      <w:pPr>
        <w:ind w:left="3657" w:hanging="360"/>
      </w:pPr>
    </w:lvl>
    <w:lvl w:ilvl="5" w:tplc="0409001B" w:tentative="1">
      <w:start w:val="1"/>
      <w:numFmt w:val="lowerRoman"/>
      <w:lvlText w:val="%6."/>
      <w:lvlJc w:val="right"/>
      <w:pPr>
        <w:ind w:left="4377" w:hanging="180"/>
      </w:pPr>
    </w:lvl>
    <w:lvl w:ilvl="6" w:tplc="0409000F" w:tentative="1">
      <w:start w:val="1"/>
      <w:numFmt w:val="decimal"/>
      <w:lvlText w:val="%7."/>
      <w:lvlJc w:val="left"/>
      <w:pPr>
        <w:ind w:left="5097" w:hanging="360"/>
      </w:pPr>
    </w:lvl>
    <w:lvl w:ilvl="7" w:tplc="04090019" w:tentative="1">
      <w:start w:val="1"/>
      <w:numFmt w:val="lowerLetter"/>
      <w:lvlText w:val="%8."/>
      <w:lvlJc w:val="left"/>
      <w:pPr>
        <w:ind w:left="5817" w:hanging="360"/>
      </w:pPr>
    </w:lvl>
    <w:lvl w:ilvl="8" w:tplc="0409001B" w:tentative="1">
      <w:start w:val="1"/>
      <w:numFmt w:val="lowerRoman"/>
      <w:lvlText w:val="%9."/>
      <w:lvlJc w:val="right"/>
      <w:pPr>
        <w:ind w:left="6537" w:hanging="180"/>
      </w:pPr>
    </w:lvl>
  </w:abstractNum>
  <w:abstractNum w:abstractNumId="1" w15:restartNumberingAfterBreak="0">
    <w:nsid w:val="3687067D"/>
    <w:multiLevelType w:val="hybridMultilevel"/>
    <w:tmpl w:val="A5729F7A"/>
    <w:lvl w:ilvl="0" w:tplc="FFFFFFFF">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377E0B"/>
    <w:multiLevelType w:val="hybridMultilevel"/>
    <w:tmpl w:val="3F2873E2"/>
    <w:lvl w:ilvl="0" w:tplc="A4A612E0">
      <w:start w:val="35"/>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9BF63BB"/>
    <w:multiLevelType w:val="hybridMultilevel"/>
    <w:tmpl w:val="7C4AB076"/>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FA77704"/>
    <w:multiLevelType w:val="hybridMultilevel"/>
    <w:tmpl w:val="573AC8B6"/>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F1020AC"/>
    <w:multiLevelType w:val="hybridMultilevel"/>
    <w:tmpl w:val="39305A4A"/>
    <w:lvl w:ilvl="0" w:tplc="38C44264">
      <w:start w:val="1"/>
      <w:numFmt w:val="bullet"/>
      <w:lvlText w:val="—"/>
      <w:lvlJc w:val="left"/>
      <w:pPr>
        <w:ind w:left="720" w:hanging="360"/>
      </w:pPr>
      <w:rPr>
        <w:rFonts w:ascii="d" w:hAnsi="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A0C2486"/>
    <w:multiLevelType w:val="hybridMultilevel"/>
    <w:tmpl w:val="E214B5F2"/>
    <w:lvl w:ilvl="0" w:tplc="A4A612E0">
      <w:numFmt w:val="bullet"/>
      <w:lvlText w:val=""/>
      <w:lvlJc w:val="left"/>
      <w:pPr>
        <w:ind w:left="1490" w:hanging="360"/>
      </w:pPr>
      <w:rPr>
        <w:rFonts w:ascii="Wingdings" w:eastAsia="Times New Roman" w:hAnsi="Wingdings" w:cs="Times New Roman" w:hint="default"/>
      </w:rPr>
    </w:lvl>
    <w:lvl w:ilvl="1" w:tplc="04090003" w:tentative="1">
      <w:start w:val="1"/>
      <w:numFmt w:val="bullet"/>
      <w:lvlText w:val="o"/>
      <w:lvlJc w:val="left"/>
      <w:pPr>
        <w:ind w:left="2210" w:hanging="360"/>
      </w:pPr>
      <w:rPr>
        <w:rFonts w:ascii="Courier New" w:hAnsi="Courier New" w:cs="Courier New" w:hint="default"/>
      </w:rPr>
    </w:lvl>
    <w:lvl w:ilvl="2" w:tplc="04090005" w:tentative="1">
      <w:start w:val="1"/>
      <w:numFmt w:val="bullet"/>
      <w:lvlText w:val=""/>
      <w:lvlJc w:val="left"/>
      <w:pPr>
        <w:ind w:left="2930" w:hanging="360"/>
      </w:pPr>
      <w:rPr>
        <w:rFonts w:ascii="Wingdings" w:hAnsi="Wingdings" w:hint="default"/>
      </w:rPr>
    </w:lvl>
    <w:lvl w:ilvl="3" w:tplc="04090001" w:tentative="1">
      <w:start w:val="1"/>
      <w:numFmt w:val="bullet"/>
      <w:lvlText w:val=""/>
      <w:lvlJc w:val="left"/>
      <w:pPr>
        <w:ind w:left="3650" w:hanging="360"/>
      </w:pPr>
      <w:rPr>
        <w:rFonts w:ascii="Symbol" w:hAnsi="Symbol" w:hint="default"/>
      </w:rPr>
    </w:lvl>
    <w:lvl w:ilvl="4" w:tplc="04090003" w:tentative="1">
      <w:start w:val="1"/>
      <w:numFmt w:val="bullet"/>
      <w:lvlText w:val="o"/>
      <w:lvlJc w:val="left"/>
      <w:pPr>
        <w:ind w:left="4370" w:hanging="360"/>
      </w:pPr>
      <w:rPr>
        <w:rFonts w:ascii="Courier New" w:hAnsi="Courier New" w:cs="Courier New" w:hint="default"/>
      </w:rPr>
    </w:lvl>
    <w:lvl w:ilvl="5" w:tplc="04090005" w:tentative="1">
      <w:start w:val="1"/>
      <w:numFmt w:val="bullet"/>
      <w:lvlText w:val=""/>
      <w:lvlJc w:val="left"/>
      <w:pPr>
        <w:ind w:left="5090" w:hanging="360"/>
      </w:pPr>
      <w:rPr>
        <w:rFonts w:ascii="Wingdings" w:hAnsi="Wingdings" w:hint="default"/>
      </w:rPr>
    </w:lvl>
    <w:lvl w:ilvl="6" w:tplc="04090001" w:tentative="1">
      <w:start w:val="1"/>
      <w:numFmt w:val="bullet"/>
      <w:lvlText w:val=""/>
      <w:lvlJc w:val="left"/>
      <w:pPr>
        <w:ind w:left="5810" w:hanging="360"/>
      </w:pPr>
      <w:rPr>
        <w:rFonts w:ascii="Symbol" w:hAnsi="Symbol" w:hint="default"/>
      </w:rPr>
    </w:lvl>
    <w:lvl w:ilvl="7" w:tplc="04090003" w:tentative="1">
      <w:start w:val="1"/>
      <w:numFmt w:val="bullet"/>
      <w:lvlText w:val="o"/>
      <w:lvlJc w:val="left"/>
      <w:pPr>
        <w:ind w:left="6530" w:hanging="360"/>
      </w:pPr>
      <w:rPr>
        <w:rFonts w:ascii="Courier New" w:hAnsi="Courier New" w:cs="Courier New" w:hint="default"/>
      </w:rPr>
    </w:lvl>
    <w:lvl w:ilvl="8" w:tplc="04090005" w:tentative="1">
      <w:start w:val="1"/>
      <w:numFmt w:val="bullet"/>
      <w:lvlText w:val=""/>
      <w:lvlJc w:val="left"/>
      <w:pPr>
        <w:ind w:left="7250" w:hanging="360"/>
      </w:pPr>
      <w:rPr>
        <w:rFonts w:ascii="Wingdings" w:hAnsi="Wingdings" w:hint="default"/>
      </w:rPr>
    </w:lvl>
  </w:abstractNum>
  <w:abstractNum w:abstractNumId="7" w15:restartNumberingAfterBreak="0">
    <w:nsid w:val="7E5716CE"/>
    <w:multiLevelType w:val="hybridMultilevel"/>
    <w:tmpl w:val="2FC882E0"/>
    <w:lvl w:ilvl="0" w:tplc="A4A612E0">
      <w:numFmt w:val="bullet"/>
      <w:lvlText w:val=""/>
      <w:lvlJc w:val="left"/>
      <w:pPr>
        <w:ind w:left="720" w:hanging="360"/>
      </w:pPr>
      <w:rPr>
        <w:rFonts w:ascii="Wingdings" w:eastAsia="Times New Roman" w:hAnsi="Wingding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70313447">
    <w:abstractNumId w:val="3"/>
  </w:num>
  <w:num w:numId="2" w16cid:durableId="1034308799">
    <w:abstractNumId w:val="7"/>
  </w:num>
  <w:num w:numId="3" w16cid:durableId="608511848">
    <w:abstractNumId w:val="6"/>
  </w:num>
  <w:num w:numId="4" w16cid:durableId="726731855">
    <w:abstractNumId w:val="5"/>
  </w:num>
  <w:num w:numId="5" w16cid:durableId="1757628257">
    <w:abstractNumId w:val="0"/>
  </w:num>
  <w:num w:numId="6" w16cid:durableId="1538732976">
    <w:abstractNumId w:val="2"/>
  </w:num>
  <w:num w:numId="7" w16cid:durableId="1210074254">
    <w:abstractNumId w:val="4"/>
  </w:num>
  <w:num w:numId="8" w16cid:durableId="602224104">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Candis Watts Smith">
    <w15:presenceInfo w15:providerId="AD" w15:userId="S::csw5@duke.edu::aafbe89c-903e-4137-a8c7-7f5a4114767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03EA"/>
    <w:rsid w:val="0000145B"/>
    <w:rsid w:val="000160A0"/>
    <w:rsid w:val="000165B8"/>
    <w:rsid w:val="00021097"/>
    <w:rsid w:val="00022097"/>
    <w:rsid w:val="000306ED"/>
    <w:rsid w:val="000308A9"/>
    <w:rsid w:val="00030A8C"/>
    <w:rsid w:val="00033248"/>
    <w:rsid w:val="0003474D"/>
    <w:rsid w:val="00034E5D"/>
    <w:rsid w:val="00036350"/>
    <w:rsid w:val="000370CB"/>
    <w:rsid w:val="00037BF8"/>
    <w:rsid w:val="000567DA"/>
    <w:rsid w:val="00060CBE"/>
    <w:rsid w:val="0006430A"/>
    <w:rsid w:val="0006496D"/>
    <w:rsid w:val="000666CE"/>
    <w:rsid w:val="00073DEA"/>
    <w:rsid w:val="0007491F"/>
    <w:rsid w:val="00076A45"/>
    <w:rsid w:val="00080950"/>
    <w:rsid w:val="00085C11"/>
    <w:rsid w:val="00092D92"/>
    <w:rsid w:val="000B548D"/>
    <w:rsid w:val="000C1731"/>
    <w:rsid w:val="000C3E52"/>
    <w:rsid w:val="000C49C5"/>
    <w:rsid w:val="000C6D8B"/>
    <w:rsid w:val="000D060A"/>
    <w:rsid w:val="000D232F"/>
    <w:rsid w:val="000E0CC4"/>
    <w:rsid w:val="000E2273"/>
    <w:rsid w:val="000E3C93"/>
    <w:rsid w:val="000F2810"/>
    <w:rsid w:val="000F371C"/>
    <w:rsid w:val="000F5217"/>
    <w:rsid w:val="000F7032"/>
    <w:rsid w:val="00100B73"/>
    <w:rsid w:val="00102EC1"/>
    <w:rsid w:val="00104160"/>
    <w:rsid w:val="00113BA5"/>
    <w:rsid w:val="00114E7D"/>
    <w:rsid w:val="00124849"/>
    <w:rsid w:val="00125217"/>
    <w:rsid w:val="001337B5"/>
    <w:rsid w:val="001348D5"/>
    <w:rsid w:val="00145E6A"/>
    <w:rsid w:val="00154191"/>
    <w:rsid w:val="001548D9"/>
    <w:rsid w:val="001549A2"/>
    <w:rsid w:val="001549A9"/>
    <w:rsid w:val="001610D3"/>
    <w:rsid w:val="00163E83"/>
    <w:rsid w:val="00166993"/>
    <w:rsid w:val="0016729F"/>
    <w:rsid w:val="00167532"/>
    <w:rsid w:val="00175742"/>
    <w:rsid w:val="00181E2A"/>
    <w:rsid w:val="00193BB0"/>
    <w:rsid w:val="00194763"/>
    <w:rsid w:val="001A4786"/>
    <w:rsid w:val="001B2435"/>
    <w:rsid w:val="001C20E2"/>
    <w:rsid w:val="001D0700"/>
    <w:rsid w:val="001D2BC2"/>
    <w:rsid w:val="001D2C9D"/>
    <w:rsid w:val="001E507B"/>
    <w:rsid w:val="001F2C24"/>
    <w:rsid w:val="001F484E"/>
    <w:rsid w:val="001F499D"/>
    <w:rsid w:val="001F5B84"/>
    <w:rsid w:val="00206533"/>
    <w:rsid w:val="002131AE"/>
    <w:rsid w:val="0021331E"/>
    <w:rsid w:val="00225F9F"/>
    <w:rsid w:val="00231B05"/>
    <w:rsid w:val="00231EE4"/>
    <w:rsid w:val="0023335C"/>
    <w:rsid w:val="00233885"/>
    <w:rsid w:val="0023579B"/>
    <w:rsid w:val="002364DC"/>
    <w:rsid w:val="002369F6"/>
    <w:rsid w:val="00236B84"/>
    <w:rsid w:val="00241DCC"/>
    <w:rsid w:val="00244A20"/>
    <w:rsid w:val="00244E37"/>
    <w:rsid w:val="00246E5A"/>
    <w:rsid w:val="00246F27"/>
    <w:rsid w:val="00250029"/>
    <w:rsid w:val="00256025"/>
    <w:rsid w:val="002679E9"/>
    <w:rsid w:val="00271140"/>
    <w:rsid w:val="00277B79"/>
    <w:rsid w:val="00283586"/>
    <w:rsid w:val="00283C91"/>
    <w:rsid w:val="0028687E"/>
    <w:rsid w:val="00291F8D"/>
    <w:rsid w:val="002A0F1E"/>
    <w:rsid w:val="002A12FD"/>
    <w:rsid w:val="002B700A"/>
    <w:rsid w:val="002C3D1D"/>
    <w:rsid w:val="002C64FC"/>
    <w:rsid w:val="002D1CE3"/>
    <w:rsid w:val="002D41A0"/>
    <w:rsid w:val="002D71A9"/>
    <w:rsid w:val="002E03CB"/>
    <w:rsid w:val="002E5A77"/>
    <w:rsid w:val="002E66C7"/>
    <w:rsid w:val="002F0EC9"/>
    <w:rsid w:val="002F2F8C"/>
    <w:rsid w:val="002F4102"/>
    <w:rsid w:val="002F6609"/>
    <w:rsid w:val="002F75ED"/>
    <w:rsid w:val="0030033D"/>
    <w:rsid w:val="00307428"/>
    <w:rsid w:val="003118B9"/>
    <w:rsid w:val="0031444B"/>
    <w:rsid w:val="00324D4D"/>
    <w:rsid w:val="003273A5"/>
    <w:rsid w:val="003327B8"/>
    <w:rsid w:val="00332933"/>
    <w:rsid w:val="003443C2"/>
    <w:rsid w:val="00347099"/>
    <w:rsid w:val="00347E04"/>
    <w:rsid w:val="00350530"/>
    <w:rsid w:val="003507D7"/>
    <w:rsid w:val="00351083"/>
    <w:rsid w:val="00352D4D"/>
    <w:rsid w:val="00353817"/>
    <w:rsid w:val="00353985"/>
    <w:rsid w:val="00370A6C"/>
    <w:rsid w:val="00371CBD"/>
    <w:rsid w:val="00373912"/>
    <w:rsid w:val="00375255"/>
    <w:rsid w:val="003766CF"/>
    <w:rsid w:val="003813B4"/>
    <w:rsid w:val="0038172E"/>
    <w:rsid w:val="0038248B"/>
    <w:rsid w:val="00384A5A"/>
    <w:rsid w:val="00387DD8"/>
    <w:rsid w:val="00390F5B"/>
    <w:rsid w:val="003B6612"/>
    <w:rsid w:val="003B6645"/>
    <w:rsid w:val="003C585B"/>
    <w:rsid w:val="003D6392"/>
    <w:rsid w:val="003E5483"/>
    <w:rsid w:val="003F2F45"/>
    <w:rsid w:val="00401AC7"/>
    <w:rsid w:val="00407A3C"/>
    <w:rsid w:val="00416A5B"/>
    <w:rsid w:val="00422461"/>
    <w:rsid w:val="0043020F"/>
    <w:rsid w:val="00441258"/>
    <w:rsid w:val="0044237B"/>
    <w:rsid w:val="0044568F"/>
    <w:rsid w:val="00460327"/>
    <w:rsid w:val="004608B6"/>
    <w:rsid w:val="00461EF8"/>
    <w:rsid w:val="00466402"/>
    <w:rsid w:val="00467C86"/>
    <w:rsid w:val="00467E01"/>
    <w:rsid w:val="0047276A"/>
    <w:rsid w:val="0047469F"/>
    <w:rsid w:val="004764FC"/>
    <w:rsid w:val="00485BD3"/>
    <w:rsid w:val="00485EAB"/>
    <w:rsid w:val="004867EF"/>
    <w:rsid w:val="0048701A"/>
    <w:rsid w:val="00490C4B"/>
    <w:rsid w:val="00491D89"/>
    <w:rsid w:val="00497078"/>
    <w:rsid w:val="004B5012"/>
    <w:rsid w:val="004B694F"/>
    <w:rsid w:val="004D030E"/>
    <w:rsid w:val="004D3AE3"/>
    <w:rsid w:val="004E1BA1"/>
    <w:rsid w:val="004E4814"/>
    <w:rsid w:val="004E4D83"/>
    <w:rsid w:val="004E610C"/>
    <w:rsid w:val="004F3657"/>
    <w:rsid w:val="004F4102"/>
    <w:rsid w:val="004F7310"/>
    <w:rsid w:val="00503832"/>
    <w:rsid w:val="0050464F"/>
    <w:rsid w:val="00504D2B"/>
    <w:rsid w:val="00505A96"/>
    <w:rsid w:val="005079C1"/>
    <w:rsid w:val="00510D4A"/>
    <w:rsid w:val="00510EDD"/>
    <w:rsid w:val="00516431"/>
    <w:rsid w:val="00517317"/>
    <w:rsid w:val="00523D45"/>
    <w:rsid w:val="00524A38"/>
    <w:rsid w:val="005353CC"/>
    <w:rsid w:val="005401C8"/>
    <w:rsid w:val="005407C3"/>
    <w:rsid w:val="005433F6"/>
    <w:rsid w:val="00545E1C"/>
    <w:rsid w:val="00547C03"/>
    <w:rsid w:val="00553997"/>
    <w:rsid w:val="00555B93"/>
    <w:rsid w:val="00557ED0"/>
    <w:rsid w:val="00564445"/>
    <w:rsid w:val="00572C65"/>
    <w:rsid w:val="00576352"/>
    <w:rsid w:val="00576FE9"/>
    <w:rsid w:val="00577E2E"/>
    <w:rsid w:val="00577FD1"/>
    <w:rsid w:val="00582437"/>
    <w:rsid w:val="0058497C"/>
    <w:rsid w:val="00591E09"/>
    <w:rsid w:val="00593A0A"/>
    <w:rsid w:val="00595AE1"/>
    <w:rsid w:val="005A0A42"/>
    <w:rsid w:val="005A3876"/>
    <w:rsid w:val="005B2708"/>
    <w:rsid w:val="005B561C"/>
    <w:rsid w:val="005B672F"/>
    <w:rsid w:val="005B69DF"/>
    <w:rsid w:val="005B76A6"/>
    <w:rsid w:val="005C2120"/>
    <w:rsid w:val="005C2C44"/>
    <w:rsid w:val="005C4D1F"/>
    <w:rsid w:val="005C5DBE"/>
    <w:rsid w:val="005C602E"/>
    <w:rsid w:val="005D4DD9"/>
    <w:rsid w:val="005D6B06"/>
    <w:rsid w:val="005E326C"/>
    <w:rsid w:val="005E47DA"/>
    <w:rsid w:val="005E4A18"/>
    <w:rsid w:val="005E5C9D"/>
    <w:rsid w:val="005F1525"/>
    <w:rsid w:val="00601EA2"/>
    <w:rsid w:val="00605073"/>
    <w:rsid w:val="00606737"/>
    <w:rsid w:val="00621765"/>
    <w:rsid w:val="00623003"/>
    <w:rsid w:val="00625D0B"/>
    <w:rsid w:val="00631492"/>
    <w:rsid w:val="00633310"/>
    <w:rsid w:val="00633E9B"/>
    <w:rsid w:val="00637CDE"/>
    <w:rsid w:val="00645EBC"/>
    <w:rsid w:val="00646BD5"/>
    <w:rsid w:val="00653CC4"/>
    <w:rsid w:val="006651AB"/>
    <w:rsid w:val="0066539E"/>
    <w:rsid w:val="00666F92"/>
    <w:rsid w:val="00673452"/>
    <w:rsid w:val="00674FAC"/>
    <w:rsid w:val="006776EB"/>
    <w:rsid w:val="006832AB"/>
    <w:rsid w:val="00686992"/>
    <w:rsid w:val="00692B49"/>
    <w:rsid w:val="006937A5"/>
    <w:rsid w:val="006A43D1"/>
    <w:rsid w:val="006B0AB9"/>
    <w:rsid w:val="006B5E11"/>
    <w:rsid w:val="006B71F2"/>
    <w:rsid w:val="006C2B91"/>
    <w:rsid w:val="006D28B6"/>
    <w:rsid w:val="006D55B4"/>
    <w:rsid w:val="006E1CDD"/>
    <w:rsid w:val="006E30FC"/>
    <w:rsid w:val="006F07DC"/>
    <w:rsid w:val="006F25D4"/>
    <w:rsid w:val="006F32F2"/>
    <w:rsid w:val="006F4AB5"/>
    <w:rsid w:val="0070070A"/>
    <w:rsid w:val="00703833"/>
    <w:rsid w:val="00706C42"/>
    <w:rsid w:val="007102EE"/>
    <w:rsid w:val="00712CC5"/>
    <w:rsid w:val="007144B9"/>
    <w:rsid w:val="00720E58"/>
    <w:rsid w:val="007260E7"/>
    <w:rsid w:val="0074049F"/>
    <w:rsid w:val="0074211B"/>
    <w:rsid w:val="00742A2B"/>
    <w:rsid w:val="00742C8B"/>
    <w:rsid w:val="00743F83"/>
    <w:rsid w:val="00747497"/>
    <w:rsid w:val="00760423"/>
    <w:rsid w:val="00760C6C"/>
    <w:rsid w:val="007612F8"/>
    <w:rsid w:val="007702B6"/>
    <w:rsid w:val="0077314C"/>
    <w:rsid w:val="007844CF"/>
    <w:rsid w:val="0078459D"/>
    <w:rsid w:val="00786EED"/>
    <w:rsid w:val="007916A0"/>
    <w:rsid w:val="00794768"/>
    <w:rsid w:val="00795A90"/>
    <w:rsid w:val="007A25B7"/>
    <w:rsid w:val="007A2BF8"/>
    <w:rsid w:val="007A3BC3"/>
    <w:rsid w:val="007B5797"/>
    <w:rsid w:val="007C0F09"/>
    <w:rsid w:val="007C7BBD"/>
    <w:rsid w:val="007D03D6"/>
    <w:rsid w:val="007D343E"/>
    <w:rsid w:val="007D35A3"/>
    <w:rsid w:val="007D7B02"/>
    <w:rsid w:val="007E01DE"/>
    <w:rsid w:val="007E552E"/>
    <w:rsid w:val="007E5AEA"/>
    <w:rsid w:val="007E7635"/>
    <w:rsid w:val="007F084D"/>
    <w:rsid w:val="007F181D"/>
    <w:rsid w:val="008323B4"/>
    <w:rsid w:val="00841DEA"/>
    <w:rsid w:val="00842505"/>
    <w:rsid w:val="0084492D"/>
    <w:rsid w:val="00851B62"/>
    <w:rsid w:val="008520F8"/>
    <w:rsid w:val="00854154"/>
    <w:rsid w:val="00857AE8"/>
    <w:rsid w:val="00865B41"/>
    <w:rsid w:val="0087098F"/>
    <w:rsid w:val="00880953"/>
    <w:rsid w:val="008821FE"/>
    <w:rsid w:val="00884FB4"/>
    <w:rsid w:val="00891166"/>
    <w:rsid w:val="00892957"/>
    <w:rsid w:val="00893E8C"/>
    <w:rsid w:val="008A58E6"/>
    <w:rsid w:val="008A5B66"/>
    <w:rsid w:val="008A7070"/>
    <w:rsid w:val="008B00C1"/>
    <w:rsid w:val="008B0337"/>
    <w:rsid w:val="008B4950"/>
    <w:rsid w:val="008B6342"/>
    <w:rsid w:val="008C3CBC"/>
    <w:rsid w:val="008C4724"/>
    <w:rsid w:val="008C4B53"/>
    <w:rsid w:val="008C50C3"/>
    <w:rsid w:val="008D2240"/>
    <w:rsid w:val="008D3EE4"/>
    <w:rsid w:val="008E1525"/>
    <w:rsid w:val="008E22CB"/>
    <w:rsid w:val="008E663A"/>
    <w:rsid w:val="00901D9C"/>
    <w:rsid w:val="0090402D"/>
    <w:rsid w:val="009043CE"/>
    <w:rsid w:val="00913C5A"/>
    <w:rsid w:val="00927768"/>
    <w:rsid w:val="00927EBB"/>
    <w:rsid w:val="00927EE3"/>
    <w:rsid w:val="00931DCD"/>
    <w:rsid w:val="009403EA"/>
    <w:rsid w:val="009410B8"/>
    <w:rsid w:val="00944C12"/>
    <w:rsid w:val="009465A5"/>
    <w:rsid w:val="00947B45"/>
    <w:rsid w:val="0095054A"/>
    <w:rsid w:val="00956E19"/>
    <w:rsid w:val="00960ABD"/>
    <w:rsid w:val="00964A91"/>
    <w:rsid w:val="00966CCC"/>
    <w:rsid w:val="00967766"/>
    <w:rsid w:val="00970BC7"/>
    <w:rsid w:val="009746BA"/>
    <w:rsid w:val="00974F71"/>
    <w:rsid w:val="009804F0"/>
    <w:rsid w:val="009812A5"/>
    <w:rsid w:val="00982402"/>
    <w:rsid w:val="00985C5C"/>
    <w:rsid w:val="00993DF7"/>
    <w:rsid w:val="009A010E"/>
    <w:rsid w:val="009A0B53"/>
    <w:rsid w:val="009A0BF3"/>
    <w:rsid w:val="009A3965"/>
    <w:rsid w:val="009B6EF3"/>
    <w:rsid w:val="009C1374"/>
    <w:rsid w:val="009C6EC3"/>
    <w:rsid w:val="009D5760"/>
    <w:rsid w:val="009D6EAD"/>
    <w:rsid w:val="009E7E8F"/>
    <w:rsid w:val="00A00D65"/>
    <w:rsid w:val="00A05511"/>
    <w:rsid w:val="00A10698"/>
    <w:rsid w:val="00A149AE"/>
    <w:rsid w:val="00A176F5"/>
    <w:rsid w:val="00A2417A"/>
    <w:rsid w:val="00A27D70"/>
    <w:rsid w:val="00A34086"/>
    <w:rsid w:val="00A379C8"/>
    <w:rsid w:val="00A52253"/>
    <w:rsid w:val="00A6767A"/>
    <w:rsid w:val="00A753E3"/>
    <w:rsid w:val="00A75828"/>
    <w:rsid w:val="00A76C8D"/>
    <w:rsid w:val="00A85E28"/>
    <w:rsid w:val="00A901EA"/>
    <w:rsid w:val="00A90AFE"/>
    <w:rsid w:val="00A93C35"/>
    <w:rsid w:val="00AA0BCC"/>
    <w:rsid w:val="00AA55C4"/>
    <w:rsid w:val="00AB1061"/>
    <w:rsid w:val="00AB6163"/>
    <w:rsid w:val="00AC19B6"/>
    <w:rsid w:val="00AC350B"/>
    <w:rsid w:val="00AD0D2E"/>
    <w:rsid w:val="00AD42DC"/>
    <w:rsid w:val="00AD655F"/>
    <w:rsid w:val="00AD7821"/>
    <w:rsid w:val="00AE2FB0"/>
    <w:rsid w:val="00AF1D3F"/>
    <w:rsid w:val="00AF1FDF"/>
    <w:rsid w:val="00AF316D"/>
    <w:rsid w:val="00AF3AC2"/>
    <w:rsid w:val="00AF62C0"/>
    <w:rsid w:val="00B10E81"/>
    <w:rsid w:val="00B12119"/>
    <w:rsid w:val="00B156E9"/>
    <w:rsid w:val="00B20686"/>
    <w:rsid w:val="00B237ED"/>
    <w:rsid w:val="00B31935"/>
    <w:rsid w:val="00B320A8"/>
    <w:rsid w:val="00B330EE"/>
    <w:rsid w:val="00B4607D"/>
    <w:rsid w:val="00B536E8"/>
    <w:rsid w:val="00B55BE7"/>
    <w:rsid w:val="00B612C4"/>
    <w:rsid w:val="00B64CBC"/>
    <w:rsid w:val="00B67599"/>
    <w:rsid w:val="00B7232B"/>
    <w:rsid w:val="00B801CD"/>
    <w:rsid w:val="00B8129D"/>
    <w:rsid w:val="00B84D2C"/>
    <w:rsid w:val="00B85DB3"/>
    <w:rsid w:val="00B8622F"/>
    <w:rsid w:val="00B929D2"/>
    <w:rsid w:val="00B9430D"/>
    <w:rsid w:val="00B95652"/>
    <w:rsid w:val="00B96B53"/>
    <w:rsid w:val="00BB2F3D"/>
    <w:rsid w:val="00BC0458"/>
    <w:rsid w:val="00BC0A74"/>
    <w:rsid w:val="00BC0D9E"/>
    <w:rsid w:val="00BC2D30"/>
    <w:rsid w:val="00BD0D34"/>
    <w:rsid w:val="00BD2212"/>
    <w:rsid w:val="00BD6190"/>
    <w:rsid w:val="00BE2FDD"/>
    <w:rsid w:val="00BE73A5"/>
    <w:rsid w:val="00BE764A"/>
    <w:rsid w:val="00BE79FD"/>
    <w:rsid w:val="00BF5AE9"/>
    <w:rsid w:val="00C121BA"/>
    <w:rsid w:val="00C15404"/>
    <w:rsid w:val="00C1630C"/>
    <w:rsid w:val="00C20311"/>
    <w:rsid w:val="00C209B7"/>
    <w:rsid w:val="00C2100A"/>
    <w:rsid w:val="00C23633"/>
    <w:rsid w:val="00C25278"/>
    <w:rsid w:val="00C33F0F"/>
    <w:rsid w:val="00C36AC6"/>
    <w:rsid w:val="00C45E8C"/>
    <w:rsid w:val="00C56164"/>
    <w:rsid w:val="00C712D3"/>
    <w:rsid w:val="00C81515"/>
    <w:rsid w:val="00C91C2D"/>
    <w:rsid w:val="00CA77B8"/>
    <w:rsid w:val="00CB7AB1"/>
    <w:rsid w:val="00CC0723"/>
    <w:rsid w:val="00CC18B1"/>
    <w:rsid w:val="00CC6FA1"/>
    <w:rsid w:val="00CD10D5"/>
    <w:rsid w:val="00CE024C"/>
    <w:rsid w:val="00CE70AA"/>
    <w:rsid w:val="00CF0216"/>
    <w:rsid w:val="00CF4DC5"/>
    <w:rsid w:val="00D0117F"/>
    <w:rsid w:val="00D03511"/>
    <w:rsid w:val="00D13486"/>
    <w:rsid w:val="00D1683D"/>
    <w:rsid w:val="00D16AE2"/>
    <w:rsid w:val="00D17C11"/>
    <w:rsid w:val="00D25166"/>
    <w:rsid w:val="00D26680"/>
    <w:rsid w:val="00D35B85"/>
    <w:rsid w:val="00D361E2"/>
    <w:rsid w:val="00D44ACC"/>
    <w:rsid w:val="00D470C3"/>
    <w:rsid w:val="00D60814"/>
    <w:rsid w:val="00D60B04"/>
    <w:rsid w:val="00D63805"/>
    <w:rsid w:val="00D7474C"/>
    <w:rsid w:val="00D760E9"/>
    <w:rsid w:val="00D76677"/>
    <w:rsid w:val="00D84157"/>
    <w:rsid w:val="00DA2459"/>
    <w:rsid w:val="00DA6527"/>
    <w:rsid w:val="00DD1EC6"/>
    <w:rsid w:val="00DE06C1"/>
    <w:rsid w:val="00DE1A73"/>
    <w:rsid w:val="00DE6787"/>
    <w:rsid w:val="00DE6841"/>
    <w:rsid w:val="00DF288D"/>
    <w:rsid w:val="00DF586D"/>
    <w:rsid w:val="00E01EE5"/>
    <w:rsid w:val="00E04209"/>
    <w:rsid w:val="00E1033B"/>
    <w:rsid w:val="00E11DC7"/>
    <w:rsid w:val="00E12EB3"/>
    <w:rsid w:val="00E239D6"/>
    <w:rsid w:val="00E333B7"/>
    <w:rsid w:val="00E34C91"/>
    <w:rsid w:val="00E35368"/>
    <w:rsid w:val="00E375D3"/>
    <w:rsid w:val="00E451B4"/>
    <w:rsid w:val="00E46DAD"/>
    <w:rsid w:val="00E51994"/>
    <w:rsid w:val="00E51F30"/>
    <w:rsid w:val="00E61A6A"/>
    <w:rsid w:val="00E63D0F"/>
    <w:rsid w:val="00E6428B"/>
    <w:rsid w:val="00E70FF2"/>
    <w:rsid w:val="00E72186"/>
    <w:rsid w:val="00E80012"/>
    <w:rsid w:val="00E94774"/>
    <w:rsid w:val="00EA07E9"/>
    <w:rsid w:val="00EA15E3"/>
    <w:rsid w:val="00EA2599"/>
    <w:rsid w:val="00EA27FF"/>
    <w:rsid w:val="00EA3D4B"/>
    <w:rsid w:val="00EA7C26"/>
    <w:rsid w:val="00EB7385"/>
    <w:rsid w:val="00EC00A5"/>
    <w:rsid w:val="00EC1C53"/>
    <w:rsid w:val="00EC7883"/>
    <w:rsid w:val="00EC7C57"/>
    <w:rsid w:val="00ED2CCB"/>
    <w:rsid w:val="00ED6B1F"/>
    <w:rsid w:val="00ED7F81"/>
    <w:rsid w:val="00EE10DB"/>
    <w:rsid w:val="00EF17CA"/>
    <w:rsid w:val="00EF18B4"/>
    <w:rsid w:val="00EF483E"/>
    <w:rsid w:val="00EF618E"/>
    <w:rsid w:val="00EF7D3C"/>
    <w:rsid w:val="00F046C6"/>
    <w:rsid w:val="00F104E9"/>
    <w:rsid w:val="00F1054A"/>
    <w:rsid w:val="00F2058F"/>
    <w:rsid w:val="00F249B8"/>
    <w:rsid w:val="00F30973"/>
    <w:rsid w:val="00F31C7A"/>
    <w:rsid w:val="00F32ED1"/>
    <w:rsid w:val="00F34DAD"/>
    <w:rsid w:val="00F37FBC"/>
    <w:rsid w:val="00F40FCB"/>
    <w:rsid w:val="00F43D32"/>
    <w:rsid w:val="00F44820"/>
    <w:rsid w:val="00F51C6D"/>
    <w:rsid w:val="00F52F4E"/>
    <w:rsid w:val="00F55614"/>
    <w:rsid w:val="00F6438C"/>
    <w:rsid w:val="00F668A2"/>
    <w:rsid w:val="00F742E4"/>
    <w:rsid w:val="00F80189"/>
    <w:rsid w:val="00F809CD"/>
    <w:rsid w:val="00F866D0"/>
    <w:rsid w:val="00F90406"/>
    <w:rsid w:val="00F92E6A"/>
    <w:rsid w:val="00F9429C"/>
    <w:rsid w:val="00FA468C"/>
    <w:rsid w:val="00FB02C3"/>
    <w:rsid w:val="00FC3F08"/>
    <w:rsid w:val="00FD0E63"/>
    <w:rsid w:val="00FD3993"/>
    <w:rsid w:val="00FD72E4"/>
    <w:rsid w:val="00FE0B41"/>
    <w:rsid w:val="00FE0C56"/>
    <w:rsid w:val="00FE42E9"/>
    <w:rsid w:val="00FF321F"/>
    <w:rsid w:val="00FF5D81"/>
    <w:rsid w:val="00FF7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F24E3E"/>
  <w15:chartTrackingRefBased/>
  <w15:docId w15:val="{678056ED-34C8-B344-B49C-FCD4187371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imes New Roman"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3EA"/>
    <w:rPr>
      <w:rFonts w:ascii="Open Sans" w:hAnsi="Open Sans" w:cs="Times New Roman"/>
      <w:sz w:val="22"/>
    </w:rPr>
  </w:style>
  <w:style w:type="paragraph" w:styleId="Heading1">
    <w:name w:val="heading 1"/>
    <w:basedOn w:val="Normal"/>
    <w:next w:val="Normal"/>
    <w:link w:val="Heading1Char"/>
    <w:uiPriority w:val="9"/>
    <w:qFormat/>
    <w:rsid w:val="009403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link w:val="Heading2Char"/>
    <w:uiPriority w:val="9"/>
    <w:unhideWhenUsed/>
    <w:qFormat/>
    <w:rsid w:val="006E1CDD"/>
    <w:pPr>
      <w:ind w:left="1339"/>
      <w:outlineLvl w:val="1"/>
    </w:pPr>
    <w:rPr>
      <w:rFonts w:ascii="Montserrat" w:hAnsi="Montserrat"/>
      <w:b/>
      <w:bCs/>
      <w:sz w:val="21"/>
      <w:szCs w:val="21"/>
    </w:rPr>
  </w:style>
  <w:style w:type="paragraph" w:styleId="Heading3">
    <w:name w:val="heading 3"/>
    <w:basedOn w:val="Normal"/>
    <w:next w:val="Normal"/>
    <w:link w:val="Heading3Char"/>
    <w:uiPriority w:val="9"/>
    <w:semiHidden/>
    <w:unhideWhenUsed/>
    <w:qFormat/>
    <w:rsid w:val="009403EA"/>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403EA"/>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9403EA"/>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9403EA"/>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9403EA"/>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9403EA"/>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9403EA"/>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6E1CDD"/>
    <w:rPr>
      <w:rFonts w:ascii="Montserrat" w:eastAsia="Times New Roman" w:hAnsi="Montserrat" w:cs="Times New Roman"/>
      <w:b/>
      <w:bCs/>
      <w:sz w:val="21"/>
      <w:szCs w:val="21"/>
    </w:rPr>
  </w:style>
  <w:style w:type="paragraph" w:styleId="ListParagraph">
    <w:name w:val="List Paragraph"/>
    <w:basedOn w:val="Normal"/>
    <w:uiPriority w:val="1"/>
    <w:qFormat/>
    <w:rsid w:val="006E1CDD"/>
    <w:pPr>
      <w:spacing w:line="281" w:lineRule="exact"/>
      <w:ind w:left="2059" w:hanging="360"/>
    </w:pPr>
  </w:style>
  <w:style w:type="character" w:customStyle="1" w:styleId="Heading1Char">
    <w:name w:val="Heading 1 Char"/>
    <w:basedOn w:val="DefaultParagraphFont"/>
    <w:link w:val="Heading1"/>
    <w:uiPriority w:val="9"/>
    <w:rsid w:val="009403EA"/>
    <w:rPr>
      <w:rFonts w:asciiTheme="majorHAnsi" w:eastAsiaTheme="majorEastAsia" w:hAnsiTheme="majorHAnsi" w:cstheme="majorBidi"/>
      <w:color w:val="0F4761" w:themeColor="accent1" w:themeShade="BF"/>
      <w:sz w:val="40"/>
      <w:szCs w:val="40"/>
    </w:rPr>
  </w:style>
  <w:style w:type="character" w:customStyle="1" w:styleId="Heading3Char">
    <w:name w:val="Heading 3 Char"/>
    <w:basedOn w:val="DefaultParagraphFont"/>
    <w:link w:val="Heading3"/>
    <w:uiPriority w:val="9"/>
    <w:semiHidden/>
    <w:rsid w:val="009403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403EA"/>
    <w:rPr>
      <w:rFonts w:eastAsiaTheme="majorEastAsia" w:cstheme="majorBidi"/>
      <w:i/>
      <w:iCs/>
      <w:color w:val="0F4761" w:themeColor="accent1" w:themeShade="BF"/>
      <w:sz w:val="22"/>
    </w:rPr>
  </w:style>
  <w:style w:type="character" w:customStyle="1" w:styleId="Heading5Char">
    <w:name w:val="Heading 5 Char"/>
    <w:basedOn w:val="DefaultParagraphFont"/>
    <w:link w:val="Heading5"/>
    <w:uiPriority w:val="9"/>
    <w:semiHidden/>
    <w:rsid w:val="009403EA"/>
    <w:rPr>
      <w:rFonts w:eastAsiaTheme="majorEastAsia" w:cstheme="majorBidi"/>
      <w:color w:val="0F4761" w:themeColor="accent1" w:themeShade="BF"/>
      <w:sz w:val="22"/>
    </w:rPr>
  </w:style>
  <w:style w:type="character" w:customStyle="1" w:styleId="Heading6Char">
    <w:name w:val="Heading 6 Char"/>
    <w:basedOn w:val="DefaultParagraphFont"/>
    <w:link w:val="Heading6"/>
    <w:uiPriority w:val="9"/>
    <w:semiHidden/>
    <w:rsid w:val="009403EA"/>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9403EA"/>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9403EA"/>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9403EA"/>
    <w:rPr>
      <w:rFonts w:eastAsiaTheme="majorEastAsia" w:cstheme="majorBidi"/>
      <w:color w:val="272727" w:themeColor="text1" w:themeTint="D8"/>
      <w:sz w:val="22"/>
    </w:rPr>
  </w:style>
  <w:style w:type="paragraph" w:styleId="Title">
    <w:name w:val="Title"/>
    <w:basedOn w:val="Normal"/>
    <w:next w:val="Normal"/>
    <w:link w:val="TitleChar"/>
    <w:uiPriority w:val="10"/>
    <w:qFormat/>
    <w:rsid w:val="00940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40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403EA"/>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40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403EA"/>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9403EA"/>
    <w:rPr>
      <w:rFonts w:ascii="Open Sans" w:hAnsi="Open Sans" w:cs="Times New Roman"/>
      <w:i/>
      <w:iCs/>
      <w:color w:val="404040" w:themeColor="text1" w:themeTint="BF"/>
      <w:sz w:val="22"/>
    </w:rPr>
  </w:style>
  <w:style w:type="character" w:styleId="IntenseEmphasis">
    <w:name w:val="Intense Emphasis"/>
    <w:basedOn w:val="DefaultParagraphFont"/>
    <w:uiPriority w:val="21"/>
    <w:qFormat/>
    <w:rsid w:val="009403EA"/>
    <w:rPr>
      <w:i/>
      <w:iCs/>
      <w:color w:val="0F4761" w:themeColor="accent1" w:themeShade="BF"/>
    </w:rPr>
  </w:style>
  <w:style w:type="paragraph" w:styleId="IntenseQuote">
    <w:name w:val="Intense Quote"/>
    <w:basedOn w:val="Normal"/>
    <w:next w:val="Normal"/>
    <w:link w:val="IntenseQuoteChar"/>
    <w:uiPriority w:val="30"/>
    <w:qFormat/>
    <w:rsid w:val="009403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403EA"/>
    <w:rPr>
      <w:rFonts w:ascii="Open Sans" w:hAnsi="Open Sans" w:cs="Times New Roman"/>
      <w:i/>
      <w:iCs/>
      <w:color w:val="0F4761" w:themeColor="accent1" w:themeShade="BF"/>
      <w:sz w:val="22"/>
    </w:rPr>
  </w:style>
  <w:style w:type="character" w:styleId="IntenseReference">
    <w:name w:val="Intense Reference"/>
    <w:basedOn w:val="DefaultParagraphFont"/>
    <w:uiPriority w:val="32"/>
    <w:qFormat/>
    <w:rsid w:val="009403EA"/>
    <w:rPr>
      <w:b/>
      <w:bCs/>
      <w:smallCaps/>
      <w:color w:val="0F4761" w:themeColor="accent1" w:themeShade="BF"/>
      <w:spacing w:val="5"/>
    </w:rPr>
  </w:style>
  <w:style w:type="paragraph" w:styleId="FootnoteText">
    <w:name w:val="footnote text"/>
    <w:basedOn w:val="Normal"/>
    <w:link w:val="FootnoteTextChar"/>
    <w:uiPriority w:val="99"/>
    <w:semiHidden/>
    <w:unhideWhenUsed/>
    <w:rsid w:val="007D35A3"/>
    <w:rPr>
      <w:kern w:val="0"/>
      <w:sz w:val="20"/>
      <w:szCs w:val="20"/>
      <w14:ligatures w14:val="none"/>
    </w:rPr>
  </w:style>
  <w:style w:type="character" w:customStyle="1" w:styleId="FootnoteTextChar">
    <w:name w:val="Footnote Text Char"/>
    <w:basedOn w:val="DefaultParagraphFont"/>
    <w:link w:val="FootnoteText"/>
    <w:uiPriority w:val="99"/>
    <w:semiHidden/>
    <w:rsid w:val="007D35A3"/>
    <w:rPr>
      <w:rFonts w:ascii="Open Sans" w:hAnsi="Open Sans" w:cs="Times New Roman"/>
      <w:kern w:val="0"/>
      <w:sz w:val="20"/>
      <w:szCs w:val="20"/>
      <w14:ligatures w14:val="none"/>
    </w:rPr>
  </w:style>
  <w:style w:type="character" w:styleId="FootnoteReference">
    <w:name w:val="footnote reference"/>
    <w:basedOn w:val="DefaultParagraphFont"/>
    <w:uiPriority w:val="99"/>
    <w:semiHidden/>
    <w:unhideWhenUsed/>
    <w:rsid w:val="007D35A3"/>
    <w:rPr>
      <w:vertAlign w:val="superscript"/>
    </w:rPr>
  </w:style>
  <w:style w:type="table" w:styleId="TableGrid">
    <w:name w:val="Table Grid"/>
    <w:basedOn w:val="TableNormal"/>
    <w:uiPriority w:val="39"/>
    <w:rsid w:val="00B96B5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00B73"/>
    <w:pPr>
      <w:tabs>
        <w:tab w:val="center" w:pos="4680"/>
        <w:tab w:val="right" w:pos="9360"/>
      </w:tabs>
    </w:pPr>
  </w:style>
  <w:style w:type="character" w:customStyle="1" w:styleId="HeaderChar">
    <w:name w:val="Header Char"/>
    <w:basedOn w:val="DefaultParagraphFont"/>
    <w:link w:val="Header"/>
    <w:uiPriority w:val="99"/>
    <w:rsid w:val="00100B73"/>
    <w:rPr>
      <w:rFonts w:ascii="Open Sans" w:hAnsi="Open Sans" w:cs="Times New Roman"/>
      <w:sz w:val="22"/>
    </w:rPr>
  </w:style>
  <w:style w:type="paragraph" w:styleId="Footer">
    <w:name w:val="footer"/>
    <w:basedOn w:val="Normal"/>
    <w:link w:val="FooterChar"/>
    <w:uiPriority w:val="99"/>
    <w:unhideWhenUsed/>
    <w:rsid w:val="00100B73"/>
    <w:pPr>
      <w:tabs>
        <w:tab w:val="center" w:pos="4680"/>
        <w:tab w:val="right" w:pos="9360"/>
      </w:tabs>
    </w:pPr>
  </w:style>
  <w:style w:type="character" w:customStyle="1" w:styleId="FooterChar">
    <w:name w:val="Footer Char"/>
    <w:basedOn w:val="DefaultParagraphFont"/>
    <w:link w:val="Footer"/>
    <w:uiPriority w:val="99"/>
    <w:rsid w:val="00100B73"/>
    <w:rPr>
      <w:rFonts w:ascii="Open Sans" w:hAnsi="Open Sans" w:cs="Times New Roman"/>
      <w:sz w:val="22"/>
    </w:rPr>
  </w:style>
  <w:style w:type="character" w:styleId="Hyperlink">
    <w:name w:val="Hyperlink"/>
    <w:basedOn w:val="DefaultParagraphFont"/>
    <w:uiPriority w:val="99"/>
    <w:unhideWhenUsed/>
    <w:rsid w:val="00FD3993"/>
    <w:rPr>
      <w:color w:val="467886" w:themeColor="hyperlink"/>
      <w:u w:val="single"/>
    </w:rPr>
  </w:style>
  <w:style w:type="paragraph" w:styleId="Revision">
    <w:name w:val="Revision"/>
    <w:hidden/>
    <w:uiPriority w:val="99"/>
    <w:semiHidden/>
    <w:rsid w:val="00760423"/>
    <w:rPr>
      <w:rFonts w:ascii="Open Sans" w:hAnsi="Open Sans" w:cs="Times New Roman"/>
      <w:sz w:val="22"/>
    </w:rPr>
  </w:style>
  <w:style w:type="character" w:styleId="CommentReference">
    <w:name w:val="annotation reference"/>
    <w:basedOn w:val="DefaultParagraphFont"/>
    <w:uiPriority w:val="99"/>
    <w:semiHidden/>
    <w:unhideWhenUsed/>
    <w:rsid w:val="00760423"/>
    <w:rPr>
      <w:sz w:val="16"/>
      <w:szCs w:val="16"/>
    </w:rPr>
  </w:style>
  <w:style w:type="paragraph" w:styleId="CommentText">
    <w:name w:val="annotation text"/>
    <w:basedOn w:val="Normal"/>
    <w:link w:val="CommentTextChar"/>
    <w:uiPriority w:val="99"/>
    <w:semiHidden/>
    <w:unhideWhenUsed/>
    <w:rsid w:val="00760423"/>
    <w:rPr>
      <w:sz w:val="20"/>
      <w:szCs w:val="20"/>
    </w:rPr>
  </w:style>
  <w:style w:type="character" w:customStyle="1" w:styleId="CommentTextChar">
    <w:name w:val="Comment Text Char"/>
    <w:basedOn w:val="DefaultParagraphFont"/>
    <w:link w:val="CommentText"/>
    <w:uiPriority w:val="99"/>
    <w:semiHidden/>
    <w:rsid w:val="00760423"/>
    <w:rPr>
      <w:rFonts w:ascii="Open Sans" w:hAnsi="Open Sans" w:cs="Times New Roman"/>
      <w:sz w:val="20"/>
      <w:szCs w:val="20"/>
    </w:rPr>
  </w:style>
  <w:style w:type="paragraph" w:styleId="CommentSubject">
    <w:name w:val="annotation subject"/>
    <w:basedOn w:val="CommentText"/>
    <w:next w:val="CommentText"/>
    <w:link w:val="CommentSubjectChar"/>
    <w:uiPriority w:val="99"/>
    <w:semiHidden/>
    <w:unhideWhenUsed/>
    <w:rsid w:val="00760423"/>
    <w:rPr>
      <w:b/>
      <w:bCs/>
    </w:rPr>
  </w:style>
  <w:style w:type="character" w:customStyle="1" w:styleId="CommentSubjectChar">
    <w:name w:val="Comment Subject Char"/>
    <w:basedOn w:val="CommentTextChar"/>
    <w:link w:val="CommentSubject"/>
    <w:uiPriority w:val="99"/>
    <w:semiHidden/>
    <w:rsid w:val="00760423"/>
    <w:rPr>
      <w:rFonts w:ascii="Open Sans" w:hAnsi="Open Sans"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77985807">
      <w:bodyDiv w:val="1"/>
      <w:marLeft w:val="0"/>
      <w:marRight w:val="0"/>
      <w:marTop w:val="0"/>
      <w:marBottom w:val="0"/>
      <w:divBdr>
        <w:top w:val="none" w:sz="0" w:space="0" w:color="auto"/>
        <w:left w:val="none" w:sz="0" w:space="0" w:color="auto"/>
        <w:bottom w:val="none" w:sz="0" w:space="0" w:color="auto"/>
        <w:right w:val="none" w:sz="0" w:space="0" w:color="auto"/>
      </w:divBdr>
    </w:div>
    <w:div w:id="1496340119">
      <w:bodyDiv w:val="1"/>
      <w:marLeft w:val="0"/>
      <w:marRight w:val="0"/>
      <w:marTop w:val="0"/>
      <w:marBottom w:val="0"/>
      <w:divBdr>
        <w:top w:val="none" w:sz="0" w:space="0" w:color="auto"/>
        <w:left w:val="none" w:sz="0" w:space="0" w:color="auto"/>
        <w:bottom w:val="none" w:sz="0" w:space="0" w:color="auto"/>
        <w:right w:val="none" w:sz="0" w:space="0" w:color="auto"/>
      </w:divBdr>
    </w:div>
    <w:div w:id="1575623991">
      <w:bodyDiv w:val="1"/>
      <w:marLeft w:val="0"/>
      <w:marRight w:val="0"/>
      <w:marTop w:val="0"/>
      <w:marBottom w:val="0"/>
      <w:divBdr>
        <w:top w:val="none" w:sz="0" w:space="0" w:color="auto"/>
        <w:left w:val="none" w:sz="0" w:space="0" w:color="auto"/>
        <w:bottom w:val="none" w:sz="0" w:space="0" w:color="auto"/>
        <w:right w:val="none" w:sz="0" w:space="0" w:color="auto"/>
      </w:divBdr>
    </w:div>
    <w:div w:id="1633751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2307/3054126" TargetMode="External"/><Relationship Id="rId18" Type="http://schemas.openxmlformats.org/officeDocument/2006/relationships/hyperlink" Target="https://doi.org/10.1177/1532440013496439" TargetMode="External"/><Relationship Id="rId26" Type="http://schemas.openxmlformats.org/officeDocument/2006/relationships/hyperlink" Target="https://doi.org/10.1111/puar.13133" TargetMode="External"/><Relationship Id="rId39" Type="http://schemas.openxmlformats.org/officeDocument/2006/relationships/hyperlink" Target="https://doi.org/10.1146/annurev-criminol-011518-024826" TargetMode="External"/><Relationship Id="rId21" Type="http://schemas.openxmlformats.org/officeDocument/2006/relationships/hyperlink" Target="https://doi.org/10.1017/S0003055422000934" TargetMode="External"/><Relationship Id="rId34" Type="http://schemas.openxmlformats.org/officeDocument/2006/relationships/hyperlink" Target="https://doi.org/10.1177/1065912911401418" TargetMode="External"/><Relationship Id="rId42" Type="http://schemas.openxmlformats.org/officeDocument/2006/relationships/hyperlink" Target="https://doi.org/10.2307/2939044"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hyperlink" Target="https://doi.org/10.1111/ajps.12006" TargetMode="External"/><Relationship Id="rId29" Type="http://schemas.openxmlformats.org/officeDocument/2006/relationships/hyperlink" Target="https://doi.org/10.1017/S1049096518000987" TargetMode="External"/><Relationship Id="rId11" Type="http://schemas.openxmlformats.org/officeDocument/2006/relationships/hyperlink" Target="https://doi.org/10.1017/S002238161400019X" TargetMode="External"/><Relationship Id="rId24" Type="http://schemas.openxmlformats.org/officeDocument/2006/relationships/hyperlink" Target="https://doi.org/10.1111/ajps.12251" TargetMode="External"/><Relationship Id="rId32" Type="http://schemas.openxmlformats.org/officeDocument/2006/relationships/hyperlink" Target="https://doi.org/10.1002/pop4.137" TargetMode="External"/><Relationship Id="rId37" Type="http://schemas.openxmlformats.org/officeDocument/2006/relationships/hyperlink" Target="https://doi.org/10.1111/j.1475-6765.2010.01923.x" TargetMode="External"/><Relationship Id="rId40" Type="http://schemas.openxmlformats.org/officeDocument/2006/relationships/hyperlink" Target="https://doi.org/10.1111/josi.12247" TargetMode="External"/><Relationship Id="rId45" Type="http://schemas.openxmlformats.org/officeDocument/2006/relationships/hyperlink" Target="https://doi.org/10.1016/j.socscimed.2011.06.033" TargetMode="External"/><Relationship Id="rId5" Type="http://schemas.openxmlformats.org/officeDocument/2006/relationships/footnotes" Target="footnotes.xml"/><Relationship Id="rId15" Type="http://schemas.openxmlformats.org/officeDocument/2006/relationships/hyperlink" Target="https://doi.org/10.1017/S1537592717002195" TargetMode="External"/><Relationship Id="rId23" Type="http://schemas.openxmlformats.org/officeDocument/2006/relationships/hyperlink" Target="https://doi.org/10.1093/poq/nfac017" TargetMode="External"/><Relationship Id="rId28" Type="http://schemas.openxmlformats.org/officeDocument/2006/relationships/hyperlink" Target="https://doi.org/10.1017/S0143814X21000222" TargetMode="External"/><Relationship Id="rId36" Type="http://schemas.openxmlformats.org/officeDocument/2006/relationships/hyperlink" Target="https://doi.org/10.1332/0305573002500811" TargetMode="External"/><Relationship Id="rId49" Type="http://schemas.microsoft.com/office/2011/relationships/people" Target="people.xml"/><Relationship Id="rId10" Type="http://schemas.microsoft.com/office/2018/08/relationships/commentsExtensible" Target="commentsExtensible.xml"/><Relationship Id="rId19" Type="http://schemas.openxmlformats.org/officeDocument/2006/relationships/hyperlink" Target="https://doi.org/10.1017/S0003055421001337" TargetMode="External"/><Relationship Id="rId31" Type="http://schemas.openxmlformats.org/officeDocument/2006/relationships/hyperlink" Target="https://doi.org/10.1016/j.socscimed.2021.113677" TargetMode="External"/><Relationship Id="rId44" Type="http://schemas.openxmlformats.org/officeDocument/2006/relationships/hyperlink" Target="https://doi.org/10.1111/j.1745-9125.2010.00181.x" TargetMode="Externa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hyperlink" Target="https://doi.org/10.1093/qje/qjw029" TargetMode="External"/><Relationship Id="rId22" Type="http://schemas.openxmlformats.org/officeDocument/2006/relationships/hyperlink" Target="https://doi.org/10.1016/j.socscimed.2005.08.061" TargetMode="External"/><Relationship Id="rId27" Type="http://schemas.openxmlformats.org/officeDocument/2006/relationships/hyperlink" Target="https://doi.org/10.1080/13648470.2018.1507101" TargetMode="External"/><Relationship Id="rId30" Type="http://schemas.openxmlformats.org/officeDocument/2006/relationships/hyperlink" Target="https://doi.org/10.1177/0002716219869907" TargetMode="External"/><Relationship Id="rId35" Type="http://schemas.openxmlformats.org/officeDocument/2006/relationships/hyperlink" Target="https://doi.org/10.1111/puar.12200" TargetMode="External"/><Relationship Id="rId43" Type="http://schemas.openxmlformats.org/officeDocument/2006/relationships/hyperlink" Target="https://doi.org/10.1080/10911359.2015.1129256" TargetMode="External"/><Relationship Id="rId48" Type="http://schemas.openxmlformats.org/officeDocument/2006/relationships/fontTable" Target="fontTable.xml"/><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hyperlink" Target="https://doi.org/10.1086/686631" TargetMode="External"/><Relationship Id="rId17" Type="http://schemas.openxmlformats.org/officeDocument/2006/relationships/hyperlink" Target="https://doi.org/10.1177/009365000027005001" TargetMode="External"/><Relationship Id="rId25" Type="http://schemas.openxmlformats.org/officeDocument/2006/relationships/hyperlink" Target="https://doi.org/10.1037/0003-066X.58.9.697" TargetMode="External"/><Relationship Id="rId33" Type="http://schemas.openxmlformats.org/officeDocument/2006/relationships/hyperlink" Target="https://doi.org/10.1017/S153759272000359X" TargetMode="External"/><Relationship Id="rId38" Type="http://schemas.openxmlformats.org/officeDocument/2006/relationships/hyperlink" Target="https://doi.org/10.1111/j.1540-5907.2011.00545.x" TargetMode="External"/><Relationship Id="rId46" Type="http://schemas.openxmlformats.org/officeDocument/2006/relationships/hyperlink" Target="https://doi.org/10.1177/0734016814529968" TargetMode="External"/><Relationship Id="rId20" Type="http://schemas.openxmlformats.org/officeDocument/2006/relationships/hyperlink" Target="https://doi.org/10.2307/2082611" TargetMode="External"/><Relationship Id="rId41" Type="http://schemas.openxmlformats.org/officeDocument/2006/relationships/hyperlink" Target="https://doi.org/10.1111/lasr.12619" TargetMode="External"/><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28</Pages>
  <Words>8697</Words>
  <Characters>49577</Characters>
  <Application>Microsoft Office Word</Application>
  <DocSecurity>0</DocSecurity>
  <Lines>413</Lines>
  <Paragraphs>116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58158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Kristina Owen Mensik</dc:creator>
  <cp:keywords/>
  <dc:description/>
  <cp:lastModifiedBy>Kristina Mensik</cp:lastModifiedBy>
  <cp:revision>3</cp:revision>
  <dcterms:created xsi:type="dcterms:W3CDTF">2024-10-17T02:32:00Z</dcterms:created>
  <dcterms:modified xsi:type="dcterms:W3CDTF">2024-10-23T00:26:00Z</dcterms:modified>
</cp:coreProperties>
</file>