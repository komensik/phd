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CC3DC" w14:textId="77777777" w:rsidR="00B55B2E" w:rsidRDefault="00B55B2E">
      <w:pPr>
        <w:rPr>
          <w:rFonts w:ascii="Times New Roman" w:hAnsi="Times New Roman"/>
          <w:b/>
          <w:bCs/>
          <w:color w:val="212121"/>
        </w:rPr>
      </w:pPr>
    </w:p>
    <w:p w14:paraId="4FD8E041" w14:textId="1F0AFF31" w:rsidR="000D1E65" w:rsidRPr="00FE4CDE" w:rsidRDefault="00964D24">
      <w:pPr>
        <w:rPr>
          <w:rFonts w:ascii="Times New Roman" w:hAnsi="Times New Roman"/>
          <w:b/>
          <w:bCs/>
          <w:color w:val="212121"/>
        </w:rPr>
      </w:pPr>
      <w:r w:rsidRPr="00FE4CDE">
        <w:rPr>
          <w:rFonts w:ascii="Times New Roman" w:hAnsi="Times New Roman"/>
          <w:b/>
          <w:bCs/>
          <w:color w:val="212121"/>
        </w:rPr>
        <w:t xml:space="preserve">Introduction </w:t>
      </w:r>
    </w:p>
    <w:p w14:paraId="703F1C21" w14:textId="77777777" w:rsidR="00964D24" w:rsidRPr="00FE4CDE" w:rsidRDefault="00964D24">
      <w:pPr>
        <w:rPr>
          <w:rFonts w:ascii="Times New Roman" w:hAnsi="Times New Roman"/>
          <w:b/>
          <w:bCs/>
          <w:color w:val="212121"/>
        </w:rPr>
      </w:pPr>
    </w:p>
    <w:p w14:paraId="5D934622" w14:textId="74DA731B" w:rsidR="00CC770B" w:rsidRPr="00FE4CDE" w:rsidRDefault="000D1E65">
      <w:pPr>
        <w:rPr>
          <w:rFonts w:ascii="Times New Roman" w:hAnsi="Times New Roman"/>
          <w:color w:val="212121"/>
        </w:rPr>
      </w:pPr>
      <w:r w:rsidRPr="00FE4CDE">
        <w:rPr>
          <w:rFonts w:ascii="Times New Roman" w:hAnsi="Times New Roman"/>
          <w:color w:val="212121"/>
        </w:rPr>
        <w:t xml:space="preserve">One of the key findings of the literature on deservingness is that perceptions of who is deserving of a particular policy outcome are </w:t>
      </w:r>
      <w:r w:rsidR="00D26589" w:rsidRPr="00FE4CDE">
        <w:rPr>
          <w:rFonts w:ascii="Times New Roman" w:hAnsi="Times New Roman"/>
          <w:color w:val="212121"/>
        </w:rPr>
        <w:t>products, in part, of identity</w:t>
      </w:r>
      <w:r w:rsidR="006A037D" w:rsidRPr="00FE4CDE">
        <w:rPr>
          <w:rFonts w:ascii="Times New Roman" w:hAnsi="Times New Roman"/>
          <w:color w:val="212121"/>
        </w:rPr>
        <w:t xml:space="preserve">: </w:t>
      </w:r>
      <w:r w:rsidR="00D26589" w:rsidRPr="00FE4CDE">
        <w:rPr>
          <w:rFonts w:ascii="Times New Roman" w:hAnsi="Times New Roman"/>
          <w:color w:val="212121"/>
        </w:rPr>
        <w:t xml:space="preserve"> the perceived proximity or closeness of </w:t>
      </w:r>
      <w:r w:rsidR="000C3561" w:rsidRPr="00FE4CDE">
        <w:rPr>
          <w:rFonts w:ascii="Times New Roman" w:hAnsi="Times New Roman"/>
          <w:color w:val="212121"/>
        </w:rPr>
        <w:t xml:space="preserve">the potential policy target to the perceiver </w:t>
      </w:r>
      <w:r w:rsidR="00D26589" w:rsidRPr="00FE4CDE">
        <w:rPr>
          <w:rFonts w:ascii="Times New Roman" w:hAnsi="Times New Roman"/>
          <w:color w:val="212121"/>
        </w:rPr>
        <w:t>(Van Oorschot et al 2017, De Swann 1988, Meuleman et al 2020)</w:t>
      </w:r>
      <w:r w:rsidR="00964D24" w:rsidRPr="00FE4CDE">
        <w:rPr>
          <w:rFonts w:ascii="Times New Roman" w:hAnsi="Times New Roman"/>
          <w:color w:val="212121"/>
        </w:rPr>
        <w:t xml:space="preserve">. </w:t>
      </w:r>
      <w:r w:rsidR="00D26589" w:rsidRPr="00FE4CDE">
        <w:rPr>
          <w:rFonts w:ascii="Times New Roman" w:hAnsi="Times New Roman"/>
          <w:color w:val="212121"/>
        </w:rPr>
        <w:t xml:space="preserve">While </w:t>
      </w:r>
      <w:r w:rsidR="00CC770B" w:rsidRPr="00FE4CDE">
        <w:rPr>
          <w:rFonts w:ascii="Times New Roman" w:hAnsi="Times New Roman"/>
          <w:color w:val="212121"/>
        </w:rPr>
        <w:t>this literature has</w:t>
      </w:r>
      <w:r w:rsidR="00D26589" w:rsidRPr="00FE4CDE">
        <w:rPr>
          <w:rFonts w:ascii="Times New Roman" w:hAnsi="Times New Roman"/>
          <w:color w:val="212121"/>
        </w:rPr>
        <w:t xml:space="preserve"> made substantial advances in linking </w:t>
      </w:r>
      <w:del w:id="0" w:author="Candis Watts Smith" w:date="2025-03-06T12:44:00Z" w16du:dateUtc="2025-03-06T17:44:00Z">
        <w:r w:rsidR="00D26589" w:rsidRPr="00FE4CDE" w:rsidDel="00747203">
          <w:rPr>
            <w:rFonts w:ascii="Times New Roman" w:hAnsi="Times New Roman"/>
            <w:color w:val="212121"/>
          </w:rPr>
          <w:delText xml:space="preserve">such forms of identity </w:delText>
        </w:r>
        <w:r w:rsidR="0058144A" w:rsidRPr="00FE4CDE" w:rsidDel="00747203">
          <w:rPr>
            <w:rFonts w:ascii="Times New Roman" w:hAnsi="Times New Roman"/>
            <w:color w:val="212121"/>
          </w:rPr>
          <w:delText xml:space="preserve">as “kinship relations, place of residence, and group identification” (Meuleman 2020) </w:delText>
        </w:r>
      </w:del>
      <w:ins w:id="1" w:author="Candis Watts Smith" w:date="2025-03-06T12:44:00Z" w16du:dateUtc="2025-03-06T17:44:00Z">
        <w:r w:rsidR="00747203">
          <w:rPr>
            <w:rFonts w:ascii="Times New Roman" w:hAnsi="Times New Roman"/>
            <w:color w:val="212121"/>
          </w:rPr>
          <w:t xml:space="preserve">identity </w:t>
        </w:r>
      </w:ins>
      <w:r w:rsidR="0058144A" w:rsidRPr="00FE4CDE">
        <w:rPr>
          <w:rFonts w:ascii="Times New Roman" w:hAnsi="Times New Roman"/>
          <w:color w:val="212121"/>
        </w:rPr>
        <w:t xml:space="preserve">to distinct experiences with policy (Kreitzer and Maltby 2023, OTHERS), </w:t>
      </w:r>
      <w:r w:rsidR="006A037D" w:rsidRPr="00FE4CDE">
        <w:rPr>
          <w:rFonts w:ascii="Times New Roman" w:hAnsi="Times New Roman"/>
          <w:color w:val="212121"/>
        </w:rPr>
        <w:t xml:space="preserve">policy feedback </w:t>
      </w:r>
      <w:r w:rsidR="00CC770B" w:rsidRPr="00FE4CDE">
        <w:rPr>
          <w:rFonts w:ascii="Times New Roman" w:hAnsi="Times New Roman"/>
          <w:color w:val="212121"/>
        </w:rPr>
        <w:t xml:space="preserve">scholarship establishing that people’s experiences with institutions and policies, and their social network’s experiences, importantly shape their political </w:t>
      </w:r>
      <w:commentRangeStart w:id="2"/>
      <w:r w:rsidR="00CC770B" w:rsidRPr="00FE4CDE">
        <w:rPr>
          <w:rFonts w:ascii="Times New Roman" w:hAnsi="Times New Roman"/>
          <w:color w:val="212121"/>
        </w:rPr>
        <w:t xml:space="preserve">beliefs.   </w:t>
      </w:r>
      <w:commentRangeEnd w:id="2"/>
      <w:r w:rsidR="00A00A77">
        <w:rPr>
          <w:rStyle w:val="CommentReference"/>
        </w:rPr>
        <w:commentReference w:id="2"/>
      </w:r>
    </w:p>
    <w:p w14:paraId="07A42BAD" w14:textId="77777777" w:rsidR="00CC770B" w:rsidRPr="00FE4CDE" w:rsidRDefault="00CC770B">
      <w:pPr>
        <w:rPr>
          <w:rFonts w:ascii="Times New Roman" w:hAnsi="Times New Roman"/>
          <w:color w:val="212121"/>
        </w:rPr>
      </w:pPr>
    </w:p>
    <w:p w14:paraId="3E0E0DA0" w14:textId="7E2462E5" w:rsidR="0058144A" w:rsidRDefault="00CC770B">
      <w:pPr>
        <w:rPr>
          <w:ins w:id="3" w:author="Candis Watts Smith" w:date="2025-03-06T12:34:00Z" w16du:dateUtc="2025-03-06T17:34:00Z"/>
          <w:rFonts w:ascii="Times New Roman" w:hAnsi="Times New Roman"/>
          <w:color w:val="212121"/>
        </w:rPr>
      </w:pPr>
      <w:r w:rsidRPr="00FE4CDE">
        <w:rPr>
          <w:rFonts w:ascii="Times New Roman" w:hAnsi="Times New Roman"/>
          <w:color w:val="212121"/>
        </w:rPr>
        <w:t>T</w:t>
      </w:r>
      <w:r w:rsidR="006A037D" w:rsidRPr="00FE4CDE">
        <w:rPr>
          <w:rFonts w:ascii="Times New Roman" w:hAnsi="Times New Roman"/>
          <w:color w:val="212121"/>
        </w:rPr>
        <w:t xml:space="preserve">his paper aims to connect these two literatures in the realm of criminal justice contact, where, while there is extensive debate about mobilizing and demobilizing effects of criminal legal contact and effects on attitudes towards police and government legitimacy, less is known about effects on attitudes towards carceral citizens </w:t>
      </w:r>
      <w:r w:rsidR="003855C5" w:rsidRPr="00FE4CDE">
        <w:rPr>
          <w:rFonts w:ascii="Times New Roman" w:hAnsi="Times New Roman"/>
          <w:color w:val="212121"/>
        </w:rPr>
        <w:t xml:space="preserve">from, on the one hand, criminal legal contact, and on the other, experiences of serious victimization. </w:t>
      </w:r>
      <w:r w:rsidR="006A037D" w:rsidRPr="00FE4CDE">
        <w:rPr>
          <w:rFonts w:ascii="Times New Roman" w:hAnsi="Times New Roman"/>
          <w:color w:val="212121"/>
        </w:rPr>
        <w:t>Thus, this paper investigates how “direct” and “proximal” contact shape perceptions of what carceral citizens deserve.</w:t>
      </w:r>
      <w:r w:rsidR="003855C5" w:rsidRPr="00FE4CDE">
        <w:rPr>
          <w:rFonts w:ascii="Times New Roman" w:hAnsi="Times New Roman"/>
          <w:color w:val="212121"/>
        </w:rPr>
        <w:t xml:space="preserve"> It does so </w:t>
      </w:r>
      <w:r w:rsidR="0058144A" w:rsidRPr="00FE4CDE">
        <w:rPr>
          <w:rFonts w:ascii="Times New Roman" w:hAnsi="Times New Roman"/>
          <w:color w:val="212121"/>
        </w:rPr>
        <w:t xml:space="preserve">by fielding a survey to establish correlational relationship between </w:t>
      </w:r>
      <w:r w:rsidR="003855C5" w:rsidRPr="00FE4CDE">
        <w:rPr>
          <w:rFonts w:ascii="Times New Roman" w:hAnsi="Times New Roman"/>
          <w:color w:val="212121"/>
        </w:rPr>
        <w:t>incarceration and victimization</w:t>
      </w:r>
      <w:r w:rsidR="0058144A" w:rsidRPr="00FE4CDE">
        <w:rPr>
          <w:rFonts w:ascii="Times New Roman" w:hAnsi="Times New Roman"/>
          <w:color w:val="212121"/>
        </w:rPr>
        <w:t xml:space="preserve"> and perceptions of carceral citizens’ deservingness.</w:t>
      </w:r>
      <w:r w:rsidR="00A94247" w:rsidRPr="00FE4CDE">
        <w:rPr>
          <w:rFonts w:ascii="Times New Roman" w:hAnsi="Times New Roman"/>
          <w:color w:val="212121"/>
        </w:rPr>
        <w:t xml:space="preserve"> Alongside this descriptive exercise, </w:t>
      </w:r>
      <w:commentRangeStart w:id="4"/>
      <w:r w:rsidR="00A94247" w:rsidRPr="00FE4CDE">
        <w:rPr>
          <w:rFonts w:ascii="Times New Roman" w:hAnsi="Times New Roman"/>
          <w:color w:val="212121"/>
        </w:rPr>
        <w:t xml:space="preserve">I theorize and investigate why and how distinct criminal legal experiences </w:t>
      </w:r>
      <w:r w:rsidR="000C3561" w:rsidRPr="00FE4CDE">
        <w:rPr>
          <w:rFonts w:ascii="Times New Roman" w:hAnsi="Times New Roman"/>
          <w:color w:val="212121"/>
        </w:rPr>
        <w:t xml:space="preserve">may </w:t>
      </w:r>
      <w:r w:rsidR="00A94247" w:rsidRPr="00FE4CDE">
        <w:rPr>
          <w:rFonts w:ascii="Times New Roman" w:hAnsi="Times New Roman"/>
          <w:color w:val="212121"/>
        </w:rPr>
        <w:t>change perceptions of deservingness</w:t>
      </w:r>
      <w:r w:rsidR="000C3561" w:rsidRPr="00FE4CDE">
        <w:rPr>
          <w:rFonts w:ascii="Times New Roman" w:hAnsi="Times New Roman"/>
          <w:color w:val="212121"/>
        </w:rPr>
        <w:t xml:space="preserve"> via identity</w:t>
      </w:r>
      <w:r w:rsidR="00A94247" w:rsidRPr="00FE4CDE">
        <w:rPr>
          <w:rFonts w:ascii="Times New Roman" w:hAnsi="Times New Roman"/>
          <w:color w:val="212121"/>
        </w:rPr>
        <w:t>.</w:t>
      </w:r>
      <w:commentRangeEnd w:id="4"/>
      <w:r w:rsidR="00A94247" w:rsidRPr="00FE4CDE">
        <w:rPr>
          <w:rStyle w:val="CommentReference"/>
          <w:rFonts w:ascii="Times New Roman" w:hAnsi="Times New Roman"/>
        </w:rPr>
        <w:commentReference w:id="4"/>
      </w:r>
    </w:p>
    <w:p w14:paraId="6CE763B7" w14:textId="77777777" w:rsidR="00A00A77" w:rsidRDefault="00A00A77">
      <w:pPr>
        <w:rPr>
          <w:ins w:id="5" w:author="Candis Watts Smith" w:date="2025-03-06T12:34:00Z" w16du:dateUtc="2025-03-06T17:34:00Z"/>
          <w:rFonts w:ascii="Times New Roman" w:hAnsi="Times New Roman"/>
          <w:color w:val="212121"/>
        </w:rPr>
      </w:pPr>
    </w:p>
    <w:p w14:paraId="3D8440DA" w14:textId="02FBB2F5" w:rsidR="00A00A77" w:rsidRPr="00FE4CDE" w:rsidRDefault="00A00A77" w:rsidP="00A00A77">
      <w:pPr>
        <w:rPr>
          <w:ins w:id="6" w:author="Candis Watts Smith" w:date="2025-03-06T12:34:00Z" w16du:dateUtc="2025-03-06T17:34:00Z"/>
          <w:rFonts w:ascii="Times New Roman" w:hAnsi="Times New Roman"/>
          <w:color w:val="212121"/>
        </w:rPr>
      </w:pPr>
      <w:ins w:id="7" w:author="Candis Watts Smith" w:date="2025-03-06T12:34:00Z" w16du:dateUtc="2025-03-06T17:34:00Z">
        <w:r>
          <w:rPr>
            <w:rFonts w:ascii="Times New Roman" w:hAnsi="Times New Roman"/>
            <w:color w:val="212121"/>
          </w:rPr>
          <w:t xml:space="preserve">What question is this paper asking? </w:t>
        </w:r>
      </w:ins>
    </w:p>
    <w:p w14:paraId="3895A757" w14:textId="77777777" w:rsidR="00A00A77" w:rsidRPr="00FE4CDE" w:rsidRDefault="00A00A77">
      <w:pPr>
        <w:rPr>
          <w:rFonts w:ascii="Times New Roman" w:hAnsi="Times New Roman"/>
          <w:color w:val="212121"/>
        </w:rPr>
      </w:pPr>
    </w:p>
    <w:p w14:paraId="0DED1AFE" w14:textId="77777777" w:rsidR="0058144A" w:rsidRPr="00FE4CDE" w:rsidRDefault="0058144A">
      <w:pPr>
        <w:rPr>
          <w:rFonts w:ascii="Times New Roman" w:hAnsi="Times New Roman"/>
          <w:color w:val="212121"/>
        </w:rPr>
      </w:pPr>
    </w:p>
    <w:p w14:paraId="74BE7142" w14:textId="77F0FF99" w:rsidR="00321317" w:rsidRPr="00FE4CDE" w:rsidRDefault="00A94247">
      <w:pPr>
        <w:rPr>
          <w:rFonts w:ascii="Times New Roman" w:hAnsi="Times New Roman"/>
          <w:color w:val="212121"/>
        </w:rPr>
      </w:pPr>
      <w:r w:rsidRPr="00FE4CDE">
        <w:rPr>
          <w:rFonts w:ascii="Times New Roman" w:hAnsi="Times New Roman"/>
          <w:color w:val="212121"/>
        </w:rPr>
        <w:t>My theore</w:t>
      </w:r>
      <w:r w:rsidR="00C21279" w:rsidRPr="00FE4CDE">
        <w:rPr>
          <w:rFonts w:ascii="Times New Roman" w:hAnsi="Times New Roman"/>
          <w:color w:val="212121"/>
        </w:rPr>
        <w:t xml:space="preserve">tical starting point is that perceptions of what groups like carceral citizens deserve are often based on social constructions about them (Schneider and Ingram). These constructions are </w:t>
      </w:r>
      <w:r w:rsidR="006353C3" w:rsidRPr="00FE4CDE">
        <w:rPr>
          <w:rFonts w:ascii="Times New Roman" w:hAnsi="Times New Roman"/>
          <w:color w:val="212121"/>
        </w:rPr>
        <w:t xml:space="preserve">discursively </w:t>
      </w:r>
      <w:proofErr w:type="gramStart"/>
      <w:r w:rsidR="00C21279" w:rsidRPr="00FE4CDE">
        <w:rPr>
          <w:rFonts w:ascii="Times New Roman" w:hAnsi="Times New Roman"/>
          <w:color w:val="212121"/>
        </w:rPr>
        <w:t>produced</w:t>
      </w:r>
      <w:r w:rsidR="006353C3" w:rsidRPr="00FE4CDE">
        <w:rPr>
          <w:rFonts w:ascii="Times New Roman" w:hAnsi="Times New Roman"/>
          <w:color w:val="212121"/>
        </w:rPr>
        <w:t>, and</w:t>
      </w:r>
      <w:proofErr w:type="gramEnd"/>
      <w:r w:rsidR="006353C3" w:rsidRPr="00FE4CDE">
        <w:rPr>
          <w:rFonts w:ascii="Times New Roman" w:hAnsi="Times New Roman"/>
          <w:color w:val="212121"/>
        </w:rPr>
        <w:t xml:space="preserve"> shaped by</w:t>
      </w:r>
      <w:r w:rsidR="00C21279" w:rsidRPr="00FE4CDE">
        <w:rPr>
          <w:rFonts w:ascii="Times New Roman" w:hAnsi="Times New Roman"/>
          <w:color w:val="212121"/>
        </w:rPr>
        <w:t xml:space="preserve"> </w:t>
      </w:r>
      <w:r w:rsidR="003855C5" w:rsidRPr="00FE4CDE">
        <w:rPr>
          <w:rFonts w:ascii="Times New Roman" w:hAnsi="Times New Roman"/>
          <w:color w:val="212121"/>
        </w:rPr>
        <w:t xml:space="preserve">both resource and interpretive </w:t>
      </w:r>
      <w:r w:rsidR="00C21279" w:rsidRPr="00FE4CDE">
        <w:rPr>
          <w:rFonts w:ascii="Times New Roman" w:hAnsi="Times New Roman"/>
          <w:color w:val="212121"/>
        </w:rPr>
        <w:t>policy feedback effects</w:t>
      </w:r>
      <w:r w:rsidR="006353C3" w:rsidRPr="00FE4CDE">
        <w:rPr>
          <w:rFonts w:ascii="Times New Roman" w:hAnsi="Times New Roman"/>
          <w:color w:val="212121"/>
        </w:rPr>
        <w:t xml:space="preserve">. </w:t>
      </w:r>
      <w:r w:rsidR="00CC770B" w:rsidRPr="00FE4CDE">
        <w:rPr>
          <w:rFonts w:ascii="Times New Roman" w:hAnsi="Times New Roman"/>
          <w:color w:val="212121"/>
        </w:rPr>
        <w:t xml:space="preserve">At their </w:t>
      </w:r>
      <w:proofErr w:type="gramStart"/>
      <w:r w:rsidR="00CC770B" w:rsidRPr="00FE4CDE">
        <w:rPr>
          <w:rFonts w:ascii="Times New Roman" w:hAnsi="Times New Roman"/>
          <w:color w:val="212121"/>
        </w:rPr>
        <w:t xml:space="preserve">core, </w:t>
      </w:r>
      <w:r w:rsidR="006353C3" w:rsidRPr="00FE4CDE">
        <w:rPr>
          <w:rFonts w:ascii="Times New Roman" w:hAnsi="Times New Roman"/>
          <w:color w:val="212121"/>
        </w:rPr>
        <w:t xml:space="preserve"> judgements</w:t>
      </w:r>
      <w:proofErr w:type="gramEnd"/>
      <w:r w:rsidR="006353C3" w:rsidRPr="00FE4CDE">
        <w:rPr>
          <w:rFonts w:ascii="Times New Roman" w:hAnsi="Times New Roman"/>
          <w:color w:val="212121"/>
        </w:rPr>
        <w:t xml:space="preserve"> about the “deservingness” of carceral citizens, they use these constructions in a heuristic,</w:t>
      </w:r>
      <w:r w:rsidR="000C3561" w:rsidRPr="00FE4CDE">
        <w:rPr>
          <w:rFonts w:ascii="Times New Roman" w:hAnsi="Times New Roman"/>
          <w:color w:val="212121"/>
        </w:rPr>
        <w:t xml:space="preserve"> evolutionarily-grounded assessments of whether a target is deserving of help</w:t>
      </w:r>
      <w:r w:rsidR="00C21279" w:rsidRPr="00FE4CDE">
        <w:rPr>
          <w:rFonts w:ascii="Times New Roman" w:hAnsi="Times New Roman"/>
          <w:color w:val="212121"/>
        </w:rPr>
        <w:t xml:space="preserve">. </w:t>
      </w:r>
      <w:r w:rsidR="006353C3" w:rsidRPr="00FE4CDE">
        <w:rPr>
          <w:rFonts w:ascii="Times New Roman" w:hAnsi="Times New Roman"/>
          <w:i/>
          <w:iCs/>
          <w:color w:val="212121"/>
        </w:rPr>
        <w:t>Theoretically, these judgements translate to, or at play in the formation of, beliefs about criminal legal policy.</w:t>
      </w:r>
      <w:r w:rsidR="006353C3" w:rsidRPr="00FE4CDE">
        <w:rPr>
          <w:rFonts w:ascii="Times New Roman" w:hAnsi="Times New Roman"/>
          <w:color w:val="212121"/>
        </w:rPr>
        <w:t xml:space="preserve"> </w:t>
      </w:r>
    </w:p>
    <w:p w14:paraId="68B4D487" w14:textId="77777777" w:rsidR="00321317" w:rsidRPr="00FE4CDE" w:rsidRDefault="00321317">
      <w:pPr>
        <w:rPr>
          <w:rFonts w:ascii="Times New Roman" w:hAnsi="Times New Roman"/>
          <w:color w:val="212121"/>
        </w:rPr>
      </w:pPr>
    </w:p>
    <w:p w14:paraId="6A96608C" w14:textId="490BE74A" w:rsidR="000C3561" w:rsidRPr="00FE4CDE" w:rsidRDefault="00C21279">
      <w:pPr>
        <w:rPr>
          <w:rFonts w:ascii="Times New Roman" w:hAnsi="Times New Roman"/>
          <w:color w:val="212121"/>
        </w:rPr>
      </w:pPr>
      <w:commentRangeStart w:id="8"/>
      <w:r w:rsidRPr="00FE4CDE">
        <w:rPr>
          <w:rFonts w:ascii="Times New Roman" w:hAnsi="Times New Roman"/>
          <w:color w:val="212121"/>
        </w:rPr>
        <w:t xml:space="preserve">Thus, </w:t>
      </w:r>
      <w:r w:rsidR="000C3561" w:rsidRPr="00FE4CDE">
        <w:rPr>
          <w:rFonts w:ascii="Times New Roman" w:hAnsi="Times New Roman"/>
          <w:color w:val="212121"/>
        </w:rPr>
        <w:t>the existence of stringent criminal legal penalties and salient labels</w:t>
      </w:r>
      <w:r w:rsidRPr="00FE4CDE">
        <w:rPr>
          <w:rFonts w:ascii="Times New Roman" w:hAnsi="Times New Roman"/>
          <w:color w:val="212121"/>
        </w:rPr>
        <w:t xml:space="preserve"> may explain the perception that groups like carceral citizens are generally undeserving, or “deviants.” </w:t>
      </w:r>
      <w:r w:rsidR="000C3561" w:rsidRPr="00FE4CDE">
        <w:rPr>
          <w:rFonts w:ascii="Times New Roman" w:hAnsi="Times New Roman"/>
          <w:color w:val="212121"/>
        </w:rPr>
        <w:t>Specifically, language like “criminals” or “prisoners” clearly connotes a</w:t>
      </w:r>
      <w:r w:rsidR="006A0CBC" w:rsidRPr="00FE4CDE">
        <w:rPr>
          <w:rFonts w:ascii="Times New Roman" w:hAnsi="Times New Roman"/>
          <w:color w:val="212121"/>
        </w:rPr>
        <w:t xml:space="preserve">n undeserving stereotype, </w:t>
      </w:r>
      <w:commentRangeEnd w:id="8"/>
      <w:r w:rsidR="00A00A77">
        <w:rPr>
          <w:rStyle w:val="CommentReference"/>
        </w:rPr>
        <w:commentReference w:id="8"/>
      </w:r>
      <w:r w:rsidR="006A0CBC" w:rsidRPr="00FE4CDE">
        <w:rPr>
          <w:rFonts w:ascii="Times New Roman" w:hAnsi="Times New Roman"/>
          <w:color w:val="212121"/>
        </w:rPr>
        <w:t xml:space="preserve">whose salience might differ between those </w:t>
      </w:r>
      <w:r w:rsidR="00C929E7" w:rsidRPr="00FE4CDE">
        <w:rPr>
          <w:rFonts w:ascii="Times New Roman" w:hAnsi="Times New Roman"/>
          <w:color w:val="212121"/>
        </w:rPr>
        <w:t xml:space="preserve">for </w:t>
      </w:r>
      <w:r w:rsidR="006A0CBC" w:rsidRPr="00FE4CDE">
        <w:rPr>
          <w:rFonts w:ascii="Times New Roman" w:hAnsi="Times New Roman"/>
          <w:color w:val="212121"/>
        </w:rPr>
        <w:t xml:space="preserve">whom this target group is not an abstraction – individuals who have social connections to “prisoners,” individuals who themselves have been incarcerated, </w:t>
      </w:r>
      <w:proofErr w:type="gramStart"/>
      <w:r w:rsidR="006A0CBC" w:rsidRPr="00FE4CDE">
        <w:rPr>
          <w:rFonts w:ascii="Times New Roman" w:hAnsi="Times New Roman"/>
          <w:color w:val="212121"/>
        </w:rPr>
        <w:t>and also</w:t>
      </w:r>
      <w:proofErr w:type="gramEnd"/>
      <w:r w:rsidR="006A0CBC" w:rsidRPr="00FE4CDE">
        <w:rPr>
          <w:rFonts w:ascii="Times New Roman" w:hAnsi="Times New Roman"/>
          <w:color w:val="212121"/>
        </w:rPr>
        <w:t xml:space="preserve"> individuals who have experienced serious crime. While some (Maltby and Kreitzer 2022) have investigated this relationship previously, it deserves renewed attention. </w:t>
      </w:r>
    </w:p>
    <w:p w14:paraId="569506BE" w14:textId="77777777" w:rsidR="000C3561" w:rsidRPr="00FE4CDE" w:rsidRDefault="000C3561">
      <w:pPr>
        <w:rPr>
          <w:rFonts w:ascii="Times New Roman" w:hAnsi="Times New Roman"/>
          <w:color w:val="212121"/>
        </w:rPr>
      </w:pPr>
    </w:p>
    <w:p w14:paraId="7DA9208E" w14:textId="7C4A264A" w:rsidR="00C21279" w:rsidRPr="00FE4CDE" w:rsidRDefault="000B7821">
      <w:pPr>
        <w:rPr>
          <w:rFonts w:ascii="Times New Roman" w:hAnsi="Times New Roman"/>
          <w:color w:val="212121"/>
        </w:rPr>
      </w:pPr>
      <w:r w:rsidRPr="00FE4CDE">
        <w:rPr>
          <w:rFonts w:ascii="Times New Roman" w:hAnsi="Times New Roman"/>
          <w:color w:val="212121"/>
        </w:rPr>
        <w:t xml:space="preserve">Below, I offer a theoretical lens through which to view the relationship between experience and </w:t>
      </w:r>
      <w:r w:rsidR="0018034B" w:rsidRPr="00FE4CDE">
        <w:rPr>
          <w:rFonts w:ascii="Times New Roman" w:hAnsi="Times New Roman"/>
          <w:color w:val="212121"/>
        </w:rPr>
        <w:t>deservingness</w:t>
      </w:r>
      <w:r w:rsidRPr="00FE4CDE">
        <w:rPr>
          <w:rFonts w:ascii="Times New Roman" w:hAnsi="Times New Roman"/>
          <w:color w:val="212121"/>
        </w:rPr>
        <w:t xml:space="preserve"> in the carceral context. I propose an empirical investigation into this relationship and conclude with </w:t>
      </w:r>
      <w:commentRangeStart w:id="9"/>
      <w:r w:rsidRPr="00FE4CDE">
        <w:rPr>
          <w:rFonts w:ascii="Times New Roman" w:hAnsi="Times New Roman"/>
          <w:color w:val="212121"/>
        </w:rPr>
        <w:t xml:space="preserve">implications. </w:t>
      </w:r>
      <w:commentRangeEnd w:id="9"/>
      <w:r w:rsidR="00A00A77">
        <w:rPr>
          <w:rStyle w:val="CommentReference"/>
        </w:rPr>
        <w:commentReference w:id="9"/>
      </w:r>
    </w:p>
    <w:p w14:paraId="65D32717" w14:textId="77777777" w:rsidR="000E502C" w:rsidRPr="00FE4CDE" w:rsidRDefault="000E502C" w:rsidP="000E502C">
      <w:pPr>
        <w:rPr>
          <w:rFonts w:ascii="Times New Roman" w:hAnsi="Times New Roman"/>
          <w:color w:val="212121"/>
        </w:rPr>
      </w:pPr>
    </w:p>
    <w:p w14:paraId="1891CFB3" w14:textId="1ACB399F" w:rsidR="000E502C" w:rsidRPr="00FE4CDE" w:rsidRDefault="000E502C" w:rsidP="000E502C">
      <w:pPr>
        <w:rPr>
          <w:rFonts w:ascii="Times New Roman" w:hAnsi="Times New Roman"/>
          <w:color w:val="212121"/>
        </w:rPr>
      </w:pPr>
      <w:r w:rsidRPr="00FE4CDE">
        <w:rPr>
          <w:rFonts w:ascii="Times New Roman" w:hAnsi="Times New Roman"/>
          <w:color w:val="212121"/>
        </w:rPr>
        <w:t xml:space="preserve">The paper is structured as follows. In section 2, I locate my work in the context of existing scholarly works on deservingness, </w:t>
      </w:r>
      <w:r w:rsidR="000B7821" w:rsidRPr="00FE4CDE">
        <w:rPr>
          <w:rFonts w:ascii="Times New Roman" w:hAnsi="Times New Roman"/>
          <w:color w:val="212121"/>
        </w:rPr>
        <w:t xml:space="preserve">social constructions, and </w:t>
      </w:r>
      <w:r w:rsidRPr="00FE4CDE">
        <w:rPr>
          <w:rFonts w:ascii="Times New Roman" w:hAnsi="Times New Roman"/>
          <w:color w:val="212121"/>
        </w:rPr>
        <w:t xml:space="preserve">policy feedback. In section 3, I discuss theoretically the possible channels through which </w:t>
      </w:r>
      <w:r w:rsidR="000B7821" w:rsidRPr="00FE4CDE">
        <w:rPr>
          <w:rFonts w:ascii="Times New Roman" w:hAnsi="Times New Roman"/>
          <w:color w:val="212121"/>
        </w:rPr>
        <w:t>experience</w:t>
      </w:r>
      <w:r w:rsidRPr="00FE4CDE">
        <w:rPr>
          <w:rFonts w:ascii="Times New Roman" w:hAnsi="Times New Roman"/>
          <w:color w:val="212121"/>
        </w:rPr>
        <w:t xml:space="preserve"> might influence how </w:t>
      </w:r>
      <w:r w:rsidR="000B7821" w:rsidRPr="00FE4CDE">
        <w:rPr>
          <w:rFonts w:ascii="Times New Roman" w:hAnsi="Times New Roman"/>
          <w:color w:val="212121"/>
        </w:rPr>
        <w:t>carceral citizens are perceived</w:t>
      </w:r>
      <w:r w:rsidRPr="00FE4CDE">
        <w:rPr>
          <w:rFonts w:ascii="Times New Roman" w:hAnsi="Times New Roman"/>
          <w:color w:val="212121"/>
        </w:rPr>
        <w:t>. Section 4 proposes methods to test these expectation</w:t>
      </w:r>
      <w:r w:rsidR="000B7821" w:rsidRPr="00FE4CDE">
        <w:rPr>
          <w:rFonts w:ascii="Times New Roman" w:hAnsi="Times New Roman"/>
          <w:color w:val="212121"/>
        </w:rPr>
        <w:t xml:space="preserve">s on a </w:t>
      </w:r>
      <w:r w:rsidRPr="00FE4CDE">
        <w:rPr>
          <w:rFonts w:ascii="Times New Roman" w:hAnsi="Times New Roman"/>
          <w:color w:val="212121"/>
        </w:rPr>
        <w:t>cross</w:t>
      </w:r>
      <w:r w:rsidR="000B7821" w:rsidRPr="00FE4CDE">
        <w:rPr>
          <w:rFonts w:ascii="Times New Roman" w:hAnsi="Times New Roman"/>
          <w:color w:val="212121"/>
        </w:rPr>
        <w:t>-</w:t>
      </w:r>
      <w:r w:rsidRPr="00FE4CDE">
        <w:rPr>
          <w:rFonts w:ascii="Times New Roman" w:hAnsi="Times New Roman"/>
          <w:color w:val="212121"/>
        </w:rPr>
        <w:t>country sampl</w:t>
      </w:r>
      <w:r w:rsidR="000B7821" w:rsidRPr="00FE4CDE">
        <w:rPr>
          <w:rFonts w:ascii="Times New Roman" w:hAnsi="Times New Roman"/>
          <w:color w:val="212121"/>
        </w:rPr>
        <w:t>e</w:t>
      </w:r>
      <w:r w:rsidRPr="00FE4CDE">
        <w:rPr>
          <w:rFonts w:ascii="Times New Roman" w:hAnsi="Times New Roman"/>
          <w:color w:val="212121"/>
        </w:rPr>
        <w:t xml:space="preserve">. Finally, section </w:t>
      </w:r>
      <w:r w:rsidR="00DB3594" w:rsidRPr="00FE4CDE">
        <w:rPr>
          <w:rFonts w:ascii="Times New Roman" w:hAnsi="Times New Roman"/>
          <w:color w:val="212121"/>
        </w:rPr>
        <w:t>5</w:t>
      </w:r>
      <w:r w:rsidRPr="00FE4CDE">
        <w:rPr>
          <w:rFonts w:ascii="Times New Roman" w:hAnsi="Times New Roman"/>
          <w:color w:val="212121"/>
        </w:rPr>
        <w:t xml:space="preserve"> briefly discusses the normative implications of the study, its limitations, and further avenues for this research agenda. </w:t>
      </w:r>
    </w:p>
    <w:p w14:paraId="3AB6789E" w14:textId="77777777" w:rsidR="000E502C" w:rsidRPr="00FE4CDE" w:rsidRDefault="000E502C" w:rsidP="000E502C">
      <w:pPr>
        <w:rPr>
          <w:rFonts w:ascii="Times New Roman" w:hAnsi="Times New Roman"/>
          <w:color w:val="212121"/>
        </w:rPr>
      </w:pPr>
    </w:p>
    <w:p w14:paraId="0E45B007" w14:textId="519F7CD7" w:rsidR="000E502C" w:rsidRPr="00FE4CDE" w:rsidRDefault="000B7821" w:rsidP="000E502C">
      <w:pPr>
        <w:rPr>
          <w:rFonts w:ascii="Times New Roman" w:hAnsi="Times New Roman"/>
          <w:b/>
          <w:bCs/>
          <w:color w:val="212121"/>
        </w:rPr>
      </w:pPr>
      <w:r w:rsidRPr="00FE4CDE">
        <w:rPr>
          <w:rFonts w:ascii="Times New Roman" w:hAnsi="Times New Roman"/>
          <w:b/>
          <w:bCs/>
          <w:color w:val="212121"/>
        </w:rPr>
        <w:lastRenderedPageBreak/>
        <w:t xml:space="preserve">Section 2: </w:t>
      </w:r>
      <w:r w:rsidR="000E502C" w:rsidRPr="00FE4CDE">
        <w:rPr>
          <w:rFonts w:ascii="Times New Roman" w:hAnsi="Times New Roman"/>
          <w:b/>
          <w:bCs/>
          <w:color w:val="212121"/>
        </w:rPr>
        <w:t xml:space="preserve">Related Literature </w:t>
      </w:r>
      <w:ins w:id="10" w:author="Candis Watts Smith" w:date="2025-03-06T12:39:00Z" w16du:dateUtc="2025-03-06T17:39:00Z">
        <w:r w:rsidR="00A00A77">
          <w:rPr>
            <w:rFonts w:ascii="Times New Roman" w:hAnsi="Times New Roman"/>
            <w:b/>
            <w:bCs/>
            <w:color w:val="212121"/>
          </w:rPr>
          <w:t>My gut says that you should start with policy feedback/SCO</w:t>
        </w:r>
      </w:ins>
      <w:ins w:id="11" w:author="Candis Watts Smith" w:date="2025-03-06T12:40:00Z" w16du:dateUtc="2025-03-06T17:40:00Z">
        <w:r w:rsidR="00A00A77">
          <w:rPr>
            <w:rFonts w:ascii="Times New Roman" w:hAnsi="Times New Roman"/>
            <w:b/>
            <w:bCs/>
            <w:color w:val="212121"/>
          </w:rPr>
          <w:t>T</w:t>
        </w:r>
      </w:ins>
      <w:ins w:id="12" w:author="Candis Watts Smith" w:date="2025-03-06T12:39:00Z" w16du:dateUtc="2025-03-06T17:39:00Z">
        <w:r w:rsidR="00A00A77">
          <w:rPr>
            <w:rFonts w:ascii="Times New Roman" w:hAnsi="Times New Roman"/>
            <w:b/>
            <w:bCs/>
            <w:color w:val="212121"/>
          </w:rPr>
          <w:t xml:space="preserve">P. Then, you can </w:t>
        </w:r>
      </w:ins>
      <w:ins w:id="13" w:author="Candis Watts Smith" w:date="2025-03-06T12:40:00Z" w16du:dateUtc="2025-03-06T17:40:00Z">
        <w:r w:rsidR="00A00A77">
          <w:rPr>
            <w:rFonts w:ascii="Times New Roman" w:hAnsi="Times New Roman"/>
            <w:b/>
            <w:bCs/>
            <w:color w:val="212121"/>
          </w:rPr>
          <w:t xml:space="preserve">zoom into </w:t>
        </w:r>
      </w:ins>
      <w:ins w:id="14" w:author="Candis Watts Smith" w:date="2025-03-06T12:39:00Z" w16du:dateUtc="2025-03-06T17:39:00Z">
        <w:r w:rsidR="00A00A77">
          <w:rPr>
            <w:rFonts w:ascii="Times New Roman" w:hAnsi="Times New Roman"/>
            <w:b/>
            <w:bCs/>
            <w:color w:val="212121"/>
          </w:rPr>
          <w:t>deservingness</w:t>
        </w:r>
      </w:ins>
      <w:ins w:id="15" w:author="Candis Watts Smith" w:date="2025-03-06T12:40:00Z" w16du:dateUtc="2025-03-06T17:40:00Z">
        <w:r w:rsidR="00A00A77">
          <w:rPr>
            <w:rFonts w:ascii="Times New Roman" w:hAnsi="Times New Roman"/>
            <w:b/>
            <w:bCs/>
            <w:color w:val="212121"/>
          </w:rPr>
          <w:t>/</w:t>
        </w:r>
        <w:proofErr w:type="spellStart"/>
        <w:r w:rsidR="00A00A77">
          <w:rPr>
            <w:rFonts w:ascii="Times New Roman" w:hAnsi="Times New Roman"/>
            <w:b/>
            <w:bCs/>
            <w:color w:val="212121"/>
          </w:rPr>
          <w:t>carin</w:t>
        </w:r>
        <w:proofErr w:type="spellEnd"/>
        <w:r w:rsidR="00A00A77">
          <w:rPr>
            <w:rFonts w:ascii="Times New Roman" w:hAnsi="Times New Roman"/>
            <w:b/>
            <w:bCs/>
            <w:color w:val="212121"/>
          </w:rPr>
          <w:t xml:space="preserve">. </w:t>
        </w:r>
      </w:ins>
    </w:p>
    <w:p w14:paraId="75EA9BF3" w14:textId="77777777" w:rsidR="00373511" w:rsidRPr="00FE4CDE" w:rsidRDefault="00373511" w:rsidP="000E502C">
      <w:pPr>
        <w:rPr>
          <w:rFonts w:ascii="Times New Roman" w:hAnsi="Times New Roman"/>
          <w:i/>
          <w:iCs/>
          <w:color w:val="212121"/>
        </w:rPr>
      </w:pPr>
    </w:p>
    <w:p w14:paraId="11A583EE" w14:textId="05722821" w:rsidR="00A674E0" w:rsidRPr="00FE4CDE" w:rsidRDefault="00A6624C" w:rsidP="000E502C">
      <w:pPr>
        <w:rPr>
          <w:rFonts w:ascii="Times New Roman" w:hAnsi="Times New Roman"/>
          <w:b/>
          <w:bCs/>
          <w:color w:val="212121"/>
        </w:rPr>
      </w:pPr>
      <w:r w:rsidRPr="00FE4CDE">
        <w:rPr>
          <w:rFonts w:ascii="Times New Roman" w:hAnsi="Times New Roman"/>
          <w:b/>
          <w:bCs/>
          <w:color w:val="212121"/>
        </w:rPr>
        <w:t xml:space="preserve">2a: </w:t>
      </w:r>
      <w:r w:rsidR="00B35E92" w:rsidRPr="00FE4CDE">
        <w:rPr>
          <w:rFonts w:ascii="Times New Roman" w:hAnsi="Times New Roman"/>
          <w:b/>
          <w:bCs/>
          <w:color w:val="212121"/>
        </w:rPr>
        <w:t xml:space="preserve">The </w:t>
      </w:r>
      <w:r w:rsidR="008122C8" w:rsidRPr="00FE4CDE">
        <w:rPr>
          <w:rFonts w:ascii="Times New Roman" w:hAnsi="Times New Roman"/>
          <w:b/>
          <w:bCs/>
          <w:color w:val="212121"/>
        </w:rPr>
        <w:t>Deservingness Heuristic</w:t>
      </w:r>
      <w:r w:rsidR="00B35E92" w:rsidRPr="00FE4CDE">
        <w:rPr>
          <w:rFonts w:ascii="Times New Roman" w:hAnsi="Times New Roman"/>
          <w:b/>
          <w:bCs/>
          <w:color w:val="212121"/>
        </w:rPr>
        <w:t xml:space="preserve"> (CARIN)</w:t>
      </w:r>
      <w:r w:rsidR="00373511" w:rsidRPr="00FE4CDE">
        <w:rPr>
          <w:rFonts w:ascii="Times New Roman" w:hAnsi="Times New Roman"/>
          <w:b/>
          <w:bCs/>
          <w:color w:val="212121"/>
        </w:rPr>
        <w:t xml:space="preserve"> Section</w:t>
      </w:r>
      <w:r w:rsidR="0087549B" w:rsidRPr="00FE4CDE">
        <w:rPr>
          <w:rFonts w:ascii="Times New Roman" w:hAnsi="Times New Roman"/>
          <w:b/>
          <w:bCs/>
          <w:color w:val="212121"/>
        </w:rPr>
        <w:t xml:space="preserve"> </w:t>
      </w:r>
      <w:r w:rsidR="0087549B" w:rsidRPr="00FE4CDE">
        <w:rPr>
          <w:rFonts w:ascii="Times New Roman" w:hAnsi="Times New Roman"/>
          <w:i/>
          <w:iCs/>
          <w:color w:val="212121"/>
        </w:rPr>
        <w:t>*stress identity</w:t>
      </w:r>
    </w:p>
    <w:p w14:paraId="58579A85" w14:textId="77777777" w:rsidR="00B35E92" w:rsidRPr="00FE4CDE" w:rsidRDefault="00B35E92" w:rsidP="000E502C">
      <w:pPr>
        <w:rPr>
          <w:rFonts w:ascii="Times New Roman" w:hAnsi="Times New Roman"/>
          <w:color w:val="212121"/>
        </w:rPr>
      </w:pPr>
    </w:p>
    <w:p w14:paraId="11B66B6F" w14:textId="457E94C2" w:rsidR="00FE4CDE" w:rsidRDefault="00FE4CDE" w:rsidP="000E502C">
      <w:pPr>
        <w:rPr>
          <w:rFonts w:ascii="Times New Roman" w:hAnsi="Times New Roman"/>
          <w:color w:val="212121"/>
        </w:rPr>
      </w:pPr>
      <w:r>
        <w:rPr>
          <w:rFonts w:ascii="Times New Roman" w:hAnsi="Times New Roman"/>
          <w:color w:val="212121"/>
        </w:rPr>
        <w:t xml:space="preserve">One subset of deservingness literatures seeks to understand the mechanisms that shape perceptions of deservingness. These scholars see judgements about whether people or groups “deserve” help as products of a heuristic process that originates in the evolutionary need to discern between potential reciprocators and freeloaders in deciding whether </w:t>
      </w:r>
      <w:del w:id="16" w:author="Candis Watts Smith" w:date="2025-03-06T12:40:00Z" w16du:dateUtc="2025-03-06T17:40:00Z">
        <w:r w:rsidDel="00A00A77">
          <w:rPr>
            <w:rFonts w:ascii="Times New Roman" w:hAnsi="Times New Roman"/>
            <w:color w:val="212121"/>
          </w:rPr>
          <w:delText xml:space="preserve">or not </w:delText>
        </w:r>
      </w:del>
      <w:r>
        <w:rPr>
          <w:rFonts w:ascii="Times New Roman" w:hAnsi="Times New Roman"/>
          <w:color w:val="212121"/>
        </w:rPr>
        <w:t xml:space="preserve">to lend help (Petersen). Building on this work, a literature sometimes called “CARIN” scholarship has noted </w:t>
      </w:r>
      <w:proofErr w:type="gramStart"/>
      <w:r>
        <w:rPr>
          <w:rFonts w:ascii="Times New Roman" w:hAnsi="Times New Roman"/>
          <w:color w:val="212121"/>
        </w:rPr>
        <w:t>particular characteristics</w:t>
      </w:r>
      <w:proofErr w:type="gramEnd"/>
      <w:r>
        <w:rPr>
          <w:rFonts w:ascii="Times New Roman" w:hAnsi="Times New Roman"/>
          <w:color w:val="212121"/>
        </w:rPr>
        <w:t xml:space="preserve"> that shape perceptions of deservingness. </w:t>
      </w:r>
    </w:p>
    <w:p w14:paraId="397F5016" w14:textId="77777777" w:rsidR="00FE4CDE" w:rsidRDefault="00FE4CDE" w:rsidP="000E502C">
      <w:pPr>
        <w:rPr>
          <w:rFonts w:ascii="Times New Roman" w:hAnsi="Times New Roman"/>
          <w:color w:val="212121"/>
        </w:rPr>
      </w:pPr>
    </w:p>
    <w:p w14:paraId="37EC9BA6" w14:textId="556B633A" w:rsidR="006A0CBC" w:rsidRPr="00FE4CDE" w:rsidRDefault="006A0CBC" w:rsidP="006A0CBC">
      <w:pPr>
        <w:rPr>
          <w:rFonts w:ascii="Times New Roman" w:hAnsi="Times New Roman"/>
          <w:color w:val="212121"/>
        </w:rPr>
      </w:pPr>
      <w:r w:rsidRPr="00FE4CDE">
        <w:rPr>
          <w:rFonts w:ascii="Times New Roman" w:hAnsi="Times New Roman"/>
          <w:color w:val="212121"/>
        </w:rPr>
        <w:t>Viewing the ‘origin’ of deservingness perceptions as the need to be pro-social and help people who might help them, and to avoid helping people who might take advantage, ‘free-ride,’ or do some ill-will, this literature understands perceptions of deservingness as heuristic judgements, aimed at distinguishing between the two by quickly “pay[</w:t>
      </w:r>
      <w:proofErr w:type="spellStart"/>
      <w:r w:rsidRPr="00FE4CDE">
        <w:rPr>
          <w:rFonts w:ascii="Times New Roman" w:hAnsi="Times New Roman"/>
          <w:color w:val="212121"/>
        </w:rPr>
        <w:t>ing</w:t>
      </w:r>
      <w:proofErr w:type="spellEnd"/>
      <w:r w:rsidRPr="00FE4CDE">
        <w:rPr>
          <w:rFonts w:ascii="Times New Roman" w:hAnsi="Times New Roman"/>
          <w:color w:val="212121"/>
        </w:rPr>
        <w:t xml:space="preserve">] attention to whether welfare recipients are lazy or making an effort” (Petersen 2012, </w:t>
      </w:r>
      <w:proofErr w:type="spellStart"/>
      <w:r w:rsidRPr="00FE4CDE">
        <w:rPr>
          <w:rFonts w:ascii="Times New Roman" w:hAnsi="Times New Roman"/>
          <w:color w:val="212121"/>
        </w:rPr>
        <w:t>Aaroe</w:t>
      </w:r>
      <w:proofErr w:type="spellEnd"/>
      <w:r w:rsidRPr="00FE4CDE">
        <w:rPr>
          <w:rFonts w:ascii="Times New Roman" w:hAnsi="Times New Roman"/>
          <w:color w:val="212121"/>
        </w:rPr>
        <w:t xml:space="preserve"> and Petersen 2014). It has developed a five-dimension framework acronymized as “CARIN” for understanding the characteristics that inform these judgements.  </w:t>
      </w:r>
      <w:r w:rsidR="00FE4CDE">
        <w:rPr>
          <w:rFonts w:ascii="Times New Roman" w:hAnsi="Times New Roman"/>
          <w:color w:val="212121"/>
        </w:rPr>
        <w:t>These sometimes-interrelated and overlapping criteria are as follows</w:t>
      </w:r>
      <w:r w:rsidRPr="00FE4CDE">
        <w:rPr>
          <w:rFonts w:ascii="Times New Roman" w:hAnsi="Times New Roman"/>
          <w:color w:val="212121"/>
        </w:rPr>
        <w:t xml:space="preserve">: </w:t>
      </w:r>
      <w:r w:rsidRPr="00FE4CDE">
        <w:rPr>
          <w:rFonts w:ascii="Times New Roman" w:hAnsi="Times New Roman"/>
          <w:i/>
          <w:iCs/>
          <w:color w:val="212121"/>
        </w:rPr>
        <w:t>control,</w:t>
      </w:r>
      <w:r w:rsidRPr="00FE4CDE">
        <w:rPr>
          <w:rFonts w:ascii="Times New Roman" w:hAnsi="Times New Roman"/>
          <w:color w:val="212121"/>
        </w:rPr>
        <w:t xml:space="preserve"> in its original </w:t>
      </w:r>
      <w:commentRangeStart w:id="17"/>
      <w:r w:rsidRPr="00FE4CDE">
        <w:rPr>
          <w:rFonts w:ascii="Times New Roman" w:hAnsi="Times New Roman"/>
          <w:color w:val="212121"/>
        </w:rPr>
        <w:t>conception</w:t>
      </w:r>
      <w:del w:id="18" w:author="Candis Watts Smith" w:date="2025-03-06T12:41:00Z" w16du:dateUtc="2025-03-06T17:41:00Z">
        <w:r w:rsidRPr="00FE4CDE" w:rsidDel="00747203">
          <w:rPr>
            <w:rFonts w:ascii="Times New Roman" w:hAnsi="Times New Roman"/>
            <w:color w:val="212121"/>
          </w:rPr>
          <w:delText xml:space="preserve">, is closely related with </w:delText>
        </w:r>
        <w:r w:rsidRPr="00FE4CDE" w:rsidDel="00747203">
          <w:rPr>
            <w:rFonts w:ascii="Times New Roman" w:hAnsi="Times New Roman"/>
            <w:i/>
            <w:iCs/>
            <w:color w:val="212121"/>
          </w:rPr>
          <w:delText>need</w:delText>
        </w:r>
        <w:r w:rsidRPr="00FE4CDE" w:rsidDel="00747203">
          <w:rPr>
            <w:rFonts w:ascii="Times New Roman" w:hAnsi="Times New Roman"/>
            <w:color w:val="212121"/>
          </w:rPr>
          <w:delText>, referring</w:delText>
        </w:r>
      </w:del>
      <w:r w:rsidRPr="00FE4CDE">
        <w:rPr>
          <w:rFonts w:ascii="Times New Roman" w:hAnsi="Times New Roman"/>
          <w:color w:val="212121"/>
        </w:rPr>
        <w:t xml:space="preserve"> </w:t>
      </w:r>
      <w:commentRangeEnd w:id="17"/>
      <w:r w:rsidR="00747203">
        <w:rPr>
          <w:rStyle w:val="CommentReference"/>
        </w:rPr>
        <w:commentReference w:id="17"/>
      </w:r>
      <w:r w:rsidRPr="00FE4CDE">
        <w:rPr>
          <w:rFonts w:ascii="Times New Roman" w:hAnsi="Times New Roman"/>
          <w:color w:val="212121"/>
        </w:rPr>
        <w:t xml:space="preserve">to whether someone is perceived as lazy or unlucky – a consideration Oorschot (2006) argues can override all others. More recently, perception of a group or individual’s </w:t>
      </w:r>
      <w:r w:rsidRPr="00FE4CDE">
        <w:rPr>
          <w:rFonts w:ascii="Times New Roman" w:hAnsi="Times New Roman"/>
          <w:i/>
          <w:iCs/>
          <w:color w:val="212121"/>
        </w:rPr>
        <w:t>need</w:t>
      </w:r>
      <w:r w:rsidRPr="00FE4CDE">
        <w:rPr>
          <w:rFonts w:ascii="Times New Roman" w:hAnsi="Times New Roman"/>
          <w:color w:val="212121"/>
        </w:rPr>
        <w:t xml:space="preserve"> for assistance has been considered the severity of their neediness and </w:t>
      </w:r>
      <w:r w:rsidRPr="00FE4CDE">
        <w:rPr>
          <w:rFonts w:ascii="Times New Roman" w:hAnsi="Times New Roman"/>
          <w:i/>
          <w:iCs/>
          <w:color w:val="212121"/>
        </w:rPr>
        <w:t xml:space="preserve">control </w:t>
      </w:r>
      <w:r w:rsidRPr="00FE4CDE">
        <w:rPr>
          <w:rFonts w:ascii="Times New Roman" w:hAnsi="Times New Roman"/>
          <w:color w:val="212121"/>
        </w:rPr>
        <w:t>the degree to which they are responsible (</w:t>
      </w:r>
      <w:proofErr w:type="spellStart"/>
      <w:r w:rsidRPr="00FE4CDE">
        <w:rPr>
          <w:rFonts w:ascii="Times New Roman" w:hAnsi="Times New Roman"/>
          <w:color w:val="212121"/>
        </w:rPr>
        <w:t>SoRelle</w:t>
      </w:r>
      <w:proofErr w:type="spellEnd"/>
      <w:r w:rsidRPr="00FE4CDE">
        <w:rPr>
          <w:rFonts w:ascii="Times New Roman" w:hAnsi="Times New Roman"/>
          <w:color w:val="212121"/>
        </w:rPr>
        <w:t xml:space="preserve"> and Laws 2024). Perceptions of the group’s </w:t>
      </w:r>
      <w:r w:rsidRPr="00FE4CDE">
        <w:rPr>
          <w:rFonts w:ascii="Times New Roman" w:hAnsi="Times New Roman"/>
          <w:i/>
          <w:iCs/>
          <w:color w:val="212121"/>
        </w:rPr>
        <w:t>attitude</w:t>
      </w:r>
      <w:r w:rsidRPr="00FE4CDE">
        <w:rPr>
          <w:rFonts w:ascii="Times New Roman" w:hAnsi="Times New Roman"/>
          <w:color w:val="212121"/>
        </w:rPr>
        <w:t xml:space="preserve"> refer to whether the beneficiary is grateful and likeable, and closely related perceptions of the group’s </w:t>
      </w:r>
      <w:r w:rsidRPr="00FE4CDE">
        <w:rPr>
          <w:rFonts w:ascii="Times New Roman" w:hAnsi="Times New Roman"/>
          <w:i/>
          <w:iCs/>
          <w:color w:val="212121"/>
        </w:rPr>
        <w:t>reciprocity</w:t>
      </w:r>
      <w:r w:rsidRPr="00FE4CDE">
        <w:rPr>
          <w:rFonts w:ascii="Times New Roman" w:hAnsi="Times New Roman"/>
          <w:color w:val="212121"/>
        </w:rPr>
        <w:t xml:space="preserve"> connote their history or apparent willingness to contribute to society. Last, the </w:t>
      </w:r>
      <w:r w:rsidRPr="00FE4CDE">
        <w:rPr>
          <w:rFonts w:ascii="Times New Roman" w:hAnsi="Times New Roman"/>
          <w:i/>
          <w:iCs/>
          <w:color w:val="212121"/>
        </w:rPr>
        <w:t>identity</w:t>
      </w:r>
      <w:r w:rsidRPr="00FE4CDE">
        <w:rPr>
          <w:rFonts w:ascii="Times New Roman" w:hAnsi="Times New Roman"/>
          <w:color w:val="212121"/>
        </w:rPr>
        <w:t xml:space="preserve"> characteristic holds that people will evaluate more generously the deservingness of people whose identity is aligned with their own</w:t>
      </w:r>
      <w:r w:rsidR="001C414C" w:rsidRPr="00FE4CDE">
        <w:rPr>
          <w:rFonts w:ascii="Times New Roman" w:hAnsi="Times New Roman"/>
          <w:color w:val="212121"/>
        </w:rPr>
        <w:t>, or to which they feel most proximate</w:t>
      </w:r>
      <w:r w:rsidRPr="00FE4CDE">
        <w:rPr>
          <w:rFonts w:ascii="Times New Roman" w:hAnsi="Times New Roman"/>
          <w:color w:val="212121"/>
        </w:rPr>
        <w:t xml:space="preserve"> (Oorschot 2000, 2006). </w:t>
      </w:r>
      <w:ins w:id="19" w:author="Candis Watts Smith" w:date="2025-03-06T12:44:00Z" w16du:dateUtc="2025-03-06T17:44:00Z">
        <w:r w:rsidR="00747203">
          <w:rPr>
            <w:rFonts w:ascii="Times New Roman" w:hAnsi="Times New Roman"/>
            <w:color w:val="212121"/>
          </w:rPr>
          <w:t xml:space="preserve">Detail belongs here, such as: </w:t>
        </w:r>
        <w:r w:rsidR="00747203" w:rsidRPr="00FE4CDE">
          <w:rPr>
            <w:rFonts w:ascii="Times New Roman" w:hAnsi="Times New Roman"/>
            <w:color w:val="212121"/>
          </w:rPr>
          <w:t xml:space="preserve">identity as “kinship relations, place of residence, and group identification” (Meuleman </w:t>
        </w:r>
        <w:proofErr w:type="gramStart"/>
        <w:r w:rsidR="00747203" w:rsidRPr="00FE4CDE">
          <w:rPr>
            <w:rFonts w:ascii="Times New Roman" w:hAnsi="Times New Roman"/>
            <w:color w:val="212121"/>
          </w:rPr>
          <w:t>2020)</w:t>
        </w:r>
      </w:ins>
      <w:ins w:id="20" w:author="Candis Watts Smith" w:date="2025-03-06T12:45:00Z" w16du:dateUtc="2025-03-06T17:45:00Z">
        <w:r w:rsidR="00747203">
          <w:rPr>
            <w:rFonts w:ascii="Times New Roman" w:hAnsi="Times New Roman"/>
            <w:color w:val="212121"/>
          </w:rPr>
          <w:t>…</w:t>
        </w:r>
      </w:ins>
      <w:proofErr w:type="gramEnd"/>
    </w:p>
    <w:p w14:paraId="51795CDE" w14:textId="77777777" w:rsidR="006A0CBC" w:rsidRPr="00FE4CDE" w:rsidRDefault="006A0CBC" w:rsidP="000E502C">
      <w:pPr>
        <w:rPr>
          <w:rFonts w:ascii="Times New Roman" w:hAnsi="Times New Roman"/>
          <w:color w:val="212121"/>
        </w:rPr>
      </w:pPr>
    </w:p>
    <w:p w14:paraId="74F0ECAA" w14:textId="122F3888" w:rsidR="00FE4CDE" w:rsidRDefault="001C414C" w:rsidP="000E502C">
      <w:pPr>
        <w:rPr>
          <w:rFonts w:ascii="Times New Roman" w:hAnsi="Times New Roman"/>
          <w:color w:val="212121"/>
        </w:rPr>
      </w:pPr>
      <w:r w:rsidRPr="00FE4CDE">
        <w:rPr>
          <w:rFonts w:ascii="Times New Roman" w:hAnsi="Times New Roman"/>
          <w:color w:val="212121"/>
        </w:rPr>
        <w:t xml:space="preserve">It is understood </w:t>
      </w:r>
      <w:r w:rsidR="00BF477C" w:rsidRPr="00FE4CDE">
        <w:rPr>
          <w:rFonts w:ascii="Times New Roman" w:hAnsi="Times New Roman"/>
          <w:color w:val="212121"/>
        </w:rPr>
        <w:t xml:space="preserve">and stressed by the second stream that </w:t>
      </w:r>
      <w:r w:rsidRPr="00FE4CDE">
        <w:rPr>
          <w:rFonts w:ascii="Times New Roman" w:hAnsi="Times New Roman"/>
          <w:color w:val="212121"/>
        </w:rPr>
        <w:t>these characteristics have varying degrees of salience in -- and thus should not be presumed to operate identically across -- different applications</w:t>
      </w:r>
      <w:r w:rsidR="00BF477C" w:rsidRPr="00FE4CDE">
        <w:rPr>
          <w:rFonts w:ascii="Times New Roman" w:hAnsi="Times New Roman"/>
          <w:color w:val="212121"/>
        </w:rPr>
        <w:t xml:space="preserve"> and contexts</w:t>
      </w:r>
      <w:r w:rsidRPr="00FE4CDE">
        <w:rPr>
          <w:rFonts w:ascii="Times New Roman" w:hAnsi="Times New Roman"/>
          <w:color w:val="212121"/>
        </w:rPr>
        <w:t>.</w:t>
      </w:r>
      <w:r w:rsidRPr="00FE4CDE">
        <w:rPr>
          <w:rFonts w:ascii="Times New Roman" w:hAnsi="Times New Roman"/>
          <w:color w:val="212121"/>
          <w:vertAlign w:val="superscript"/>
        </w:rPr>
        <w:footnoteReference w:id="1"/>
      </w:r>
      <w:r w:rsidRPr="00FE4CDE">
        <w:rPr>
          <w:rFonts w:ascii="Times New Roman" w:hAnsi="Times New Roman"/>
          <w:color w:val="212121"/>
        </w:rPr>
        <w:t xml:space="preserve"> </w:t>
      </w:r>
      <w:r w:rsidR="00FE4CDE">
        <w:rPr>
          <w:rFonts w:ascii="Times New Roman" w:hAnsi="Times New Roman"/>
          <w:color w:val="212121"/>
        </w:rPr>
        <w:t xml:space="preserve"> </w:t>
      </w:r>
    </w:p>
    <w:p w14:paraId="604E3B7A" w14:textId="77777777" w:rsidR="00BF477C" w:rsidRPr="00FE4CDE" w:rsidRDefault="00BF477C" w:rsidP="000E502C">
      <w:pPr>
        <w:rPr>
          <w:rFonts w:ascii="Times New Roman" w:hAnsi="Times New Roman"/>
          <w:color w:val="212121"/>
        </w:rPr>
      </w:pPr>
    </w:p>
    <w:p w14:paraId="2089D9C7" w14:textId="004B4DBB" w:rsidR="00EF73C0" w:rsidRPr="00FE4CDE" w:rsidRDefault="00FE4CDE" w:rsidP="000E502C">
      <w:pPr>
        <w:rPr>
          <w:rFonts w:ascii="Times New Roman" w:hAnsi="Times New Roman"/>
          <w:b/>
          <w:bCs/>
          <w:color w:val="212121"/>
        </w:rPr>
      </w:pPr>
      <w:r>
        <w:rPr>
          <w:rFonts w:ascii="Times New Roman" w:hAnsi="Times New Roman"/>
          <w:b/>
          <w:bCs/>
          <w:color w:val="212121"/>
        </w:rPr>
        <w:t xml:space="preserve">2b. </w:t>
      </w:r>
      <w:r w:rsidR="00373511" w:rsidRPr="00FE4CDE">
        <w:rPr>
          <w:rFonts w:ascii="Times New Roman" w:hAnsi="Times New Roman"/>
          <w:b/>
          <w:bCs/>
          <w:color w:val="212121"/>
        </w:rPr>
        <w:t>Social Construction</w:t>
      </w:r>
      <w:r>
        <w:rPr>
          <w:rFonts w:ascii="Times New Roman" w:hAnsi="Times New Roman"/>
          <w:b/>
          <w:bCs/>
          <w:color w:val="212121"/>
        </w:rPr>
        <w:t>s &amp; Deservingness</w:t>
      </w:r>
    </w:p>
    <w:p w14:paraId="3A2CDB91" w14:textId="77777777" w:rsidR="00373511" w:rsidRPr="00FE4CDE" w:rsidRDefault="00373511" w:rsidP="000E502C">
      <w:pPr>
        <w:rPr>
          <w:rFonts w:ascii="Times New Roman" w:hAnsi="Times New Roman"/>
          <w:color w:val="212121"/>
        </w:rPr>
      </w:pPr>
    </w:p>
    <w:p w14:paraId="77343718" w14:textId="6031DCD6" w:rsidR="000265DD" w:rsidRDefault="00A674E0" w:rsidP="00585F19">
      <w:pPr>
        <w:rPr>
          <w:rFonts w:ascii="Times New Roman" w:hAnsi="Times New Roman"/>
          <w:color w:val="212121"/>
        </w:rPr>
      </w:pPr>
      <w:r w:rsidRPr="00FE4CDE">
        <w:rPr>
          <w:rFonts w:ascii="Times New Roman" w:hAnsi="Times New Roman"/>
          <w:color w:val="212121"/>
        </w:rPr>
        <w:t>Social construction scholars</w:t>
      </w:r>
      <w:r w:rsidR="00FE4CDE">
        <w:rPr>
          <w:rFonts w:ascii="Times New Roman" w:hAnsi="Times New Roman"/>
          <w:color w:val="212121"/>
        </w:rPr>
        <w:t xml:space="preserve">hip takes up deservingness </w:t>
      </w:r>
      <w:r w:rsidR="00E85756">
        <w:rPr>
          <w:rFonts w:ascii="Times New Roman" w:hAnsi="Times New Roman"/>
          <w:color w:val="212121"/>
        </w:rPr>
        <w:t xml:space="preserve">in a framework that sees perceptions of deservingness as contingent less on individual mechanisms within a “perceiver” and objective realities of a target, but instead as the name suggests, on constructs about the target. </w:t>
      </w:r>
      <w:r w:rsidR="00E85756" w:rsidRPr="00E85756">
        <w:rPr>
          <w:rFonts w:ascii="Times New Roman" w:hAnsi="Times New Roman"/>
          <w:color w:val="212121"/>
          <w:highlight w:val="lightGray"/>
        </w:rPr>
        <w:t>Importantly, it locates perceptions of deservingness as not only drivers of individual policy opinion,</w:t>
      </w:r>
      <w:r w:rsidR="00E85756">
        <w:rPr>
          <w:rFonts w:ascii="Times New Roman" w:hAnsi="Times New Roman"/>
          <w:color w:val="212121"/>
        </w:rPr>
        <w:t xml:space="preserve"> but also of policy outcomes which in turn can reproduce social constructions.</w:t>
      </w:r>
    </w:p>
    <w:p w14:paraId="7A3F0F10" w14:textId="77777777" w:rsidR="00E85756" w:rsidRPr="00FE4CDE" w:rsidRDefault="00E85756" w:rsidP="00585F19">
      <w:pPr>
        <w:rPr>
          <w:rFonts w:ascii="Times New Roman" w:hAnsi="Times New Roman"/>
          <w:color w:val="212121"/>
        </w:rPr>
      </w:pPr>
    </w:p>
    <w:p w14:paraId="7C52DC84" w14:textId="77777777" w:rsidR="00747203" w:rsidRDefault="00585F19" w:rsidP="00585F19">
      <w:pPr>
        <w:rPr>
          <w:ins w:id="21" w:author="Candis Watts Smith" w:date="2025-03-06T12:46:00Z" w16du:dateUtc="2025-03-06T17:46:00Z"/>
          <w:rFonts w:ascii="Times New Roman" w:hAnsi="Times New Roman"/>
          <w:color w:val="212121"/>
        </w:rPr>
      </w:pPr>
      <w:r w:rsidRPr="00FE4CDE">
        <w:rPr>
          <w:rFonts w:ascii="Times New Roman" w:hAnsi="Times New Roman"/>
          <w:color w:val="212121"/>
        </w:rPr>
        <w:t>First, this stream stresses</w:t>
      </w:r>
      <w:r w:rsidR="00A674E0" w:rsidRPr="00FE4CDE">
        <w:rPr>
          <w:rFonts w:ascii="Times New Roman" w:hAnsi="Times New Roman"/>
          <w:color w:val="212121"/>
        </w:rPr>
        <w:t xml:space="preserve"> that public perceptions of groups’ deserving or </w:t>
      </w:r>
      <w:r w:rsidR="002A6A0E" w:rsidRPr="00FE4CDE">
        <w:rPr>
          <w:rFonts w:ascii="Times New Roman" w:hAnsi="Times New Roman"/>
          <w:color w:val="212121"/>
        </w:rPr>
        <w:t>un-deservingness</w:t>
      </w:r>
      <w:r w:rsidR="00A674E0" w:rsidRPr="00FE4CDE">
        <w:rPr>
          <w:rFonts w:ascii="Times New Roman" w:hAnsi="Times New Roman"/>
          <w:color w:val="212121"/>
        </w:rPr>
        <w:t xml:space="preserve"> </w:t>
      </w:r>
      <w:r w:rsidRPr="00FE4CDE">
        <w:rPr>
          <w:rFonts w:ascii="Times New Roman" w:hAnsi="Times New Roman"/>
          <w:color w:val="212121"/>
        </w:rPr>
        <w:t xml:space="preserve">are important because they </w:t>
      </w:r>
      <w:r w:rsidR="00A674E0" w:rsidRPr="00FE4CDE">
        <w:rPr>
          <w:rFonts w:ascii="Times New Roman" w:hAnsi="Times New Roman"/>
          <w:color w:val="212121"/>
        </w:rPr>
        <w:t xml:space="preserve">shape policy </w:t>
      </w:r>
      <w:proofErr w:type="gramStart"/>
      <w:r w:rsidR="00A674E0" w:rsidRPr="00FE4CDE">
        <w:rPr>
          <w:rFonts w:ascii="Times New Roman" w:hAnsi="Times New Roman"/>
          <w:color w:val="212121"/>
        </w:rPr>
        <w:t>outcomes, and</w:t>
      </w:r>
      <w:proofErr w:type="gramEnd"/>
      <w:r w:rsidR="00A674E0" w:rsidRPr="00FE4CDE">
        <w:rPr>
          <w:rFonts w:ascii="Times New Roman" w:hAnsi="Times New Roman"/>
          <w:color w:val="212121"/>
        </w:rPr>
        <w:t xml:space="preserve"> explain </w:t>
      </w:r>
      <w:r w:rsidRPr="00FE4CDE">
        <w:rPr>
          <w:rFonts w:ascii="Times New Roman" w:hAnsi="Times New Roman"/>
          <w:color w:val="212121"/>
        </w:rPr>
        <w:t>h</w:t>
      </w:r>
      <w:r w:rsidR="00A674E0" w:rsidRPr="00FE4CDE">
        <w:rPr>
          <w:rFonts w:ascii="Times New Roman" w:hAnsi="Times New Roman"/>
          <w:color w:val="212121"/>
        </w:rPr>
        <w:t xml:space="preserve">ow inequality is maintained and tolerated (Smith and Kreitzer, Schneider and Ingram). That is because, </w:t>
      </w:r>
      <w:r w:rsidR="00EF73C0" w:rsidRPr="00FE4CDE">
        <w:rPr>
          <w:rFonts w:ascii="Times New Roman" w:hAnsi="Times New Roman"/>
          <w:color w:val="212121"/>
        </w:rPr>
        <w:t>a</w:t>
      </w:r>
      <w:r w:rsidR="00A674E0" w:rsidRPr="00FE4CDE">
        <w:rPr>
          <w:rFonts w:ascii="Times New Roman" w:hAnsi="Times New Roman"/>
          <w:color w:val="212121"/>
        </w:rPr>
        <w:t xml:space="preserve">ccording to Schneider and Ingram’s (1993) foundational typology, policymakers are incentivized by electoral politics to produce policy that helps groups </w:t>
      </w:r>
      <w:r w:rsidR="00EF73C0" w:rsidRPr="00FE4CDE">
        <w:rPr>
          <w:rFonts w:ascii="Times New Roman" w:hAnsi="Times New Roman"/>
          <w:color w:val="212121"/>
        </w:rPr>
        <w:t xml:space="preserve">who the public sees as deserving, and to not help or to punish groups who are seen as undeserving. </w:t>
      </w:r>
    </w:p>
    <w:p w14:paraId="7C927636" w14:textId="77777777" w:rsidR="00747203" w:rsidRDefault="00747203" w:rsidP="00585F19">
      <w:pPr>
        <w:rPr>
          <w:ins w:id="22" w:author="Candis Watts Smith" w:date="2025-03-06T12:46:00Z" w16du:dateUtc="2025-03-06T17:46:00Z"/>
          <w:rFonts w:ascii="Times New Roman" w:hAnsi="Times New Roman"/>
          <w:color w:val="212121"/>
        </w:rPr>
      </w:pPr>
    </w:p>
    <w:p w14:paraId="15896ED7" w14:textId="1BE35DCE" w:rsidR="00585F19" w:rsidRPr="00FE4CDE" w:rsidRDefault="00EF73C0" w:rsidP="00585F19">
      <w:pPr>
        <w:rPr>
          <w:rFonts w:ascii="Times New Roman" w:hAnsi="Times New Roman"/>
          <w:color w:val="212121"/>
        </w:rPr>
      </w:pPr>
      <w:r w:rsidRPr="00FE4CDE">
        <w:rPr>
          <w:rFonts w:ascii="Times New Roman" w:hAnsi="Times New Roman"/>
          <w:color w:val="212121"/>
        </w:rPr>
        <w:t xml:space="preserve">In their typology, perceptions of deservingness interact with a second axis, which is those groups’ ability to access, reward, and/or retaliate against policymakers – their power. </w:t>
      </w:r>
      <w:r w:rsidR="00585F19" w:rsidRPr="00FE4CDE">
        <w:rPr>
          <w:rFonts w:ascii="Times New Roman" w:hAnsi="Times New Roman"/>
          <w:color w:val="212121"/>
        </w:rPr>
        <w:t xml:space="preserve">These interacting axes produce four </w:t>
      </w:r>
      <w:r w:rsidR="00585F19" w:rsidRPr="00FE4CDE">
        <w:rPr>
          <w:rFonts w:ascii="Times New Roman" w:hAnsi="Times New Roman"/>
          <w:color w:val="212121"/>
        </w:rPr>
        <w:lastRenderedPageBreak/>
        <w:t xml:space="preserve">categories of groups in society, to whom policy makers respond with distinct policy. Policymakers are incentivized to help groups who are “advantaged” – both powerful and perceived as deserving -- and “contender” groups, or those who are powerful but constructed as undeserving.  In contrast, policymakers offer burdensome policy to “dependents” – those who are seen as deserving but who are not politically powerful, and punish “deviants,” who are seen as neither deserving nor powerful.  Political representatives’ policy design is also driven by “anticipatory” feedback: policymakers respond to both their perception of groups’ political power and social constructions in terms of electoral consequences – for example, by providing “hidden” benefits to contenders, who are constructed as undeserving but powerful, policymakers can avoid political blowback for helping an “undeserving” group while strengthen their own political position. (Schneider and Ingram 2019, Ellis and Faricy 2020). </w:t>
      </w:r>
    </w:p>
    <w:p w14:paraId="7156F86C" w14:textId="546DE819" w:rsidR="00EF73C0" w:rsidRPr="00FE4CDE" w:rsidRDefault="00EF73C0" w:rsidP="000E502C">
      <w:pPr>
        <w:rPr>
          <w:rFonts w:ascii="Times New Roman" w:hAnsi="Times New Roman"/>
          <w:color w:val="212121"/>
        </w:rPr>
      </w:pPr>
    </w:p>
    <w:p w14:paraId="24927324" w14:textId="46182785" w:rsidR="007C07EF" w:rsidRPr="00FE4CDE" w:rsidRDefault="00A016E9" w:rsidP="00A016E9">
      <w:pPr>
        <w:rPr>
          <w:rFonts w:ascii="Times New Roman" w:hAnsi="Times New Roman"/>
          <w:color w:val="212121"/>
        </w:rPr>
      </w:pPr>
      <w:commentRangeStart w:id="23"/>
      <w:r w:rsidRPr="00FE4CDE">
        <w:rPr>
          <w:rFonts w:ascii="Times New Roman" w:hAnsi="Times New Roman"/>
          <w:color w:val="212121"/>
        </w:rPr>
        <w:t xml:space="preserve">In responding to </w:t>
      </w:r>
      <w:commentRangeEnd w:id="23"/>
      <w:r w:rsidR="00747203">
        <w:rPr>
          <w:rStyle w:val="CommentReference"/>
        </w:rPr>
        <w:commentReference w:id="23"/>
      </w:r>
      <w:r w:rsidRPr="00FE4CDE">
        <w:rPr>
          <w:rFonts w:ascii="Times New Roman" w:hAnsi="Times New Roman"/>
          <w:color w:val="212121"/>
        </w:rPr>
        <w:t>social constructions, policies also reinforce them.  These group social constructions, which are “value-laden components, including stereotypes, dominant ideologies, and assumptions” about groups operate in dialectic with existing policy.  “[P]</w:t>
      </w:r>
      <w:proofErr w:type="spellStart"/>
      <w:r w:rsidRPr="00FE4CDE">
        <w:rPr>
          <w:rFonts w:ascii="Times New Roman" w:hAnsi="Times New Roman"/>
          <w:color w:val="212121"/>
        </w:rPr>
        <w:t>olicy</w:t>
      </w:r>
      <w:proofErr w:type="spellEnd"/>
      <w:r w:rsidRPr="00FE4CDE">
        <w:rPr>
          <w:rFonts w:ascii="Times New Roman" w:hAnsi="Times New Roman"/>
          <w:color w:val="212121"/>
        </w:rPr>
        <w:t xml:space="preserve"> telegraphs to the public about how target groups should be treated” (Smith and Kreitzer, 2024). </w:t>
      </w:r>
      <w:proofErr w:type="gramStart"/>
      <w:r w:rsidRPr="00FE4CDE">
        <w:rPr>
          <w:rFonts w:ascii="Times New Roman" w:hAnsi="Times New Roman"/>
          <w:color w:val="212121"/>
        </w:rPr>
        <w:t>As</w:t>
      </w:r>
      <w:ins w:id="24" w:author="Candis Watts Smith" w:date="2025-03-06T12:49:00Z" w16du:dateUtc="2025-03-06T17:49:00Z">
        <w:r w:rsidR="00747203">
          <w:rPr>
            <w:rFonts w:ascii="Times New Roman" w:hAnsi="Times New Roman"/>
            <w:color w:val="212121"/>
          </w:rPr>
          <w:t xml:space="preserve"> a</w:t>
        </w:r>
      </w:ins>
      <w:r w:rsidRPr="00FE4CDE">
        <w:rPr>
          <w:rFonts w:ascii="Times New Roman" w:hAnsi="Times New Roman"/>
          <w:color w:val="212121"/>
        </w:rPr>
        <w:t xml:space="preserve"> consequence</w:t>
      </w:r>
      <w:proofErr w:type="gramEnd"/>
      <w:r w:rsidRPr="00FE4CDE">
        <w:rPr>
          <w:rFonts w:ascii="Times New Roman" w:hAnsi="Times New Roman"/>
          <w:color w:val="212121"/>
        </w:rPr>
        <w:t>, social constructions are contingent</w:t>
      </w:r>
      <w:r w:rsidR="007C07EF" w:rsidRPr="00FE4CDE">
        <w:rPr>
          <w:rFonts w:ascii="Times New Roman" w:hAnsi="Times New Roman"/>
          <w:color w:val="212121"/>
        </w:rPr>
        <w:t xml:space="preserve"> on contexts external to the target or perceiver</w:t>
      </w:r>
      <w:r w:rsidRPr="00FE4CDE">
        <w:rPr>
          <w:rFonts w:ascii="Times New Roman" w:hAnsi="Times New Roman"/>
          <w:color w:val="212121"/>
        </w:rPr>
        <w:t xml:space="preserve"> – for example, on local, state, and political and cultural contexts and also the ideology and identity held by the ‘perceiver’ (Smith and Kreitzer 2018). </w:t>
      </w:r>
    </w:p>
    <w:p w14:paraId="439B1716" w14:textId="77777777" w:rsidR="007C07EF" w:rsidRPr="00FE4CDE" w:rsidRDefault="007C07EF" w:rsidP="00A016E9">
      <w:pPr>
        <w:rPr>
          <w:rFonts w:ascii="Times New Roman" w:hAnsi="Times New Roman"/>
          <w:color w:val="212121"/>
        </w:rPr>
      </w:pPr>
    </w:p>
    <w:p w14:paraId="4387DAA3" w14:textId="3C7F28AB" w:rsidR="00A016E9" w:rsidRPr="00FE4CDE" w:rsidRDefault="007C07EF" w:rsidP="00A016E9">
      <w:pPr>
        <w:rPr>
          <w:rFonts w:ascii="Times New Roman" w:hAnsi="Times New Roman"/>
          <w:color w:val="212121"/>
        </w:rPr>
      </w:pPr>
      <w:commentRangeStart w:id="25"/>
      <w:r w:rsidRPr="00FE4CDE">
        <w:rPr>
          <w:rFonts w:ascii="Times New Roman" w:hAnsi="Times New Roman"/>
          <w:color w:val="212121"/>
        </w:rPr>
        <w:t>One way this literature notes</w:t>
      </w:r>
      <w:commentRangeStart w:id="26"/>
      <w:r w:rsidRPr="00FE4CDE">
        <w:rPr>
          <w:rFonts w:ascii="Times New Roman" w:hAnsi="Times New Roman"/>
          <w:color w:val="212121"/>
        </w:rPr>
        <w:t xml:space="preserve"> identity’s </w:t>
      </w:r>
      <w:commentRangeEnd w:id="26"/>
      <w:r w:rsidR="005D27CD">
        <w:rPr>
          <w:rStyle w:val="CommentReference"/>
        </w:rPr>
        <w:commentReference w:id="26"/>
      </w:r>
      <w:r w:rsidRPr="00FE4CDE">
        <w:rPr>
          <w:rFonts w:ascii="Times New Roman" w:hAnsi="Times New Roman"/>
          <w:color w:val="212121"/>
        </w:rPr>
        <w:t xml:space="preserve">contingency is in </w:t>
      </w:r>
      <w:r w:rsidR="00A016E9" w:rsidRPr="00FE4CDE">
        <w:rPr>
          <w:rFonts w:ascii="Times New Roman" w:hAnsi="Times New Roman"/>
          <w:color w:val="212121"/>
        </w:rPr>
        <w:t xml:space="preserve">recent work </w:t>
      </w:r>
      <w:r w:rsidRPr="00FE4CDE">
        <w:rPr>
          <w:rFonts w:ascii="Times New Roman" w:hAnsi="Times New Roman"/>
          <w:color w:val="212121"/>
        </w:rPr>
        <w:t xml:space="preserve">that </w:t>
      </w:r>
      <w:r w:rsidR="00A016E9" w:rsidRPr="00FE4CDE">
        <w:rPr>
          <w:rFonts w:ascii="Times New Roman" w:hAnsi="Times New Roman"/>
          <w:color w:val="212121"/>
        </w:rPr>
        <w:t xml:space="preserve">demonstrates </w:t>
      </w:r>
      <w:r w:rsidRPr="00FE4CDE">
        <w:rPr>
          <w:rFonts w:ascii="Times New Roman" w:hAnsi="Times New Roman"/>
          <w:color w:val="212121"/>
        </w:rPr>
        <w:t xml:space="preserve">that </w:t>
      </w:r>
      <w:r w:rsidR="00A016E9" w:rsidRPr="00FE4CDE">
        <w:rPr>
          <w:rFonts w:ascii="Times New Roman" w:hAnsi="Times New Roman"/>
          <w:color w:val="212121"/>
        </w:rPr>
        <w:t xml:space="preserve">policymakers strategically differentiate </w:t>
      </w:r>
      <w:r w:rsidR="00A016E9" w:rsidRPr="00FE4CDE">
        <w:rPr>
          <w:rFonts w:ascii="Times New Roman" w:hAnsi="Times New Roman"/>
          <w:i/>
          <w:iCs/>
          <w:color w:val="212121"/>
        </w:rPr>
        <w:t xml:space="preserve">within </w:t>
      </w:r>
      <w:r w:rsidR="00A016E9" w:rsidRPr="00FE4CDE">
        <w:rPr>
          <w:rFonts w:ascii="Times New Roman" w:hAnsi="Times New Roman"/>
          <w:color w:val="212121"/>
        </w:rPr>
        <w:t xml:space="preserve">target populations, recognizing political expediency in providing benefits to some subsets and not to others. For example, Smith and Kreitzer (2018) show that </w:t>
      </w:r>
      <w:proofErr w:type="spellStart"/>
      <w:r w:rsidR="00A016E9" w:rsidRPr="00FE4CDE">
        <w:rPr>
          <w:rFonts w:ascii="Times New Roman" w:hAnsi="Times New Roman"/>
          <w:color w:val="212121"/>
        </w:rPr>
        <w:t>DREAMers</w:t>
      </w:r>
      <w:proofErr w:type="spellEnd"/>
      <w:r w:rsidR="00A016E9" w:rsidRPr="00FE4CDE">
        <w:rPr>
          <w:rFonts w:ascii="Times New Roman" w:hAnsi="Times New Roman"/>
          <w:color w:val="212121"/>
        </w:rPr>
        <w:t xml:space="preserve"> are constructed as more deserving than their parents, mirroring the DREAM Act’s protections of immigrant children, but not their parents. Criminal legal reform’s prioritization of drug offenses over violent crime, for instance, similar</w:t>
      </w:r>
      <w:r w:rsidRPr="00FE4CDE">
        <w:rPr>
          <w:rFonts w:ascii="Times New Roman" w:hAnsi="Times New Roman"/>
          <w:color w:val="212121"/>
        </w:rPr>
        <w:t xml:space="preserve">ly reflects perceptions of deservingness to be particularistic on the identity within a broader group. </w:t>
      </w:r>
    </w:p>
    <w:p w14:paraId="01BDC106" w14:textId="77777777" w:rsidR="007C07EF" w:rsidRPr="00FE4CDE" w:rsidRDefault="007C07EF" w:rsidP="00A016E9">
      <w:pPr>
        <w:rPr>
          <w:rFonts w:ascii="Times New Roman" w:hAnsi="Times New Roman"/>
          <w:color w:val="212121"/>
        </w:rPr>
      </w:pPr>
    </w:p>
    <w:p w14:paraId="6B523F57" w14:textId="4C590B95" w:rsidR="00820FB6" w:rsidRPr="00FE4CDE" w:rsidRDefault="00820FB6" w:rsidP="00820FB6">
      <w:pPr>
        <w:rPr>
          <w:rFonts w:ascii="Times New Roman" w:hAnsi="Times New Roman"/>
          <w:i/>
          <w:iCs/>
          <w:color w:val="212121"/>
        </w:rPr>
      </w:pPr>
      <w:r w:rsidRPr="00FE4CDE">
        <w:rPr>
          <w:rFonts w:ascii="Times New Roman" w:hAnsi="Times New Roman"/>
          <w:color w:val="212121"/>
        </w:rPr>
        <w:t xml:space="preserve">Public support for policies and perceptions of what groups and individuals deserve changes depending on what information about a group or individual is available (Feather 1999, 2009). No individual is constituted by a single identity, and groups are internally heterogenous. Just as well, there is variation in deservingness assessments of “groups within groups,” or subsets of groups. For instance, private school teachers, public high school teachers, and special education teachers may be assessed differently. Still more, policy discourse often frames subgroups differently. </w:t>
      </w:r>
    </w:p>
    <w:p w14:paraId="2C839A9B" w14:textId="4D54DC9F" w:rsidR="00820FB6" w:rsidRPr="00FE4CDE" w:rsidRDefault="00820FB6" w:rsidP="00820FB6">
      <w:pPr>
        <w:rPr>
          <w:rFonts w:ascii="Times New Roman" w:hAnsi="Times New Roman"/>
          <w:color w:val="212121"/>
        </w:rPr>
      </w:pPr>
      <w:r w:rsidRPr="00FE4CDE">
        <w:rPr>
          <w:rFonts w:ascii="Times New Roman" w:hAnsi="Times New Roman"/>
          <w:color w:val="212121"/>
        </w:rPr>
        <w:t>Scholars find this is particularly true in the context of policies affecting marginalized groups; policymakers strategically differentiate between subgroups with the effect of enhancing social constructions of some subsets, while further stigmatizing others (Schneider and Ingram 1990, 515).</w:t>
      </w:r>
      <w:commentRangeEnd w:id="25"/>
      <w:r w:rsidRPr="00FE4CDE">
        <w:rPr>
          <w:rStyle w:val="CommentReference"/>
          <w:rFonts w:ascii="Times New Roman" w:hAnsi="Times New Roman"/>
        </w:rPr>
        <w:commentReference w:id="25"/>
      </w:r>
    </w:p>
    <w:p w14:paraId="537C595D" w14:textId="77777777" w:rsidR="00820FB6" w:rsidRDefault="00820FB6" w:rsidP="00A016E9">
      <w:pPr>
        <w:rPr>
          <w:rFonts w:ascii="Times New Roman" w:hAnsi="Times New Roman"/>
          <w:color w:val="212121"/>
        </w:rPr>
      </w:pPr>
    </w:p>
    <w:p w14:paraId="58F51EAD" w14:textId="21551986" w:rsidR="0051576E" w:rsidRDefault="0051576E" w:rsidP="00A016E9">
      <w:pPr>
        <w:rPr>
          <w:rFonts w:ascii="Times New Roman" w:hAnsi="Times New Roman"/>
          <w:b/>
          <w:bCs/>
          <w:color w:val="212121"/>
        </w:rPr>
      </w:pPr>
      <w:r>
        <w:rPr>
          <w:rFonts w:ascii="Times New Roman" w:hAnsi="Times New Roman"/>
          <w:b/>
          <w:bCs/>
          <w:color w:val="212121"/>
        </w:rPr>
        <w:t>2c. Policy Feedback</w:t>
      </w:r>
    </w:p>
    <w:p w14:paraId="79CE9AC0" w14:textId="77777777" w:rsidR="0051576E" w:rsidRPr="0051576E" w:rsidRDefault="0051576E" w:rsidP="00A016E9">
      <w:pPr>
        <w:rPr>
          <w:rFonts w:ascii="Times New Roman" w:hAnsi="Times New Roman"/>
          <w:color w:val="212121"/>
        </w:rPr>
      </w:pPr>
    </w:p>
    <w:p w14:paraId="79EF1D8F" w14:textId="77777777" w:rsidR="0051576E" w:rsidRDefault="0051576E" w:rsidP="00A016E9">
      <w:pPr>
        <w:rPr>
          <w:rFonts w:ascii="Times New Roman" w:hAnsi="Times New Roman"/>
          <w:color w:val="212121"/>
        </w:rPr>
      </w:pPr>
    </w:p>
    <w:p w14:paraId="01CAB0F1" w14:textId="77777777" w:rsidR="0051576E" w:rsidRPr="00FE4CDE" w:rsidRDefault="0051576E" w:rsidP="00A016E9">
      <w:pPr>
        <w:rPr>
          <w:rFonts w:ascii="Times New Roman" w:hAnsi="Times New Roman"/>
          <w:color w:val="212121"/>
        </w:rPr>
      </w:pPr>
    </w:p>
    <w:p w14:paraId="052621E3" w14:textId="2CD0B216" w:rsidR="005D27CD" w:rsidRDefault="00820FB6" w:rsidP="00EA1FA3">
      <w:pPr>
        <w:rPr>
          <w:ins w:id="27" w:author="Candis Watts Smith" w:date="2025-03-06T12:56:00Z" w16du:dateUtc="2025-03-06T17:56:00Z"/>
          <w:rFonts w:ascii="Times New Roman" w:hAnsi="Times New Roman"/>
          <w:color w:val="212121"/>
        </w:rPr>
      </w:pPr>
      <w:commentRangeStart w:id="28"/>
      <w:r w:rsidRPr="00FE4CDE">
        <w:rPr>
          <w:rFonts w:ascii="Times New Roman" w:hAnsi="Times New Roman"/>
          <w:color w:val="212121"/>
        </w:rPr>
        <w:t xml:space="preserve">Do mass publics’ own experiences with policy inform how they view target groups? </w:t>
      </w:r>
      <w:commentRangeEnd w:id="28"/>
      <w:r w:rsidR="005D27CD">
        <w:rPr>
          <w:rStyle w:val="CommentReference"/>
        </w:rPr>
        <w:commentReference w:id="28"/>
      </w:r>
      <w:r w:rsidRPr="00FE4CDE">
        <w:rPr>
          <w:rFonts w:ascii="Times New Roman" w:hAnsi="Times New Roman"/>
          <w:color w:val="212121"/>
        </w:rPr>
        <w:t xml:space="preserve">This stream of literature begins to answer that question first with findings that identity of the perceiver shape perceptions (Smith and Kreitzer). </w:t>
      </w:r>
      <w:ins w:id="29" w:author="Candis Watts Smith" w:date="2025-03-06T12:56:00Z" w16du:dateUtc="2025-03-06T17:56:00Z">
        <w:r w:rsidR="005D27CD">
          <w:rPr>
            <w:rFonts w:ascii="Times New Roman" w:hAnsi="Times New Roman"/>
            <w:color w:val="212121"/>
          </w:rPr>
          <w:t>You start with experience, then move to identity. Also, what are the findings?</w:t>
        </w:r>
      </w:ins>
    </w:p>
    <w:p w14:paraId="5A72E985" w14:textId="77777777" w:rsidR="005D27CD" w:rsidRDefault="005D27CD" w:rsidP="00EA1FA3">
      <w:pPr>
        <w:rPr>
          <w:ins w:id="30" w:author="Candis Watts Smith" w:date="2025-03-06T12:56:00Z" w16du:dateUtc="2025-03-06T17:56:00Z"/>
          <w:rFonts w:ascii="Times New Roman" w:hAnsi="Times New Roman"/>
          <w:color w:val="212121"/>
        </w:rPr>
      </w:pPr>
    </w:p>
    <w:p w14:paraId="5BA9BEFD" w14:textId="403C2328" w:rsidR="00EA1FA3" w:rsidRPr="00FE4CDE" w:rsidRDefault="00EA1FA3" w:rsidP="00EA1FA3">
      <w:pPr>
        <w:rPr>
          <w:rFonts w:ascii="Times New Roman" w:hAnsi="Times New Roman"/>
          <w:color w:val="212121"/>
        </w:rPr>
      </w:pPr>
      <w:r w:rsidRPr="00FE4CDE">
        <w:rPr>
          <w:rFonts w:ascii="Times New Roman" w:hAnsi="Times New Roman"/>
          <w:color w:val="212121"/>
        </w:rPr>
        <w:t xml:space="preserve">Further, Matos (2019) finds that perceptions of what subsets of immigrants deserve is conditioned on frames and characteristics particular to both the subset and the evaluating group. She finds that particularly among Democrats, this differentiation between </w:t>
      </w:r>
      <w:proofErr w:type="spellStart"/>
      <w:r w:rsidRPr="00FE4CDE">
        <w:rPr>
          <w:rFonts w:ascii="Times New Roman" w:hAnsi="Times New Roman"/>
          <w:color w:val="212121"/>
        </w:rPr>
        <w:t>DREAMers</w:t>
      </w:r>
      <w:proofErr w:type="spellEnd"/>
      <w:r w:rsidRPr="00FE4CDE">
        <w:rPr>
          <w:rFonts w:ascii="Times New Roman" w:hAnsi="Times New Roman"/>
          <w:color w:val="212121"/>
        </w:rPr>
        <w:t xml:space="preserve"> and their parents is explained by higher levels of racial resentment and an egalitarianism that negates the role of racial, structural inequalities in the American opportunity landscape. Conservatives, in contrast, are more supportive of protections for </w:t>
      </w:r>
      <w:proofErr w:type="spellStart"/>
      <w:r w:rsidRPr="00FE4CDE">
        <w:rPr>
          <w:rFonts w:ascii="Times New Roman" w:hAnsi="Times New Roman"/>
          <w:color w:val="212121"/>
        </w:rPr>
        <w:t>DREAMer’s</w:t>
      </w:r>
      <w:proofErr w:type="spellEnd"/>
      <w:r w:rsidRPr="00FE4CDE">
        <w:rPr>
          <w:rFonts w:ascii="Times New Roman" w:hAnsi="Times New Roman"/>
          <w:color w:val="212121"/>
        </w:rPr>
        <w:t xml:space="preserve"> when the military service of that subgroup is highlighted.</w:t>
      </w:r>
      <w:ins w:id="31" w:author="Candis Watts Smith" w:date="2025-03-06T12:57:00Z" w16du:dateUtc="2025-03-06T17:57:00Z">
        <w:r w:rsidR="005D27CD">
          <w:rPr>
            <w:rFonts w:ascii="Times New Roman" w:hAnsi="Times New Roman"/>
            <w:color w:val="212121"/>
          </w:rPr>
          <w:t xml:space="preserve"> Not sure why this is here…</w:t>
        </w:r>
      </w:ins>
    </w:p>
    <w:p w14:paraId="65A29B18" w14:textId="1A10C7BB" w:rsidR="007C07EF" w:rsidRPr="00FE4CDE" w:rsidRDefault="007C07EF" w:rsidP="00A016E9">
      <w:pPr>
        <w:rPr>
          <w:rFonts w:ascii="Times New Roman" w:hAnsi="Times New Roman"/>
          <w:color w:val="212121"/>
        </w:rPr>
      </w:pPr>
    </w:p>
    <w:p w14:paraId="6E01E9F7" w14:textId="522C94B7" w:rsidR="0051576E" w:rsidRDefault="005D59B5" w:rsidP="00A016E9">
      <w:pPr>
        <w:rPr>
          <w:rFonts w:ascii="Times New Roman" w:hAnsi="Times New Roman"/>
          <w:color w:val="212121"/>
        </w:rPr>
      </w:pPr>
      <w:r w:rsidRPr="00FE4CDE">
        <w:rPr>
          <w:rFonts w:ascii="Times New Roman" w:hAnsi="Times New Roman"/>
          <w:color w:val="212121"/>
        </w:rPr>
        <w:t xml:space="preserve">Both Sorelle and Laws (2023) </w:t>
      </w:r>
      <w:r w:rsidR="00BB657C" w:rsidRPr="00FE4CDE">
        <w:rPr>
          <w:rFonts w:ascii="Times New Roman" w:hAnsi="Times New Roman"/>
          <w:color w:val="212121"/>
        </w:rPr>
        <w:t>Maltby and Kreizer (2022) take up this question of policy experience directly</w:t>
      </w:r>
      <w:r w:rsidRPr="00FE4CDE">
        <w:rPr>
          <w:rFonts w:ascii="Times New Roman" w:hAnsi="Times New Roman"/>
          <w:color w:val="212121"/>
        </w:rPr>
        <w:t xml:space="preserve">. In a study of deservingness and support for student debt relief, the prior </w:t>
      </w:r>
      <w:proofErr w:type="gramStart"/>
      <w:r w:rsidRPr="00FE4CDE">
        <w:rPr>
          <w:rFonts w:ascii="Times New Roman" w:hAnsi="Times New Roman"/>
          <w:color w:val="212121"/>
        </w:rPr>
        <w:t>find</w:t>
      </w:r>
      <w:proofErr w:type="gramEnd"/>
      <w:r w:rsidRPr="00FE4CDE">
        <w:rPr>
          <w:rFonts w:ascii="Times New Roman" w:hAnsi="Times New Roman"/>
          <w:color w:val="212121"/>
        </w:rPr>
        <w:t xml:space="preserve"> that “having had student debt increases both support for government relief and perceptions of borrower deservingness for debt forgiveness (379). </w:t>
      </w:r>
      <w:ins w:id="32" w:author="Candis Watts Smith" w:date="2025-03-06T12:57:00Z" w16du:dateUtc="2025-03-06T17:57:00Z">
        <w:r w:rsidR="005D27CD">
          <w:rPr>
            <w:rFonts w:ascii="Times New Roman" w:hAnsi="Times New Roman"/>
            <w:color w:val="212121"/>
          </w:rPr>
          <w:t>Ok.</w:t>
        </w:r>
      </w:ins>
    </w:p>
    <w:p w14:paraId="06C03CAE" w14:textId="77777777" w:rsidR="0051576E" w:rsidRDefault="0051576E" w:rsidP="00A016E9">
      <w:pPr>
        <w:rPr>
          <w:rFonts w:ascii="Times New Roman" w:hAnsi="Times New Roman"/>
          <w:color w:val="212121"/>
        </w:rPr>
      </w:pPr>
    </w:p>
    <w:p w14:paraId="5155EB5D" w14:textId="62799122" w:rsidR="0051576E" w:rsidRDefault="005D59B5" w:rsidP="00A016E9">
      <w:pPr>
        <w:rPr>
          <w:rFonts w:ascii="Times New Roman" w:hAnsi="Times New Roman"/>
          <w:color w:val="212121"/>
        </w:rPr>
      </w:pPr>
      <w:r w:rsidRPr="00FE4CDE">
        <w:rPr>
          <w:rFonts w:ascii="Times New Roman" w:hAnsi="Times New Roman"/>
          <w:color w:val="212121"/>
        </w:rPr>
        <w:t>The latter examine personal policy experience and perceptions of target deservingness both in the context of welfare, and the criminal legal domain</w:t>
      </w:r>
      <w:r w:rsidR="000113FB" w:rsidRPr="00FE4CDE">
        <w:rPr>
          <w:rFonts w:ascii="Times New Roman" w:hAnsi="Times New Roman"/>
          <w:color w:val="212121"/>
        </w:rPr>
        <w:t xml:space="preserve"> (Maltby and Krei</w:t>
      </w:r>
      <w:r w:rsidR="00247418" w:rsidRPr="00FE4CDE">
        <w:rPr>
          <w:rFonts w:ascii="Times New Roman" w:hAnsi="Times New Roman"/>
          <w:color w:val="212121"/>
        </w:rPr>
        <w:t>t</w:t>
      </w:r>
      <w:r w:rsidR="000113FB" w:rsidRPr="00FE4CDE">
        <w:rPr>
          <w:rFonts w:ascii="Times New Roman" w:hAnsi="Times New Roman"/>
          <w:color w:val="212121"/>
        </w:rPr>
        <w:t>zer 2022)</w:t>
      </w:r>
      <w:r w:rsidRPr="00FE4CDE">
        <w:rPr>
          <w:rFonts w:ascii="Times New Roman" w:hAnsi="Times New Roman"/>
          <w:color w:val="212121"/>
        </w:rPr>
        <w:t xml:space="preserve">. </w:t>
      </w:r>
      <w:r w:rsidR="003732B1" w:rsidRPr="00FE4CDE">
        <w:rPr>
          <w:rFonts w:ascii="Times New Roman" w:hAnsi="Times New Roman"/>
          <w:color w:val="212121"/>
        </w:rPr>
        <w:t xml:space="preserve"> </w:t>
      </w:r>
      <w:r w:rsidR="00247418" w:rsidRPr="00FE4CDE">
        <w:rPr>
          <w:rFonts w:ascii="Times New Roman" w:hAnsi="Times New Roman"/>
          <w:color w:val="212121"/>
        </w:rPr>
        <w:t xml:space="preserve">They theorize </w:t>
      </w:r>
      <w:r w:rsidR="003732B1" w:rsidRPr="00FE4CDE">
        <w:rPr>
          <w:rFonts w:ascii="Times New Roman" w:hAnsi="Times New Roman"/>
          <w:color w:val="212121"/>
        </w:rPr>
        <w:t xml:space="preserve">that </w:t>
      </w:r>
      <w:r w:rsidR="00247418" w:rsidRPr="00FE4CDE">
        <w:rPr>
          <w:rFonts w:ascii="Times New Roman" w:hAnsi="Times New Roman"/>
          <w:color w:val="212121"/>
        </w:rPr>
        <w:t xml:space="preserve">personal and proximal </w:t>
      </w:r>
      <w:r w:rsidR="003732B1" w:rsidRPr="00FE4CDE">
        <w:rPr>
          <w:rFonts w:ascii="Times New Roman" w:hAnsi="Times New Roman"/>
          <w:color w:val="212121"/>
        </w:rPr>
        <w:t>personal experience with a policy sho</w:t>
      </w:r>
      <w:r w:rsidR="00247418" w:rsidRPr="00FE4CDE">
        <w:rPr>
          <w:rFonts w:ascii="Times New Roman" w:hAnsi="Times New Roman"/>
          <w:color w:val="212121"/>
        </w:rPr>
        <w:t xml:space="preserve">uld prompt individuals to view that policy’s target as more </w:t>
      </w:r>
      <w:proofErr w:type="gramStart"/>
      <w:r w:rsidR="00247418" w:rsidRPr="00FE4CDE">
        <w:rPr>
          <w:rFonts w:ascii="Times New Roman" w:hAnsi="Times New Roman"/>
          <w:color w:val="212121"/>
        </w:rPr>
        <w:t>deserving</w:t>
      </w:r>
      <w:r w:rsidR="0051576E">
        <w:rPr>
          <w:rFonts w:ascii="Times New Roman" w:hAnsi="Times New Roman"/>
          <w:color w:val="212121"/>
        </w:rPr>
        <w:t>, and</w:t>
      </w:r>
      <w:proofErr w:type="gramEnd"/>
      <w:r w:rsidR="0051576E">
        <w:rPr>
          <w:rFonts w:ascii="Times New Roman" w:hAnsi="Times New Roman"/>
          <w:color w:val="212121"/>
        </w:rPr>
        <w:t xml:space="preserve"> find mixed results. </w:t>
      </w:r>
      <w:r w:rsidR="00A07C81">
        <w:rPr>
          <w:rFonts w:ascii="Times New Roman" w:hAnsi="Times New Roman"/>
          <w:color w:val="212121"/>
        </w:rPr>
        <w:t>Individuals who have been on various forms of welfare, they find, view welfare recipients as more deserving than do respondents who have not been on welfare. Importantly, however, they find that the prior differentiate --</w:t>
      </w:r>
      <w:r w:rsidR="00247418" w:rsidRPr="00FE4CDE">
        <w:rPr>
          <w:rFonts w:ascii="Times New Roman" w:hAnsi="Times New Roman"/>
          <w:color w:val="212121"/>
        </w:rPr>
        <w:t xml:space="preserve"> </w:t>
      </w:r>
      <w:r w:rsidR="00A07C81" w:rsidRPr="00FE4CDE">
        <w:rPr>
          <w:rFonts w:ascii="Times New Roman" w:hAnsi="Times New Roman"/>
          <w:color w:val="212121"/>
        </w:rPr>
        <w:t>“while feedback effects transfer within a policy domain, certain policy experiences may have particularly strong effects in shaping the perceived deservingness of fellow program recipients” (156)</w:t>
      </w:r>
      <w:r w:rsidR="00A07C81">
        <w:rPr>
          <w:rFonts w:ascii="Times New Roman" w:hAnsi="Times New Roman"/>
          <w:color w:val="212121"/>
        </w:rPr>
        <w:t xml:space="preserve">. </w:t>
      </w:r>
      <w:ins w:id="33" w:author="Candis Watts Smith" w:date="2025-03-06T12:58:00Z" w16du:dateUtc="2025-03-06T17:58:00Z">
        <w:r w:rsidR="005D27CD">
          <w:rPr>
            <w:rFonts w:ascii="Times New Roman" w:hAnsi="Times New Roman"/>
            <w:color w:val="212121"/>
          </w:rPr>
          <w:t>Getting closer.</w:t>
        </w:r>
      </w:ins>
    </w:p>
    <w:p w14:paraId="1A123ADC" w14:textId="77777777" w:rsidR="00A07C81" w:rsidRDefault="00A07C81" w:rsidP="00A016E9">
      <w:pPr>
        <w:rPr>
          <w:rFonts w:ascii="Times New Roman" w:hAnsi="Times New Roman"/>
          <w:color w:val="212121"/>
        </w:rPr>
      </w:pPr>
    </w:p>
    <w:p w14:paraId="48B15665" w14:textId="77777777" w:rsidR="005D27CD" w:rsidRDefault="00A07C81" w:rsidP="00A016E9">
      <w:pPr>
        <w:rPr>
          <w:ins w:id="34" w:author="Candis Watts Smith" w:date="2025-03-06T12:59:00Z" w16du:dateUtc="2025-03-06T17:59:00Z"/>
          <w:rFonts w:ascii="Times New Roman" w:hAnsi="Times New Roman"/>
          <w:color w:val="212121"/>
        </w:rPr>
      </w:pPr>
      <w:r>
        <w:rPr>
          <w:rFonts w:ascii="Times New Roman" w:hAnsi="Times New Roman"/>
          <w:color w:val="212121"/>
        </w:rPr>
        <w:t xml:space="preserve">Turning to the criminal legal domain, Maltby and Kreitzer find that direct but not proximal experience with the carceral system increases perceptions of </w:t>
      </w:r>
      <w:commentRangeStart w:id="35"/>
      <w:r>
        <w:rPr>
          <w:rFonts w:ascii="Times New Roman" w:hAnsi="Times New Roman"/>
          <w:color w:val="212121"/>
        </w:rPr>
        <w:t>carceral deservingness</w:t>
      </w:r>
      <w:commentRangeEnd w:id="35"/>
      <w:r w:rsidR="005D27CD">
        <w:rPr>
          <w:rStyle w:val="CommentReference"/>
        </w:rPr>
        <w:commentReference w:id="35"/>
      </w:r>
      <w:r>
        <w:rPr>
          <w:rFonts w:ascii="Times New Roman" w:hAnsi="Times New Roman"/>
          <w:color w:val="212121"/>
        </w:rPr>
        <w:t xml:space="preserve">. However, to measure direct and proximate criminal legal contact, they ask participants whether </w:t>
      </w:r>
      <w:r w:rsidRPr="00FE4CDE">
        <w:rPr>
          <w:rFonts w:ascii="Times New Roman" w:hAnsi="Times New Roman"/>
          <w:color w:val="212121"/>
        </w:rPr>
        <w:t xml:space="preserve">they or someone they know has been </w:t>
      </w:r>
      <w:r w:rsidR="00720079">
        <w:rPr>
          <w:rFonts w:ascii="Times New Roman" w:hAnsi="Times New Roman"/>
          <w:color w:val="212121"/>
        </w:rPr>
        <w:t xml:space="preserve">either </w:t>
      </w:r>
      <w:r w:rsidRPr="00FE4CDE">
        <w:rPr>
          <w:rFonts w:ascii="Times New Roman" w:hAnsi="Times New Roman"/>
          <w:color w:val="212121"/>
        </w:rPr>
        <w:t>arrested or incarcerated</w:t>
      </w:r>
      <w:r>
        <w:rPr>
          <w:rFonts w:ascii="Times New Roman" w:hAnsi="Times New Roman"/>
          <w:color w:val="212121"/>
        </w:rPr>
        <w:t xml:space="preserve">. </w:t>
      </w:r>
      <w:r w:rsidR="00720079" w:rsidRPr="00720079">
        <w:rPr>
          <w:rFonts w:ascii="Times New Roman" w:hAnsi="Times New Roman"/>
          <w:color w:val="212121"/>
          <w:highlight w:val="lightGray"/>
        </w:rPr>
        <w:t>G</w:t>
      </w:r>
      <w:r w:rsidR="00B256B7" w:rsidRPr="00720079">
        <w:rPr>
          <w:rFonts w:ascii="Times New Roman" w:hAnsi="Times New Roman"/>
          <w:color w:val="212121"/>
          <w:highlight w:val="lightGray"/>
        </w:rPr>
        <w:t>rouping these distinct experiences together may “murky the waters.”</w:t>
      </w:r>
      <w:r w:rsidR="00720079">
        <w:rPr>
          <w:rFonts w:ascii="Times New Roman" w:hAnsi="Times New Roman"/>
          <w:color w:val="212121"/>
        </w:rPr>
        <w:t xml:space="preserve"> </w:t>
      </w:r>
    </w:p>
    <w:p w14:paraId="3C5A30EE" w14:textId="77777777" w:rsidR="005D27CD" w:rsidRDefault="00720079" w:rsidP="00A016E9">
      <w:pPr>
        <w:rPr>
          <w:ins w:id="36" w:author="Candis Watts Smith" w:date="2025-03-06T13:01:00Z" w16du:dateUtc="2025-03-06T18:01:00Z"/>
          <w:rFonts w:ascii="Times New Roman" w:hAnsi="Times New Roman"/>
          <w:color w:val="212121"/>
        </w:rPr>
      </w:pPr>
      <w:r>
        <w:rPr>
          <w:rFonts w:ascii="Times New Roman" w:hAnsi="Times New Roman"/>
          <w:color w:val="212121"/>
        </w:rPr>
        <w:t>Coupled with Soss’s (</w:t>
      </w:r>
      <w:r w:rsidR="006D271B">
        <w:rPr>
          <w:rFonts w:ascii="Times New Roman" w:hAnsi="Times New Roman"/>
          <w:color w:val="212121"/>
        </w:rPr>
        <w:t>2005</w:t>
      </w:r>
      <w:r>
        <w:rPr>
          <w:rFonts w:ascii="Times New Roman" w:hAnsi="Times New Roman"/>
          <w:color w:val="212121"/>
        </w:rPr>
        <w:t xml:space="preserve">) findings that welfare beneficiaries on </w:t>
      </w:r>
      <w:r w:rsidR="006D271B">
        <w:rPr>
          <w:rFonts w:ascii="Times New Roman" w:hAnsi="Times New Roman"/>
          <w:color w:val="212121"/>
        </w:rPr>
        <w:t xml:space="preserve">SSDI </w:t>
      </w:r>
      <w:r>
        <w:rPr>
          <w:rFonts w:ascii="Times New Roman" w:hAnsi="Times New Roman"/>
          <w:color w:val="212121"/>
        </w:rPr>
        <w:t>disability benefits maintain negative social constructions of other, non-disability welfare groups</w:t>
      </w:r>
      <w:r w:rsidR="006D271B">
        <w:rPr>
          <w:rFonts w:ascii="Times New Roman" w:hAnsi="Times New Roman"/>
          <w:color w:val="212121"/>
        </w:rPr>
        <w:t xml:space="preserve"> (AFDC/TANF)</w:t>
      </w:r>
      <w:r>
        <w:rPr>
          <w:rFonts w:ascii="Times New Roman" w:hAnsi="Times New Roman"/>
          <w:color w:val="212121"/>
        </w:rPr>
        <w:t xml:space="preserve">, </w:t>
      </w:r>
      <w:r w:rsidR="00306CC2">
        <w:rPr>
          <w:rFonts w:ascii="Times New Roman" w:hAnsi="Times New Roman"/>
          <w:color w:val="212121"/>
        </w:rPr>
        <w:t>work demonstrating that “advantaged” tend to adopt narratives of their own superiority (Chris’s Roommate)</w:t>
      </w:r>
      <w:r>
        <w:rPr>
          <w:rFonts w:ascii="Times New Roman" w:hAnsi="Times New Roman"/>
          <w:color w:val="212121"/>
        </w:rPr>
        <w:t xml:space="preserve"> </w:t>
      </w:r>
      <w:commentRangeStart w:id="37"/>
      <w:r w:rsidRPr="005D27CD">
        <w:rPr>
          <w:rFonts w:ascii="Times New Roman" w:hAnsi="Times New Roman"/>
          <w:strike/>
          <w:color w:val="212121"/>
          <w:rPrChange w:id="38" w:author="Candis Watts Smith" w:date="2025-03-06T13:01:00Z" w16du:dateUtc="2025-03-06T18:01:00Z">
            <w:rPr>
              <w:rFonts w:ascii="Times New Roman" w:hAnsi="Times New Roman"/>
              <w:color w:val="212121"/>
            </w:rPr>
          </w:rPrChange>
        </w:rPr>
        <w:t>suggests individuals who have been or know people who have been arrested may differentiate between themselves and people who have not only been tried and convicted, but given prison sentences</w:t>
      </w:r>
      <w:commentRangeEnd w:id="37"/>
      <w:r w:rsidR="005D27CD" w:rsidRPr="005D27CD">
        <w:rPr>
          <w:rStyle w:val="CommentReference"/>
          <w:strike/>
          <w:rPrChange w:id="39" w:author="Candis Watts Smith" w:date="2025-03-06T13:01:00Z" w16du:dateUtc="2025-03-06T18:01:00Z">
            <w:rPr>
              <w:rStyle w:val="CommentReference"/>
            </w:rPr>
          </w:rPrChange>
        </w:rPr>
        <w:commentReference w:id="37"/>
      </w:r>
      <w:r w:rsidRPr="005D27CD">
        <w:rPr>
          <w:rFonts w:ascii="Times New Roman" w:hAnsi="Times New Roman"/>
          <w:strike/>
          <w:color w:val="212121"/>
          <w:rPrChange w:id="40" w:author="Candis Watts Smith" w:date="2025-03-06T13:01:00Z" w16du:dateUtc="2025-03-06T18:01:00Z">
            <w:rPr>
              <w:rFonts w:ascii="Times New Roman" w:hAnsi="Times New Roman"/>
              <w:color w:val="212121"/>
            </w:rPr>
          </w:rPrChange>
        </w:rPr>
        <w:t>.</w:t>
      </w:r>
      <w:r>
        <w:rPr>
          <w:rFonts w:ascii="Times New Roman" w:hAnsi="Times New Roman"/>
          <w:color w:val="212121"/>
        </w:rPr>
        <w:t xml:space="preserve"> </w:t>
      </w:r>
    </w:p>
    <w:p w14:paraId="775658B2" w14:textId="77777777" w:rsidR="005D27CD" w:rsidRDefault="005D27CD" w:rsidP="00A016E9">
      <w:pPr>
        <w:rPr>
          <w:ins w:id="41" w:author="Candis Watts Smith" w:date="2025-03-06T13:01:00Z" w16du:dateUtc="2025-03-06T18:01:00Z"/>
          <w:rFonts w:ascii="Times New Roman" w:hAnsi="Times New Roman"/>
          <w:color w:val="212121"/>
        </w:rPr>
      </w:pPr>
    </w:p>
    <w:p w14:paraId="769E138F" w14:textId="6197A93F" w:rsidR="00A07C81" w:rsidRPr="006D271B" w:rsidRDefault="006D271B" w:rsidP="00A016E9">
      <w:pPr>
        <w:rPr>
          <w:rFonts w:ascii="Times New Roman" w:hAnsi="Times New Roman"/>
          <w:color w:val="212121"/>
        </w:rPr>
      </w:pPr>
      <w:r>
        <w:rPr>
          <w:rFonts w:ascii="Times New Roman" w:hAnsi="Times New Roman"/>
          <w:color w:val="212121"/>
        </w:rPr>
        <w:t xml:space="preserve">Further, we know that different interactions with the criminal legal system down to the level of different </w:t>
      </w:r>
      <w:r>
        <w:rPr>
          <w:rFonts w:ascii="Times New Roman" w:hAnsi="Times New Roman"/>
          <w:i/>
          <w:iCs/>
          <w:color w:val="212121"/>
        </w:rPr>
        <w:t>kinds</w:t>
      </w:r>
      <w:r>
        <w:rPr>
          <w:rFonts w:ascii="Times New Roman" w:hAnsi="Times New Roman"/>
          <w:color w:val="212121"/>
        </w:rPr>
        <w:t xml:space="preserve"> of traffic stop have different interpretative effects on </w:t>
      </w:r>
      <w:r w:rsidR="00925B24">
        <w:rPr>
          <w:rFonts w:ascii="Times New Roman" w:hAnsi="Times New Roman"/>
          <w:color w:val="212121"/>
        </w:rPr>
        <w:t>not only the</w:t>
      </w:r>
      <w:r>
        <w:rPr>
          <w:rFonts w:ascii="Times New Roman" w:hAnsi="Times New Roman"/>
          <w:color w:val="212121"/>
        </w:rPr>
        <w:t xml:space="preserve"> targets </w:t>
      </w:r>
      <w:r w:rsidR="00925B24">
        <w:rPr>
          <w:rFonts w:ascii="Times New Roman" w:hAnsi="Times New Roman"/>
          <w:color w:val="212121"/>
        </w:rPr>
        <w:t>but also</w:t>
      </w:r>
      <w:r>
        <w:rPr>
          <w:rFonts w:ascii="Times New Roman" w:hAnsi="Times New Roman"/>
          <w:color w:val="212121"/>
        </w:rPr>
        <w:t>, given visibility, on proximal contacts (</w:t>
      </w:r>
      <w:proofErr w:type="spellStart"/>
      <w:r>
        <w:rPr>
          <w:rFonts w:ascii="Times New Roman" w:hAnsi="Times New Roman"/>
          <w:color w:val="212121"/>
        </w:rPr>
        <w:t>Anoll</w:t>
      </w:r>
      <w:proofErr w:type="spellEnd"/>
      <w:r>
        <w:rPr>
          <w:rFonts w:ascii="Times New Roman" w:hAnsi="Times New Roman"/>
          <w:color w:val="212121"/>
        </w:rPr>
        <w:t xml:space="preserve"> et al 2022, </w:t>
      </w:r>
      <w:proofErr w:type="spellStart"/>
      <w:r>
        <w:rPr>
          <w:rFonts w:ascii="Times New Roman" w:hAnsi="Times New Roman"/>
          <w:color w:val="212121"/>
        </w:rPr>
        <w:t>Mummolo</w:t>
      </w:r>
      <w:proofErr w:type="spellEnd"/>
      <w:r>
        <w:rPr>
          <w:rFonts w:ascii="Times New Roman" w:hAnsi="Times New Roman"/>
          <w:color w:val="212121"/>
        </w:rPr>
        <w:t xml:space="preserve"> 2018, Lerman and Weaver 2013). </w:t>
      </w:r>
      <w:ins w:id="42" w:author="Candis Watts Smith" w:date="2025-03-06T13:01:00Z" w16du:dateUtc="2025-03-06T18:01:00Z">
        <w:r w:rsidR="005D27CD">
          <w:rPr>
            <w:rFonts w:ascii="Times New Roman" w:hAnsi="Times New Roman"/>
            <w:color w:val="212121"/>
          </w:rPr>
          <w:t>Ok, what does the l</w:t>
        </w:r>
      </w:ins>
      <w:ins w:id="43" w:author="Candis Watts Smith" w:date="2025-03-06T13:02:00Z" w16du:dateUtc="2025-03-06T18:02:00Z">
        <w:r w:rsidR="005D27CD">
          <w:rPr>
            <w:rFonts w:ascii="Times New Roman" w:hAnsi="Times New Roman"/>
            <w:color w:val="212121"/>
          </w:rPr>
          <w:t>iterature say? What are the specific findings in one sentence?</w:t>
        </w:r>
      </w:ins>
    </w:p>
    <w:p w14:paraId="66E39F66" w14:textId="77777777" w:rsidR="00A07C81" w:rsidRDefault="00A07C81" w:rsidP="00A016E9">
      <w:pPr>
        <w:rPr>
          <w:rFonts w:ascii="Times New Roman" w:hAnsi="Times New Roman"/>
          <w:color w:val="212121"/>
        </w:rPr>
      </w:pPr>
    </w:p>
    <w:p w14:paraId="6785346C" w14:textId="4DA3CB00" w:rsidR="00A07C81" w:rsidRPr="00FE4CDE" w:rsidRDefault="00A07C81" w:rsidP="00A07C81">
      <w:pPr>
        <w:rPr>
          <w:rFonts w:ascii="Times New Roman" w:hAnsi="Times New Roman"/>
          <w:color w:val="212121"/>
        </w:rPr>
      </w:pPr>
      <w:commentRangeStart w:id="44"/>
      <w:r>
        <w:rPr>
          <w:rFonts w:ascii="Times New Roman" w:hAnsi="Times New Roman"/>
          <w:color w:val="212121"/>
        </w:rPr>
        <w:t xml:space="preserve">Further, </w:t>
      </w:r>
      <w:r w:rsidR="00720079">
        <w:rPr>
          <w:rFonts w:ascii="Times New Roman" w:hAnsi="Times New Roman"/>
          <w:color w:val="212121"/>
        </w:rPr>
        <w:t>Malby and Kreitzer</w:t>
      </w:r>
      <w:r>
        <w:rPr>
          <w:rFonts w:ascii="Times New Roman" w:hAnsi="Times New Roman"/>
          <w:color w:val="212121"/>
        </w:rPr>
        <w:t xml:space="preserve"> </w:t>
      </w:r>
      <w:r w:rsidRPr="00FE4CDE">
        <w:rPr>
          <w:rFonts w:ascii="Times New Roman" w:hAnsi="Times New Roman"/>
          <w:color w:val="212121"/>
        </w:rPr>
        <w:t xml:space="preserve">measure </w:t>
      </w:r>
      <w:r>
        <w:rPr>
          <w:rFonts w:ascii="Times New Roman" w:hAnsi="Times New Roman"/>
          <w:color w:val="212121"/>
        </w:rPr>
        <w:t>perceptions of deservingness of a bundled group, that includes</w:t>
      </w:r>
      <w:r w:rsidRPr="00FE4CDE">
        <w:rPr>
          <w:rFonts w:ascii="Times New Roman" w:hAnsi="Times New Roman"/>
          <w:color w:val="212121"/>
        </w:rPr>
        <w:t xml:space="preserve"> criminals, ex-felons, illegal aliens, marijuana smokers, opioid users, prisoners, and welfare cheats. </w:t>
      </w:r>
      <w:commentRangeEnd w:id="44"/>
      <w:r w:rsidR="003B109E">
        <w:rPr>
          <w:rStyle w:val="CommentReference"/>
        </w:rPr>
        <w:commentReference w:id="44"/>
      </w:r>
      <w:r w:rsidR="00720079">
        <w:rPr>
          <w:rFonts w:ascii="Times New Roman" w:hAnsi="Times New Roman"/>
          <w:color w:val="212121"/>
        </w:rPr>
        <w:t xml:space="preserve">Their findings that welfare beneficiaries “discriminate” in favor of targets of their particular welfare </w:t>
      </w:r>
      <w:proofErr w:type="gramStart"/>
      <w:r w:rsidR="00720079">
        <w:rPr>
          <w:rFonts w:ascii="Times New Roman" w:hAnsi="Times New Roman"/>
          <w:color w:val="212121"/>
        </w:rPr>
        <w:t>program  (</w:t>
      </w:r>
      <w:proofErr w:type="spellStart"/>
      <w:proofErr w:type="gramEnd"/>
      <w:r w:rsidR="00720079">
        <w:rPr>
          <w:rFonts w:ascii="Times New Roman" w:hAnsi="Times New Roman"/>
          <w:color w:val="212121"/>
        </w:rPr>
        <w:t>ie</w:t>
      </w:r>
      <w:proofErr w:type="spellEnd"/>
      <w:r w:rsidR="00720079">
        <w:rPr>
          <w:rFonts w:ascii="Times New Roman" w:hAnsi="Times New Roman"/>
          <w:color w:val="212121"/>
        </w:rPr>
        <w:t>, SNAP beneficiaries see SNAP beneficiaries as more deserving than TANF beneficiaries)</w:t>
      </w:r>
      <w:r w:rsidR="00306FF3">
        <w:rPr>
          <w:rFonts w:ascii="Times New Roman" w:hAnsi="Times New Roman"/>
          <w:color w:val="212121"/>
        </w:rPr>
        <w:t xml:space="preserve"> suggest that it is important to investigate the relationship between distinct experiences with the carceral system, and perspectives of deservingness of corresponding </w:t>
      </w:r>
      <w:commentRangeStart w:id="45"/>
      <w:r w:rsidR="00306FF3">
        <w:rPr>
          <w:rFonts w:ascii="Times New Roman" w:hAnsi="Times New Roman"/>
          <w:color w:val="212121"/>
        </w:rPr>
        <w:t>groups</w:t>
      </w:r>
      <w:commentRangeEnd w:id="45"/>
      <w:r w:rsidR="00306FF3">
        <w:rPr>
          <w:rStyle w:val="CommentReference"/>
        </w:rPr>
        <w:commentReference w:id="45"/>
      </w:r>
      <w:r w:rsidR="00306FF3">
        <w:rPr>
          <w:rFonts w:ascii="Times New Roman" w:hAnsi="Times New Roman"/>
          <w:color w:val="212121"/>
        </w:rPr>
        <w:t xml:space="preserve">. </w:t>
      </w:r>
    </w:p>
    <w:p w14:paraId="1B3C4BAE" w14:textId="77777777" w:rsidR="002A6A0E" w:rsidRPr="00FE4CDE" w:rsidRDefault="002A6A0E" w:rsidP="0056446D">
      <w:pPr>
        <w:rPr>
          <w:rFonts w:ascii="Times New Roman" w:hAnsi="Times New Roman"/>
          <w:color w:val="212121"/>
        </w:rPr>
      </w:pPr>
    </w:p>
    <w:p w14:paraId="1D6760EA" w14:textId="733004A3" w:rsidR="00DF3AF7" w:rsidRPr="00FE4CDE" w:rsidRDefault="003E5677" w:rsidP="000113FB">
      <w:pPr>
        <w:rPr>
          <w:rFonts w:ascii="Times New Roman" w:hAnsi="Times New Roman"/>
          <w:b/>
          <w:bCs/>
          <w:color w:val="212121"/>
        </w:rPr>
      </w:pPr>
      <w:r w:rsidRPr="00FE4CDE">
        <w:rPr>
          <w:rFonts w:ascii="Times New Roman" w:hAnsi="Times New Roman"/>
          <w:b/>
          <w:bCs/>
          <w:color w:val="212121"/>
        </w:rPr>
        <w:t>Theory</w:t>
      </w:r>
    </w:p>
    <w:p w14:paraId="664B95AC" w14:textId="77777777" w:rsidR="00306FF3" w:rsidRDefault="00306FF3" w:rsidP="0056446D">
      <w:pPr>
        <w:rPr>
          <w:rFonts w:ascii="Times New Roman" w:hAnsi="Times New Roman"/>
          <w:color w:val="212121"/>
        </w:rPr>
      </w:pPr>
    </w:p>
    <w:p w14:paraId="022E05CC" w14:textId="51C0BB06" w:rsidR="00306FF3" w:rsidRDefault="00306FF3" w:rsidP="0056446D">
      <w:pPr>
        <w:rPr>
          <w:rFonts w:ascii="Times New Roman" w:hAnsi="Times New Roman"/>
          <w:color w:val="212121"/>
        </w:rPr>
      </w:pPr>
      <w:r>
        <w:rPr>
          <w:rFonts w:ascii="Times New Roman" w:hAnsi="Times New Roman"/>
          <w:color w:val="212121"/>
        </w:rPr>
        <w:t xml:space="preserve">How does direct and proximate experiences of incarceration and victimhood shape what individuals think carceral citizens – incarcerated people particularly – deserve? </w:t>
      </w:r>
    </w:p>
    <w:p w14:paraId="78BA66D0" w14:textId="77777777" w:rsidR="00306FF3" w:rsidRDefault="00306FF3" w:rsidP="0056446D">
      <w:pPr>
        <w:rPr>
          <w:rFonts w:ascii="Times New Roman" w:hAnsi="Times New Roman"/>
          <w:color w:val="212121"/>
        </w:rPr>
      </w:pPr>
    </w:p>
    <w:p w14:paraId="378DF5FE" w14:textId="094293AE" w:rsidR="00306FF3" w:rsidRDefault="005F7F36" w:rsidP="0056446D">
      <w:pPr>
        <w:rPr>
          <w:rFonts w:ascii="Times New Roman" w:hAnsi="Times New Roman"/>
          <w:color w:val="212121"/>
        </w:rPr>
      </w:pPr>
      <w:r w:rsidRPr="00FE4CDE">
        <w:rPr>
          <w:rFonts w:ascii="Times New Roman" w:hAnsi="Times New Roman"/>
          <w:color w:val="212121"/>
        </w:rPr>
        <w:t>My theoretical starting point is that perceptions of what groups carceral citizens deserve are often based on social constructions about them (Schneider and Ingram</w:t>
      </w:r>
      <w:r w:rsidR="00D015BE" w:rsidRPr="00FE4CDE">
        <w:rPr>
          <w:rFonts w:ascii="Times New Roman" w:hAnsi="Times New Roman"/>
          <w:color w:val="212121"/>
        </w:rPr>
        <w:t xml:space="preserve"> 1993</w:t>
      </w:r>
      <w:r w:rsidRPr="00FE4CDE">
        <w:rPr>
          <w:rFonts w:ascii="Times New Roman" w:hAnsi="Times New Roman"/>
          <w:color w:val="212121"/>
        </w:rPr>
        <w:t xml:space="preserve">). </w:t>
      </w:r>
      <w:r w:rsidR="008122C8" w:rsidRPr="00FE4CDE">
        <w:rPr>
          <w:rFonts w:ascii="Times New Roman" w:hAnsi="Times New Roman"/>
          <w:color w:val="212121"/>
        </w:rPr>
        <w:t>In general, t</w:t>
      </w:r>
      <w:r w:rsidRPr="00FE4CDE">
        <w:rPr>
          <w:rFonts w:ascii="Times New Roman" w:hAnsi="Times New Roman"/>
          <w:color w:val="212121"/>
        </w:rPr>
        <w:t xml:space="preserve">hese constructions are </w:t>
      </w:r>
      <w:r w:rsidR="00D015BE" w:rsidRPr="00FE4CDE">
        <w:rPr>
          <w:rFonts w:ascii="Times New Roman" w:hAnsi="Times New Roman"/>
          <w:color w:val="212121"/>
        </w:rPr>
        <w:t>shaped by policy and policy discourse</w:t>
      </w:r>
      <w:r w:rsidR="008122C8" w:rsidRPr="00FE4CDE">
        <w:rPr>
          <w:rFonts w:ascii="Times New Roman" w:hAnsi="Times New Roman"/>
          <w:color w:val="212121"/>
        </w:rPr>
        <w:t xml:space="preserve">. </w:t>
      </w:r>
      <w:r w:rsidR="00306FF3">
        <w:rPr>
          <w:rFonts w:ascii="Times New Roman" w:hAnsi="Times New Roman"/>
          <w:color w:val="212121"/>
        </w:rPr>
        <w:t xml:space="preserve">On the individual-level, these constructions are often taken up in a heuristic process to form judgements about what a target deserves. </w:t>
      </w:r>
    </w:p>
    <w:p w14:paraId="40CB1E6B" w14:textId="77777777" w:rsidR="00306FF3" w:rsidRDefault="00306FF3" w:rsidP="0056446D">
      <w:pPr>
        <w:rPr>
          <w:rFonts w:ascii="Times New Roman" w:hAnsi="Times New Roman"/>
          <w:color w:val="212121"/>
        </w:rPr>
      </w:pPr>
    </w:p>
    <w:p w14:paraId="3E7FF9D3" w14:textId="4531A0E5" w:rsidR="008122C8" w:rsidRDefault="00306FF3" w:rsidP="0056446D">
      <w:pPr>
        <w:rPr>
          <w:rFonts w:ascii="Times New Roman" w:hAnsi="Times New Roman"/>
          <w:color w:val="212121"/>
        </w:rPr>
      </w:pPr>
      <w:r>
        <w:rPr>
          <w:rFonts w:ascii="Times New Roman" w:hAnsi="Times New Roman"/>
          <w:color w:val="212121"/>
        </w:rPr>
        <w:t xml:space="preserve"> Building on a policy feedback literature that shows interactions with the criminal legal system shape political behavior and attitudes towards the state (</w:t>
      </w:r>
      <w:proofErr w:type="spellStart"/>
      <w:r>
        <w:rPr>
          <w:rFonts w:ascii="Times New Roman" w:hAnsi="Times New Roman"/>
          <w:color w:val="212121"/>
        </w:rPr>
        <w:t>Anoll</w:t>
      </w:r>
      <w:proofErr w:type="spellEnd"/>
      <w:r>
        <w:rPr>
          <w:rFonts w:ascii="Times New Roman" w:hAnsi="Times New Roman"/>
          <w:color w:val="212121"/>
        </w:rPr>
        <w:t xml:space="preserve"> et al 2022, </w:t>
      </w:r>
      <w:proofErr w:type="spellStart"/>
      <w:r>
        <w:rPr>
          <w:rFonts w:ascii="Times New Roman" w:hAnsi="Times New Roman"/>
          <w:color w:val="212121"/>
        </w:rPr>
        <w:t>Anoll</w:t>
      </w:r>
      <w:proofErr w:type="spellEnd"/>
      <w:r>
        <w:rPr>
          <w:rFonts w:ascii="Times New Roman" w:hAnsi="Times New Roman"/>
          <w:color w:val="212121"/>
        </w:rPr>
        <w:t xml:space="preserve"> and Israel-Trummel 2019, Walker 2020, Lerman and Weaver 201</w:t>
      </w:r>
      <w:r w:rsidR="002120D0">
        <w:rPr>
          <w:rFonts w:ascii="Times New Roman" w:hAnsi="Times New Roman"/>
          <w:color w:val="212121"/>
        </w:rPr>
        <w:t>4</w:t>
      </w:r>
      <w:r>
        <w:rPr>
          <w:rFonts w:ascii="Times New Roman" w:hAnsi="Times New Roman"/>
          <w:color w:val="212121"/>
        </w:rPr>
        <w:t xml:space="preserve">), </w:t>
      </w:r>
      <w:r w:rsidR="002120D0">
        <w:rPr>
          <w:rFonts w:ascii="Times New Roman" w:hAnsi="Times New Roman"/>
          <w:color w:val="212121"/>
        </w:rPr>
        <w:t>I propose interactions with the criminal legal system may also shape attitudes towards targets of the state – incarcerated people – and what they deserve.</w:t>
      </w:r>
      <w:r w:rsidR="00DC6D58">
        <w:rPr>
          <w:rFonts w:ascii="Times New Roman" w:hAnsi="Times New Roman"/>
          <w:color w:val="212121"/>
        </w:rPr>
        <w:t xml:space="preserve"> </w:t>
      </w:r>
      <w:r w:rsidR="00DC6D58" w:rsidRPr="00DC6D58">
        <w:rPr>
          <w:rFonts w:ascii="Times New Roman" w:hAnsi="Times New Roman"/>
          <w:i/>
          <w:iCs/>
          <w:color w:val="212121"/>
        </w:rPr>
        <w:t>(VALENCE?)</w:t>
      </w:r>
      <w:r w:rsidR="002120D0">
        <w:rPr>
          <w:rFonts w:ascii="Times New Roman" w:hAnsi="Times New Roman"/>
          <w:color w:val="212121"/>
        </w:rPr>
        <w:t xml:space="preserve"> </w:t>
      </w:r>
      <w:commentRangeStart w:id="46"/>
      <w:r w:rsidR="002120D0">
        <w:rPr>
          <w:rFonts w:ascii="Times New Roman" w:hAnsi="Times New Roman"/>
          <w:color w:val="212121"/>
        </w:rPr>
        <w:lastRenderedPageBreak/>
        <w:t>While some work finds that targets of policy can internalize negative or undeserving constructions (</w:t>
      </w:r>
      <w:proofErr w:type="spellStart"/>
      <w:r w:rsidR="002120D0">
        <w:rPr>
          <w:rFonts w:ascii="Times New Roman" w:hAnsi="Times New Roman"/>
          <w:color w:val="212121"/>
        </w:rPr>
        <w:t>Soss</w:t>
      </w:r>
      <w:proofErr w:type="spellEnd"/>
      <w:r w:rsidR="002120D0">
        <w:rPr>
          <w:rFonts w:ascii="Times New Roman" w:hAnsi="Times New Roman"/>
          <w:color w:val="212121"/>
        </w:rPr>
        <w:t xml:space="preserve"> 1999), much of the work on criminal legal contact stresses that demobilization are products of resource effects or interpretive effects </w:t>
      </w:r>
      <w:r w:rsidR="002120D0" w:rsidRPr="002120D0">
        <w:rPr>
          <w:rFonts w:ascii="Times New Roman" w:hAnsi="Times New Roman"/>
          <w:i/>
          <w:iCs/>
          <w:color w:val="212121"/>
        </w:rPr>
        <w:t>distinct</w:t>
      </w:r>
      <w:r w:rsidR="002120D0">
        <w:rPr>
          <w:rFonts w:ascii="Times New Roman" w:hAnsi="Times New Roman"/>
          <w:color w:val="212121"/>
        </w:rPr>
        <w:t xml:space="preserve"> from an “undeserving” self-conception (Lerman and Weaver 2014, White 2019). Instead, other work emphasizes that direct contact with the criminal legal system can heighten in-group solidarity (Lerman and Weaver 2014) and mobilize, suggesting a heightened sense of deservingness (Walker 2020), and that proximal contact also generates political mobilization (</w:t>
      </w:r>
      <w:proofErr w:type="spellStart"/>
      <w:r w:rsidR="002120D0">
        <w:rPr>
          <w:rFonts w:ascii="Times New Roman" w:hAnsi="Times New Roman"/>
          <w:color w:val="212121"/>
        </w:rPr>
        <w:t>Anoll</w:t>
      </w:r>
      <w:proofErr w:type="spellEnd"/>
      <w:r w:rsidR="002120D0">
        <w:rPr>
          <w:rFonts w:ascii="Times New Roman" w:hAnsi="Times New Roman"/>
          <w:color w:val="212121"/>
        </w:rPr>
        <w:t xml:space="preserve"> et al 2022, White 2019b). </w:t>
      </w:r>
      <w:commentRangeEnd w:id="46"/>
      <w:r w:rsidR="003B109E">
        <w:rPr>
          <w:rStyle w:val="CommentReference"/>
        </w:rPr>
        <w:commentReference w:id="46"/>
      </w:r>
    </w:p>
    <w:p w14:paraId="47E1307B" w14:textId="77777777" w:rsidR="006D271B" w:rsidRDefault="006D271B" w:rsidP="0056446D">
      <w:pPr>
        <w:rPr>
          <w:rFonts w:ascii="Times New Roman" w:hAnsi="Times New Roman"/>
          <w:color w:val="212121"/>
        </w:rPr>
      </w:pPr>
    </w:p>
    <w:p w14:paraId="66A2DB7A" w14:textId="579CF109" w:rsidR="002120D0" w:rsidRDefault="002120D0" w:rsidP="0056446D">
      <w:pPr>
        <w:rPr>
          <w:rFonts w:ascii="Times New Roman" w:hAnsi="Times New Roman"/>
          <w:color w:val="212121"/>
        </w:rPr>
      </w:pPr>
      <w:r>
        <w:rPr>
          <w:rFonts w:ascii="Times New Roman" w:hAnsi="Times New Roman"/>
          <w:color w:val="212121"/>
        </w:rPr>
        <w:t xml:space="preserve">Coupled with deservingness scholarship on experience (Sorelle and Laws), </w:t>
      </w:r>
      <w:r w:rsidR="00DC6D58">
        <w:rPr>
          <w:rFonts w:ascii="Times New Roman" w:hAnsi="Times New Roman"/>
          <w:color w:val="212121"/>
        </w:rPr>
        <w:t xml:space="preserve">I expect that the perceptions of what carceral citizens deserve may look different for people who have themselves been or who know carceral citizens. </w:t>
      </w:r>
    </w:p>
    <w:p w14:paraId="05785B3D" w14:textId="77777777" w:rsidR="00DC6D58" w:rsidRDefault="00DC6D58" w:rsidP="0056446D">
      <w:pPr>
        <w:rPr>
          <w:rFonts w:ascii="Times New Roman" w:hAnsi="Times New Roman"/>
          <w:color w:val="212121"/>
        </w:rPr>
      </w:pPr>
    </w:p>
    <w:p w14:paraId="3A8FF406" w14:textId="04580287" w:rsidR="00EA34BE" w:rsidRPr="003B109E" w:rsidRDefault="00EA34BE" w:rsidP="0056446D">
      <w:pPr>
        <w:rPr>
          <w:rFonts w:ascii="Times New Roman" w:hAnsi="Times New Roman"/>
          <w:strike/>
          <w:color w:val="212121"/>
          <w:rPrChange w:id="47" w:author="Candis Watts Smith" w:date="2025-03-06T13:04:00Z" w16du:dateUtc="2025-03-06T18:04:00Z">
            <w:rPr>
              <w:rFonts w:ascii="Times New Roman" w:hAnsi="Times New Roman"/>
              <w:color w:val="212121"/>
            </w:rPr>
          </w:rPrChange>
        </w:rPr>
      </w:pPr>
      <w:r w:rsidRPr="003B109E">
        <w:rPr>
          <w:rFonts w:ascii="Times New Roman" w:hAnsi="Times New Roman"/>
          <w:strike/>
          <w:color w:val="212121"/>
          <w:rPrChange w:id="48" w:author="Candis Watts Smith" w:date="2025-03-06T13:04:00Z" w16du:dateUtc="2025-03-06T18:04:00Z">
            <w:rPr>
              <w:rFonts w:ascii="Times New Roman" w:hAnsi="Times New Roman"/>
              <w:color w:val="212121"/>
            </w:rPr>
          </w:rPrChange>
        </w:rPr>
        <w:t>[One reason this could be the case is humanization. Another reason this could be the case is that such experiences clearly (</w:t>
      </w:r>
      <w:proofErr w:type="spellStart"/>
      <w:r w:rsidRPr="003B109E">
        <w:rPr>
          <w:rFonts w:ascii="Times New Roman" w:hAnsi="Times New Roman"/>
          <w:strike/>
          <w:color w:val="212121"/>
          <w:rPrChange w:id="49" w:author="Candis Watts Smith" w:date="2025-03-06T13:04:00Z" w16du:dateUtc="2025-03-06T18:04:00Z">
            <w:rPr>
              <w:rFonts w:ascii="Times New Roman" w:hAnsi="Times New Roman"/>
              <w:color w:val="212121"/>
            </w:rPr>
          </w:rPrChange>
        </w:rPr>
        <w:t>Anoll</w:t>
      </w:r>
      <w:proofErr w:type="spellEnd"/>
      <w:r w:rsidRPr="003B109E">
        <w:rPr>
          <w:rFonts w:ascii="Times New Roman" w:hAnsi="Times New Roman"/>
          <w:strike/>
          <w:color w:val="212121"/>
          <w:rPrChange w:id="50" w:author="Candis Watts Smith" w:date="2025-03-06T13:04:00Z" w16du:dateUtc="2025-03-06T18:04:00Z">
            <w:rPr>
              <w:rFonts w:ascii="Times New Roman" w:hAnsi="Times New Roman"/>
              <w:color w:val="212121"/>
            </w:rPr>
          </w:rPrChange>
        </w:rPr>
        <w:t xml:space="preserve">, </w:t>
      </w:r>
      <w:proofErr w:type="spellStart"/>
      <w:r w:rsidRPr="003B109E">
        <w:rPr>
          <w:rFonts w:ascii="Times New Roman" w:hAnsi="Times New Roman"/>
          <w:strike/>
          <w:color w:val="212121"/>
          <w:rPrChange w:id="51" w:author="Candis Watts Smith" w:date="2025-03-06T13:04:00Z" w16du:dateUtc="2025-03-06T18:04:00Z">
            <w:rPr>
              <w:rFonts w:ascii="Times New Roman" w:hAnsi="Times New Roman"/>
              <w:color w:val="212121"/>
            </w:rPr>
          </w:rPrChange>
        </w:rPr>
        <w:t>etc</w:t>
      </w:r>
      <w:proofErr w:type="spellEnd"/>
      <w:r w:rsidRPr="003B109E">
        <w:rPr>
          <w:rFonts w:ascii="Times New Roman" w:hAnsi="Times New Roman"/>
          <w:strike/>
          <w:color w:val="212121"/>
          <w:rPrChange w:id="52" w:author="Candis Watts Smith" w:date="2025-03-06T13:04:00Z" w16du:dateUtc="2025-03-06T18:04:00Z">
            <w:rPr>
              <w:rFonts w:ascii="Times New Roman" w:hAnsi="Times New Roman"/>
              <w:color w:val="212121"/>
            </w:rPr>
          </w:rPrChange>
        </w:rPr>
        <w:t>) shape perception of policy/government legitimacy – something that may relatedly translate to perception of standing of government target. Were either of these things to see the case, would we expect non-impacted groups to differ in their perceptions from the perceptions held by not only direct/proximate targets of incarceration, but also victims?]</w:t>
      </w:r>
    </w:p>
    <w:p w14:paraId="4C8815B7" w14:textId="77777777" w:rsidR="00783D65" w:rsidRDefault="00783D65" w:rsidP="0056446D">
      <w:pPr>
        <w:rPr>
          <w:rFonts w:ascii="Times New Roman" w:hAnsi="Times New Roman"/>
          <w:color w:val="212121"/>
        </w:rPr>
      </w:pPr>
    </w:p>
    <w:p w14:paraId="3D283BD1" w14:textId="00F41E97" w:rsidR="00DC6D58" w:rsidRDefault="00DC6D58" w:rsidP="0056446D">
      <w:pPr>
        <w:rPr>
          <w:rFonts w:ascii="Times New Roman" w:hAnsi="Times New Roman"/>
          <w:color w:val="212121"/>
        </w:rPr>
      </w:pPr>
      <w:r>
        <w:rPr>
          <w:rFonts w:ascii="Times New Roman" w:hAnsi="Times New Roman"/>
          <w:color w:val="212121"/>
        </w:rPr>
        <w:t xml:space="preserve">What of victims? </w:t>
      </w:r>
    </w:p>
    <w:p w14:paraId="2BA15766" w14:textId="54A9D9D0" w:rsidR="00936373" w:rsidRDefault="00936373" w:rsidP="00783D65">
      <w:pPr>
        <w:pStyle w:val="ListParagraph"/>
        <w:numPr>
          <w:ilvl w:val="0"/>
          <w:numId w:val="11"/>
        </w:numPr>
        <w:rPr>
          <w:rFonts w:ascii="Times New Roman" w:hAnsi="Times New Roman"/>
          <w:color w:val="212121"/>
        </w:rPr>
      </w:pPr>
      <w:r>
        <w:rPr>
          <w:rFonts w:ascii="Times New Roman" w:hAnsi="Times New Roman"/>
          <w:color w:val="212121"/>
        </w:rPr>
        <w:t>Potential for negative constructions</w:t>
      </w:r>
    </w:p>
    <w:p w14:paraId="157016EE" w14:textId="082C6EBF" w:rsidR="00936373" w:rsidRDefault="00936373" w:rsidP="00783D65">
      <w:pPr>
        <w:pStyle w:val="ListParagraph"/>
        <w:numPr>
          <w:ilvl w:val="0"/>
          <w:numId w:val="11"/>
        </w:numPr>
        <w:rPr>
          <w:rFonts w:ascii="Times New Roman" w:hAnsi="Times New Roman"/>
          <w:color w:val="212121"/>
        </w:rPr>
      </w:pPr>
      <w:r>
        <w:rPr>
          <w:rFonts w:ascii="Times New Roman" w:hAnsi="Times New Roman"/>
          <w:color w:val="212121"/>
        </w:rPr>
        <w:t>Potential for warmer constructions</w:t>
      </w:r>
    </w:p>
    <w:p w14:paraId="2C63F5C1" w14:textId="1206441F" w:rsidR="00783D65" w:rsidRDefault="00783D65" w:rsidP="00936373">
      <w:pPr>
        <w:pStyle w:val="ListParagraph"/>
        <w:numPr>
          <w:ilvl w:val="1"/>
          <w:numId w:val="11"/>
        </w:numPr>
        <w:rPr>
          <w:rFonts w:ascii="Times New Roman" w:hAnsi="Times New Roman"/>
          <w:color w:val="212121"/>
        </w:rPr>
      </w:pPr>
      <w:r>
        <w:rPr>
          <w:rFonts w:ascii="Times New Roman" w:hAnsi="Times New Roman"/>
          <w:color w:val="212121"/>
        </w:rPr>
        <w:t>Overlay – victims more often from communities most targeted by policing and incarceration</w:t>
      </w:r>
    </w:p>
    <w:p w14:paraId="232780F3" w14:textId="61BC6ECE" w:rsidR="00783D65" w:rsidRDefault="00783D65" w:rsidP="00783D65">
      <w:pPr>
        <w:pStyle w:val="ListParagraph"/>
        <w:numPr>
          <w:ilvl w:val="1"/>
          <w:numId w:val="11"/>
        </w:numPr>
        <w:rPr>
          <w:rFonts w:ascii="Times New Roman" w:hAnsi="Times New Roman"/>
          <w:color w:val="212121"/>
        </w:rPr>
      </w:pPr>
      <w:r>
        <w:rPr>
          <w:rFonts w:ascii="Times New Roman" w:hAnsi="Times New Roman"/>
          <w:color w:val="212121"/>
        </w:rPr>
        <w:t>High-crime communities not more punitive</w:t>
      </w:r>
    </w:p>
    <w:p w14:paraId="0EF541DD" w14:textId="77777777" w:rsidR="00570D6E" w:rsidRPr="00FE4CDE" w:rsidRDefault="00570D6E" w:rsidP="0056446D">
      <w:pPr>
        <w:rPr>
          <w:rFonts w:ascii="Times New Roman" w:hAnsi="Times New Roman"/>
          <w:color w:val="212121"/>
        </w:rPr>
      </w:pPr>
    </w:p>
    <w:p w14:paraId="1933800E" w14:textId="340C1E1E" w:rsidR="00570D6E" w:rsidRPr="00FE4CDE" w:rsidRDefault="00783D65" w:rsidP="0056446D">
      <w:pPr>
        <w:rPr>
          <w:rFonts w:ascii="Times New Roman" w:hAnsi="Times New Roman"/>
          <w:color w:val="212121"/>
        </w:rPr>
      </w:pPr>
      <w:commentRangeStart w:id="53"/>
      <w:r>
        <w:rPr>
          <w:rFonts w:ascii="Times New Roman" w:hAnsi="Times New Roman"/>
          <w:color w:val="212121"/>
        </w:rPr>
        <w:t xml:space="preserve">In the criminal legal domain, perceptions of deservingness have </w:t>
      </w:r>
      <w:r w:rsidR="003A4690">
        <w:rPr>
          <w:rFonts w:ascii="Times New Roman" w:hAnsi="Times New Roman"/>
          <w:color w:val="212121"/>
        </w:rPr>
        <w:t>myriad real-world</w:t>
      </w:r>
      <w:r>
        <w:rPr>
          <w:rFonts w:ascii="Times New Roman" w:hAnsi="Times New Roman"/>
          <w:color w:val="212121"/>
        </w:rPr>
        <w:t xml:space="preserve"> consequences</w:t>
      </w:r>
      <w:commentRangeEnd w:id="53"/>
      <w:r w:rsidR="003B109E">
        <w:rPr>
          <w:rStyle w:val="CommentReference"/>
        </w:rPr>
        <w:commentReference w:id="53"/>
      </w:r>
      <w:r w:rsidR="003A4690">
        <w:rPr>
          <w:rFonts w:ascii="Times New Roman" w:hAnsi="Times New Roman"/>
          <w:color w:val="212121"/>
        </w:rPr>
        <w:t xml:space="preserve"> – jury judgements about </w:t>
      </w:r>
      <w:r>
        <w:rPr>
          <w:rFonts w:ascii="Times New Roman" w:hAnsi="Times New Roman"/>
          <w:color w:val="212121"/>
        </w:rPr>
        <w:t>criminal culpability in juries</w:t>
      </w:r>
      <w:r w:rsidR="003A4690">
        <w:rPr>
          <w:rFonts w:ascii="Times New Roman" w:hAnsi="Times New Roman"/>
          <w:color w:val="212121"/>
        </w:rPr>
        <w:t xml:space="preserve">, employer judgements about hiring returning citizens, or a neighborhood association’s response to a nearby re-entry home – social construction literatures note they are particularly important in their determination of policy preferences and outcomes. However, surprisingly little literature has tested this link, particularly in the criminal legal domain. While we do see that policy beneficiaries are more supportive of policy, Sorelle and Laws () note that judgements about what an individual deserves do not always translate to support for policy that would accomplish that end. </w:t>
      </w:r>
    </w:p>
    <w:p w14:paraId="62BDD2D3" w14:textId="77777777" w:rsidR="00B213DF" w:rsidRDefault="00B213DF" w:rsidP="0056446D">
      <w:pPr>
        <w:rPr>
          <w:rFonts w:ascii="Times New Roman" w:hAnsi="Times New Roman"/>
          <w:color w:val="212121"/>
        </w:rPr>
      </w:pPr>
    </w:p>
    <w:p w14:paraId="51190ED6" w14:textId="021F7585" w:rsidR="007F4499" w:rsidRDefault="007F4499" w:rsidP="0056446D">
      <w:pPr>
        <w:rPr>
          <w:rFonts w:ascii="Times New Roman" w:hAnsi="Times New Roman"/>
          <w:color w:val="212121"/>
        </w:rPr>
      </w:pPr>
      <w:r>
        <w:rPr>
          <w:rFonts w:ascii="Times New Roman" w:hAnsi="Times New Roman"/>
          <w:color w:val="212121"/>
        </w:rPr>
        <w:t>In other words:</w:t>
      </w:r>
      <w:r>
        <w:rPr>
          <w:rFonts w:ascii="Times New Roman" w:hAnsi="Times New Roman"/>
          <w:color w:val="212121"/>
        </w:rPr>
        <w:br/>
      </w:r>
    </w:p>
    <w:p w14:paraId="123D5992" w14:textId="62F339C4" w:rsidR="007F4499" w:rsidRDefault="007F4499" w:rsidP="0056446D">
      <w:pPr>
        <w:rPr>
          <w:rFonts w:ascii="Times New Roman" w:hAnsi="Times New Roman"/>
          <w:color w:val="212121"/>
        </w:rPr>
      </w:pPr>
      <w:r>
        <w:rPr>
          <w:rFonts w:ascii="Times New Roman" w:hAnsi="Times New Roman"/>
          <w:color w:val="212121"/>
        </w:rPr>
        <w:t xml:space="preserve">H1: People who are directly or proximally impacted by the criminal legal system will see incarcerated people as more deserving than people who do not. </w:t>
      </w:r>
    </w:p>
    <w:p w14:paraId="20457390" w14:textId="77777777" w:rsidR="007F4499" w:rsidRDefault="007F4499" w:rsidP="0056446D">
      <w:pPr>
        <w:rPr>
          <w:rFonts w:ascii="Times New Roman" w:hAnsi="Times New Roman"/>
          <w:color w:val="212121"/>
        </w:rPr>
      </w:pPr>
    </w:p>
    <w:p w14:paraId="2CCDF63E" w14:textId="0299F7D1" w:rsidR="007F4499" w:rsidRDefault="007F4499" w:rsidP="0056446D">
      <w:pPr>
        <w:rPr>
          <w:rFonts w:ascii="Times New Roman" w:hAnsi="Times New Roman"/>
          <w:color w:val="212121"/>
        </w:rPr>
      </w:pPr>
      <w:r>
        <w:rPr>
          <w:rFonts w:ascii="Times New Roman" w:hAnsi="Times New Roman"/>
          <w:color w:val="212121"/>
        </w:rPr>
        <w:t>H2:  People who are directly or proximally impacted by the criminal legal system will hold different beliefs about criminal legal policy</w:t>
      </w:r>
      <w:ins w:id="54" w:author="Candis Watts Smith" w:date="2025-03-06T13:05:00Z" w16du:dateUtc="2025-03-06T18:05:00Z">
        <w:r w:rsidR="003B109E">
          <w:rPr>
            <w:rFonts w:ascii="Times New Roman" w:hAnsi="Times New Roman"/>
            <w:color w:val="212121"/>
          </w:rPr>
          <w:t xml:space="preserve"> than those who are not</w:t>
        </w:r>
      </w:ins>
      <w:r>
        <w:rPr>
          <w:rFonts w:ascii="Times New Roman" w:hAnsi="Times New Roman"/>
          <w:color w:val="212121"/>
        </w:rPr>
        <w:t xml:space="preserve">.  </w:t>
      </w:r>
    </w:p>
    <w:p w14:paraId="439E2CE9" w14:textId="77777777" w:rsidR="007F4499" w:rsidRDefault="007F4499" w:rsidP="0056446D">
      <w:pPr>
        <w:rPr>
          <w:rFonts w:ascii="Times New Roman" w:hAnsi="Times New Roman"/>
          <w:color w:val="212121"/>
        </w:rPr>
      </w:pPr>
    </w:p>
    <w:p w14:paraId="458BE974" w14:textId="77777777" w:rsidR="007F4499" w:rsidRPr="00FE4CDE" w:rsidRDefault="007F4499" w:rsidP="0056446D">
      <w:pPr>
        <w:rPr>
          <w:rFonts w:ascii="Times New Roman" w:hAnsi="Times New Roman"/>
          <w:color w:val="212121"/>
        </w:rPr>
      </w:pPr>
    </w:p>
    <w:p w14:paraId="6DEBC4C7" w14:textId="77777777" w:rsidR="00B213DF" w:rsidRPr="00FE4CDE" w:rsidRDefault="00B213DF" w:rsidP="0056446D">
      <w:pPr>
        <w:rPr>
          <w:rFonts w:ascii="Times New Roman" w:hAnsi="Times New Roman"/>
          <w:color w:val="212121"/>
        </w:rPr>
      </w:pPr>
    </w:p>
    <w:p w14:paraId="70E2402C" w14:textId="0EFEC3AD" w:rsidR="00570D6E" w:rsidRPr="00FE4CDE" w:rsidRDefault="00570D6E" w:rsidP="0056446D">
      <w:pPr>
        <w:rPr>
          <w:rFonts w:ascii="Times New Roman" w:hAnsi="Times New Roman"/>
          <w:color w:val="212121"/>
        </w:rPr>
      </w:pPr>
      <w:r w:rsidRPr="00FE4CDE">
        <w:rPr>
          <w:rFonts w:ascii="Times New Roman" w:hAnsi="Times New Roman"/>
          <w:color w:val="212121"/>
        </w:rPr>
        <w:t>“Impact” Targets</w:t>
      </w:r>
    </w:p>
    <w:tbl>
      <w:tblPr>
        <w:tblStyle w:val="TableGrid"/>
        <w:tblW w:w="0" w:type="auto"/>
        <w:tblLook w:val="04A0" w:firstRow="1" w:lastRow="0" w:firstColumn="1" w:lastColumn="0" w:noHBand="0" w:noVBand="1"/>
      </w:tblPr>
      <w:tblGrid>
        <w:gridCol w:w="4675"/>
        <w:gridCol w:w="4675"/>
      </w:tblGrid>
      <w:tr w:rsidR="00570D6E" w:rsidRPr="00FE4CDE" w14:paraId="0F871A64" w14:textId="77777777" w:rsidTr="00570D6E">
        <w:tc>
          <w:tcPr>
            <w:tcW w:w="4675" w:type="dxa"/>
          </w:tcPr>
          <w:p w14:paraId="607BCA95" w14:textId="454A9126" w:rsidR="00570D6E" w:rsidRPr="00FE4CDE" w:rsidRDefault="00570D6E" w:rsidP="0056446D">
            <w:pPr>
              <w:rPr>
                <w:rFonts w:ascii="Times New Roman" w:hAnsi="Times New Roman"/>
                <w:color w:val="212121"/>
              </w:rPr>
            </w:pPr>
            <w:r w:rsidRPr="00FE4CDE">
              <w:rPr>
                <w:rFonts w:ascii="Times New Roman" w:hAnsi="Times New Roman"/>
                <w:color w:val="212121"/>
              </w:rPr>
              <w:t>Been Incarcerated</w:t>
            </w:r>
          </w:p>
        </w:tc>
        <w:tc>
          <w:tcPr>
            <w:tcW w:w="4675" w:type="dxa"/>
          </w:tcPr>
          <w:p w14:paraId="0817AE51" w14:textId="485C8BF7" w:rsidR="00570D6E" w:rsidRPr="00FE4CDE" w:rsidRDefault="00570D6E" w:rsidP="0056446D">
            <w:pPr>
              <w:rPr>
                <w:rFonts w:ascii="Times New Roman" w:hAnsi="Times New Roman"/>
                <w:color w:val="212121"/>
              </w:rPr>
            </w:pPr>
            <w:r w:rsidRPr="00FE4CDE">
              <w:rPr>
                <w:rFonts w:ascii="Times New Roman" w:hAnsi="Times New Roman"/>
                <w:color w:val="212121"/>
              </w:rPr>
              <w:t>Been Victim Violent Crime</w:t>
            </w:r>
          </w:p>
        </w:tc>
      </w:tr>
      <w:tr w:rsidR="00570D6E" w:rsidRPr="00FE4CDE" w14:paraId="6DF2589B" w14:textId="77777777" w:rsidTr="00570D6E">
        <w:trPr>
          <w:trHeight w:val="1376"/>
        </w:trPr>
        <w:tc>
          <w:tcPr>
            <w:tcW w:w="4675" w:type="dxa"/>
          </w:tcPr>
          <w:p w14:paraId="382698C2" w14:textId="77777777" w:rsidR="00570D6E" w:rsidRPr="00FE4CDE" w:rsidRDefault="00570D6E" w:rsidP="00570D6E">
            <w:pPr>
              <w:pStyle w:val="ListParagraph"/>
              <w:numPr>
                <w:ilvl w:val="0"/>
                <w:numId w:val="7"/>
              </w:numPr>
              <w:rPr>
                <w:rFonts w:ascii="Times New Roman" w:hAnsi="Times New Roman"/>
                <w:color w:val="212121"/>
              </w:rPr>
            </w:pPr>
            <w:r w:rsidRPr="00FE4CDE">
              <w:rPr>
                <w:rFonts w:ascii="Times New Roman" w:hAnsi="Times New Roman"/>
                <w:color w:val="212121"/>
              </w:rPr>
              <w:t>Internalize</w:t>
            </w:r>
            <w:r w:rsidR="00BB61AB" w:rsidRPr="00FE4CDE">
              <w:rPr>
                <w:rFonts w:ascii="Times New Roman" w:hAnsi="Times New Roman"/>
                <w:color w:val="212121"/>
              </w:rPr>
              <w:t>/not undeserving message</w:t>
            </w:r>
          </w:p>
          <w:p w14:paraId="711CB70B" w14:textId="77777777" w:rsidR="00BB61AB" w:rsidRPr="00FE4CDE" w:rsidRDefault="00BB61AB" w:rsidP="00570D6E">
            <w:pPr>
              <w:pStyle w:val="ListParagraph"/>
              <w:numPr>
                <w:ilvl w:val="0"/>
                <w:numId w:val="7"/>
              </w:numPr>
              <w:rPr>
                <w:rFonts w:ascii="Times New Roman" w:hAnsi="Times New Roman"/>
                <w:color w:val="212121"/>
              </w:rPr>
            </w:pPr>
            <w:r w:rsidRPr="00FE4CDE">
              <w:rPr>
                <w:rFonts w:ascii="Times New Roman" w:hAnsi="Times New Roman"/>
                <w:color w:val="212121"/>
              </w:rPr>
              <w:t>Self-protection</w:t>
            </w:r>
          </w:p>
          <w:p w14:paraId="496DB62E" w14:textId="77777777" w:rsidR="00BB61AB" w:rsidRPr="00FE4CDE" w:rsidRDefault="00BB61AB" w:rsidP="00570D6E">
            <w:pPr>
              <w:pStyle w:val="ListParagraph"/>
              <w:numPr>
                <w:ilvl w:val="0"/>
                <w:numId w:val="7"/>
              </w:numPr>
              <w:rPr>
                <w:rFonts w:ascii="Times New Roman" w:hAnsi="Times New Roman"/>
                <w:color w:val="212121"/>
              </w:rPr>
            </w:pPr>
            <w:r w:rsidRPr="00FE4CDE">
              <w:rPr>
                <w:rFonts w:ascii="Times New Roman" w:hAnsi="Times New Roman"/>
                <w:color w:val="212121"/>
              </w:rPr>
              <w:t>Knows others</w:t>
            </w:r>
          </w:p>
          <w:p w14:paraId="450092C1" w14:textId="77777777" w:rsidR="00BB61AB" w:rsidRPr="00FE4CDE" w:rsidRDefault="00BB61AB" w:rsidP="00570D6E">
            <w:pPr>
              <w:pStyle w:val="ListParagraph"/>
              <w:numPr>
                <w:ilvl w:val="0"/>
                <w:numId w:val="7"/>
              </w:numPr>
              <w:rPr>
                <w:rFonts w:ascii="Times New Roman" w:hAnsi="Times New Roman"/>
                <w:color w:val="212121"/>
              </w:rPr>
            </w:pPr>
            <w:r w:rsidRPr="00FE4CDE">
              <w:rPr>
                <w:rFonts w:ascii="Times New Roman" w:hAnsi="Times New Roman"/>
                <w:color w:val="212121"/>
              </w:rPr>
              <w:t xml:space="preserve">Knows burdens, need, </w:t>
            </w:r>
            <w:proofErr w:type="spellStart"/>
            <w:r w:rsidRPr="00FE4CDE">
              <w:rPr>
                <w:rFonts w:ascii="Times New Roman" w:hAnsi="Times New Roman"/>
                <w:color w:val="212121"/>
              </w:rPr>
              <w:t>etc</w:t>
            </w:r>
            <w:proofErr w:type="spellEnd"/>
          </w:p>
          <w:p w14:paraId="4D0C3450" w14:textId="4CCA73CB" w:rsidR="00BB61AB" w:rsidRPr="00FE4CDE" w:rsidRDefault="00BB61AB" w:rsidP="00570D6E">
            <w:pPr>
              <w:pStyle w:val="ListParagraph"/>
              <w:numPr>
                <w:ilvl w:val="0"/>
                <w:numId w:val="7"/>
              </w:numPr>
              <w:rPr>
                <w:rFonts w:ascii="Times New Roman" w:hAnsi="Times New Roman"/>
                <w:color w:val="212121"/>
              </w:rPr>
            </w:pPr>
            <w:r w:rsidRPr="00FE4CDE">
              <w:rPr>
                <w:rFonts w:ascii="Times New Roman" w:hAnsi="Times New Roman"/>
                <w:color w:val="212121"/>
              </w:rPr>
              <w:lastRenderedPageBreak/>
              <w:t>Humanized, ‘prison’ emotionally salient in different way</w:t>
            </w:r>
          </w:p>
        </w:tc>
        <w:tc>
          <w:tcPr>
            <w:tcW w:w="4675" w:type="dxa"/>
          </w:tcPr>
          <w:p w14:paraId="05B8A0C1" w14:textId="77777777" w:rsidR="00BB61AB" w:rsidRPr="00FE4CDE" w:rsidRDefault="00BB61AB" w:rsidP="00BB61AB">
            <w:pPr>
              <w:pStyle w:val="ListParagraph"/>
              <w:numPr>
                <w:ilvl w:val="0"/>
                <w:numId w:val="7"/>
              </w:numPr>
              <w:rPr>
                <w:rFonts w:ascii="Times New Roman" w:hAnsi="Times New Roman"/>
                <w:color w:val="212121"/>
              </w:rPr>
            </w:pPr>
            <w:r w:rsidRPr="00FE4CDE">
              <w:rPr>
                <w:rFonts w:ascii="Times New Roman" w:hAnsi="Times New Roman"/>
                <w:color w:val="212121"/>
              </w:rPr>
              <w:lastRenderedPageBreak/>
              <w:t>Reasonable to expect punitive</w:t>
            </w:r>
          </w:p>
          <w:p w14:paraId="08A99659" w14:textId="77777777" w:rsidR="00BB61AB" w:rsidRPr="00FE4CDE" w:rsidRDefault="00BB61AB" w:rsidP="00BB61AB">
            <w:pPr>
              <w:pStyle w:val="ListParagraph"/>
              <w:numPr>
                <w:ilvl w:val="0"/>
                <w:numId w:val="7"/>
              </w:numPr>
              <w:rPr>
                <w:rFonts w:ascii="Times New Roman" w:hAnsi="Times New Roman"/>
                <w:color w:val="212121"/>
              </w:rPr>
            </w:pPr>
            <w:r w:rsidRPr="00FE4CDE">
              <w:rPr>
                <w:rFonts w:ascii="Times New Roman" w:hAnsi="Times New Roman"/>
                <w:color w:val="212121"/>
              </w:rPr>
              <w:t xml:space="preserve">But </w:t>
            </w:r>
            <w:proofErr w:type="gramStart"/>
            <w:r w:rsidRPr="00FE4CDE">
              <w:rPr>
                <w:rFonts w:ascii="Times New Roman" w:hAnsi="Times New Roman"/>
                <w:color w:val="212121"/>
              </w:rPr>
              <w:t>also</w:t>
            </w:r>
            <w:proofErr w:type="gramEnd"/>
            <w:r w:rsidRPr="00FE4CDE">
              <w:rPr>
                <w:rFonts w:ascii="Times New Roman" w:hAnsi="Times New Roman"/>
                <w:color w:val="212121"/>
              </w:rPr>
              <w:t xml:space="preserve"> may not be punitive in expected way/</w:t>
            </w:r>
            <w:proofErr w:type="spellStart"/>
            <w:r w:rsidRPr="00FE4CDE">
              <w:rPr>
                <w:rFonts w:ascii="Times New Roman" w:hAnsi="Times New Roman"/>
                <w:color w:val="212121"/>
              </w:rPr>
              <w:t>safisfied</w:t>
            </w:r>
            <w:proofErr w:type="spellEnd"/>
            <w:r w:rsidRPr="00FE4CDE">
              <w:rPr>
                <w:rFonts w:ascii="Times New Roman" w:hAnsi="Times New Roman"/>
                <w:color w:val="212121"/>
              </w:rPr>
              <w:t xml:space="preserve"> with CJ</w:t>
            </w:r>
          </w:p>
          <w:p w14:paraId="394459DF" w14:textId="77777777" w:rsidR="00BB61AB" w:rsidRPr="00FE4CDE" w:rsidRDefault="00BB61AB" w:rsidP="00BB61AB">
            <w:pPr>
              <w:pStyle w:val="ListParagraph"/>
              <w:numPr>
                <w:ilvl w:val="0"/>
                <w:numId w:val="7"/>
              </w:numPr>
              <w:rPr>
                <w:rFonts w:ascii="Times New Roman" w:hAnsi="Times New Roman"/>
                <w:color w:val="212121"/>
              </w:rPr>
            </w:pPr>
            <w:r w:rsidRPr="00FE4CDE">
              <w:rPr>
                <w:rFonts w:ascii="Times New Roman" w:hAnsi="Times New Roman"/>
                <w:color w:val="212121"/>
              </w:rPr>
              <w:t>May know incarcerated, incarcerated could be perpetrator</w:t>
            </w:r>
          </w:p>
          <w:p w14:paraId="683FAD90" w14:textId="492572A1" w:rsidR="00570D6E" w:rsidRPr="00FE4CDE" w:rsidRDefault="00BB61AB" w:rsidP="00BB61AB">
            <w:pPr>
              <w:pStyle w:val="ListParagraph"/>
              <w:numPr>
                <w:ilvl w:val="0"/>
                <w:numId w:val="7"/>
              </w:numPr>
              <w:rPr>
                <w:rFonts w:ascii="Times New Roman" w:hAnsi="Times New Roman"/>
                <w:color w:val="212121"/>
              </w:rPr>
            </w:pPr>
            <w:r w:rsidRPr="00FE4CDE">
              <w:rPr>
                <w:rFonts w:ascii="Times New Roman" w:hAnsi="Times New Roman"/>
                <w:color w:val="212121"/>
              </w:rPr>
              <w:lastRenderedPageBreak/>
              <w:t xml:space="preserve">Still, humanization (fact of person) </w:t>
            </w:r>
          </w:p>
        </w:tc>
      </w:tr>
      <w:tr w:rsidR="00570D6E" w:rsidRPr="00FE4CDE" w14:paraId="3D1BF67A" w14:textId="77777777" w:rsidTr="00570D6E">
        <w:tc>
          <w:tcPr>
            <w:tcW w:w="4675" w:type="dxa"/>
          </w:tcPr>
          <w:p w14:paraId="053E36B6" w14:textId="0E2468A2" w:rsidR="00570D6E" w:rsidRPr="00FE4CDE" w:rsidRDefault="00570D6E" w:rsidP="0056446D">
            <w:pPr>
              <w:rPr>
                <w:rFonts w:ascii="Times New Roman" w:hAnsi="Times New Roman"/>
                <w:color w:val="212121"/>
              </w:rPr>
            </w:pPr>
            <w:r w:rsidRPr="00FE4CDE">
              <w:rPr>
                <w:rFonts w:ascii="Times New Roman" w:hAnsi="Times New Roman"/>
                <w:color w:val="212121"/>
              </w:rPr>
              <w:lastRenderedPageBreak/>
              <w:t>Know Incarcerated</w:t>
            </w:r>
          </w:p>
        </w:tc>
        <w:tc>
          <w:tcPr>
            <w:tcW w:w="4675" w:type="dxa"/>
          </w:tcPr>
          <w:p w14:paraId="3EC59618" w14:textId="137BD557" w:rsidR="00570D6E" w:rsidRPr="00FE4CDE" w:rsidRDefault="00570D6E" w:rsidP="0056446D">
            <w:pPr>
              <w:rPr>
                <w:rFonts w:ascii="Times New Roman" w:hAnsi="Times New Roman"/>
                <w:color w:val="212121"/>
              </w:rPr>
            </w:pPr>
            <w:r w:rsidRPr="00FE4CDE">
              <w:rPr>
                <w:rFonts w:ascii="Times New Roman" w:hAnsi="Times New Roman"/>
                <w:color w:val="212121"/>
              </w:rPr>
              <w:t>Know Victim Violent Crime</w:t>
            </w:r>
          </w:p>
        </w:tc>
      </w:tr>
      <w:tr w:rsidR="00570D6E" w:rsidRPr="00FE4CDE" w14:paraId="5A126669" w14:textId="77777777" w:rsidTr="00570D6E">
        <w:trPr>
          <w:trHeight w:val="1241"/>
        </w:trPr>
        <w:tc>
          <w:tcPr>
            <w:tcW w:w="4675" w:type="dxa"/>
          </w:tcPr>
          <w:p w14:paraId="28B47DB6" w14:textId="77777777" w:rsidR="00570D6E" w:rsidRPr="00FE4CDE" w:rsidRDefault="00BB61AB" w:rsidP="00BB61AB">
            <w:pPr>
              <w:pStyle w:val="ListParagraph"/>
              <w:numPr>
                <w:ilvl w:val="0"/>
                <w:numId w:val="8"/>
              </w:numPr>
              <w:rPr>
                <w:rFonts w:ascii="Times New Roman" w:hAnsi="Times New Roman"/>
                <w:color w:val="212121"/>
              </w:rPr>
            </w:pPr>
            <w:r w:rsidRPr="00FE4CDE">
              <w:rPr>
                <w:rFonts w:ascii="Times New Roman" w:hAnsi="Times New Roman"/>
                <w:color w:val="212121"/>
              </w:rPr>
              <w:t>Internalize/not undeserving message</w:t>
            </w:r>
          </w:p>
          <w:p w14:paraId="3ACC9667" w14:textId="77777777" w:rsidR="00BB61AB" w:rsidRPr="00FE4CDE" w:rsidRDefault="00BB61AB" w:rsidP="00BB61AB">
            <w:pPr>
              <w:pStyle w:val="ListParagraph"/>
              <w:numPr>
                <w:ilvl w:val="0"/>
                <w:numId w:val="8"/>
              </w:numPr>
              <w:rPr>
                <w:rFonts w:ascii="Times New Roman" w:hAnsi="Times New Roman"/>
                <w:color w:val="212121"/>
              </w:rPr>
            </w:pPr>
            <w:r w:rsidRPr="00FE4CDE">
              <w:rPr>
                <w:rFonts w:ascii="Times New Roman" w:hAnsi="Times New Roman"/>
                <w:color w:val="212121"/>
              </w:rPr>
              <w:t xml:space="preserve">Knows burdens, need, </w:t>
            </w:r>
            <w:proofErr w:type="spellStart"/>
            <w:r w:rsidRPr="00FE4CDE">
              <w:rPr>
                <w:rFonts w:ascii="Times New Roman" w:hAnsi="Times New Roman"/>
                <w:color w:val="212121"/>
              </w:rPr>
              <w:t>etc</w:t>
            </w:r>
            <w:proofErr w:type="spellEnd"/>
          </w:p>
          <w:p w14:paraId="29DF4F1C" w14:textId="77777777" w:rsidR="00BB61AB" w:rsidRPr="00FE4CDE" w:rsidRDefault="00BB61AB" w:rsidP="00BB61AB">
            <w:pPr>
              <w:pStyle w:val="ListParagraph"/>
              <w:numPr>
                <w:ilvl w:val="0"/>
                <w:numId w:val="8"/>
              </w:numPr>
              <w:rPr>
                <w:rFonts w:ascii="Times New Roman" w:hAnsi="Times New Roman"/>
                <w:color w:val="212121"/>
              </w:rPr>
            </w:pPr>
            <w:r w:rsidRPr="00FE4CDE">
              <w:rPr>
                <w:rFonts w:ascii="Times New Roman" w:hAnsi="Times New Roman"/>
                <w:color w:val="212121"/>
              </w:rPr>
              <w:t>Humanized, ‘prison’ may be emotionally salient in different way</w:t>
            </w:r>
          </w:p>
          <w:p w14:paraId="74CB8567" w14:textId="509191FC" w:rsidR="00BB61AB" w:rsidRPr="00FE4CDE" w:rsidRDefault="00BB61AB" w:rsidP="00BB61AB">
            <w:pPr>
              <w:pStyle w:val="ListParagraph"/>
              <w:numPr>
                <w:ilvl w:val="0"/>
                <w:numId w:val="8"/>
              </w:numPr>
              <w:rPr>
                <w:rFonts w:ascii="Times New Roman" w:hAnsi="Times New Roman"/>
                <w:color w:val="212121"/>
              </w:rPr>
            </w:pPr>
            <w:r w:rsidRPr="00FE4CDE">
              <w:rPr>
                <w:rFonts w:ascii="Times New Roman" w:hAnsi="Times New Roman"/>
                <w:color w:val="212121"/>
              </w:rPr>
              <w:t>Known incarcerated could be perpetrator</w:t>
            </w:r>
          </w:p>
        </w:tc>
        <w:tc>
          <w:tcPr>
            <w:tcW w:w="4675" w:type="dxa"/>
          </w:tcPr>
          <w:p w14:paraId="5D01BF8B" w14:textId="77777777" w:rsidR="00570D6E" w:rsidRPr="00FE4CDE" w:rsidRDefault="00BB61AB" w:rsidP="00BB61AB">
            <w:pPr>
              <w:pStyle w:val="ListParagraph"/>
              <w:numPr>
                <w:ilvl w:val="0"/>
                <w:numId w:val="8"/>
              </w:numPr>
              <w:rPr>
                <w:rFonts w:ascii="Times New Roman" w:hAnsi="Times New Roman"/>
                <w:color w:val="212121"/>
              </w:rPr>
            </w:pPr>
            <w:r w:rsidRPr="00FE4CDE">
              <w:rPr>
                <w:rFonts w:ascii="Times New Roman" w:hAnsi="Times New Roman"/>
                <w:color w:val="212121"/>
              </w:rPr>
              <w:t>Reasonable to expect punitive</w:t>
            </w:r>
          </w:p>
          <w:p w14:paraId="5280AA71" w14:textId="77777777" w:rsidR="00BB61AB" w:rsidRPr="00FE4CDE" w:rsidRDefault="00BB61AB" w:rsidP="00BB61AB">
            <w:pPr>
              <w:pStyle w:val="ListParagraph"/>
              <w:numPr>
                <w:ilvl w:val="0"/>
                <w:numId w:val="8"/>
              </w:numPr>
              <w:rPr>
                <w:rFonts w:ascii="Times New Roman" w:hAnsi="Times New Roman"/>
                <w:color w:val="212121"/>
              </w:rPr>
            </w:pPr>
            <w:r w:rsidRPr="00FE4CDE">
              <w:rPr>
                <w:rFonts w:ascii="Times New Roman" w:hAnsi="Times New Roman"/>
                <w:color w:val="212121"/>
              </w:rPr>
              <w:t>Other-protective, anger -&gt; contempt</w:t>
            </w:r>
          </w:p>
          <w:p w14:paraId="3EC9AD84" w14:textId="2FB7A0B6" w:rsidR="00BB61AB" w:rsidRPr="00FE4CDE" w:rsidRDefault="00BB61AB" w:rsidP="00BB61AB">
            <w:pPr>
              <w:pStyle w:val="ListParagraph"/>
              <w:ind w:left="720" w:firstLine="0"/>
              <w:rPr>
                <w:rFonts w:ascii="Times New Roman" w:hAnsi="Times New Roman"/>
                <w:color w:val="212121"/>
              </w:rPr>
            </w:pPr>
          </w:p>
        </w:tc>
      </w:tr>
    </w:tbl>
    <w:p w14:paraId="0F031431" w14:textId="77777777" w:rsidR="00570D6E" w:rsidRPr="00FE4CDE" w:rsidRDefault="00570D6E" w:rsidP="0056446D">
      <w:pPr>
        <w:rPr>
          <w:rFonts w:ascii="Times New Roman" w:hAnsi="Times New Roman"/>
          <w:color w:val="212121"/>
        </w:rPr>
      </w:pPr>
    </w:p>
    <w:p w14:paraId="0EA3F3CB" w14:textId="77777777" w:rsidR="00201304" w:rsidRPr="00FE4CDE" w:rsidRDefault="00201304" w:rsidP="0056446D">
      <w:pPr>
        <w:rPr>
          <w:rFonts w:ascii="Times New Roman" w:hAnsi="Times New Roman"/>
          <w:i/>
          <w:iCs/>
          <w:color w:val="212121"/>
        </w:rPr>
      </w:pPr>
    </w:p>
    <w:p w14:paraId="182AB705" w14:textId="77777777" w:rsidR="00570D6E" w:rsidRPr="00FE4CDE" w:rsidRDefault="00570D6E" w:rsidP="0056446D">
      <w:pPr>
        <w:rPr>
          <w:rFonts w:ascii="Times New Roman" w:hAnsi="Times New Roman"/>
          <w:color w:val="212121"/>
        </w:rPr>
      </w:pPr>
    </w:p>
    <w:p w14:paraId="353B58BC" w14:textId="5C864D9B" w:rsidR="00201304" w:rsidRPr="00FE4CDE" w:rsidRDefault="00201304" w:rsidP="0056446D">
      <w:pPr>
        <w:rPr>
          <w:rFonts w:ascii="Times New Roman" w:hAnsi="Times New Roman"/>
          <w:color w:val="212121"/>
        </w:rPr>
      </w:pPr>
      <w:r w:rsidRPr="00FE4CDE">
        <w:rPr>
          <w:rFonts w:ascii="Times New Roman" w:hAnsi="Times New Roman"/>
          <w:b/>
          <w:bCs/>
          <w:color w:val="212121"/>
        </w:rPr>
        <w:t>Analysis</w:t>
      </w:r>
    </w:p>
    <w:p w14:paraId="3C26410F" w14:textId="28CAA18F" w:rsidR="00507F45" w:rsidRPr="00FE4CDE" w:rsidRDefault="009C3859" w:rsidP="0056446D">
      <w:pPr>
        <w:rPr>
          <w:rFonts w:ascii="Times New Roman" w:hAnsi="Times New Roman"/>
          <w:color w:val="212121"/>
        </w:rPr>
      </w:pPr>
      <w:r w:rsidRPr="00FE4CDE">
        <w:rPr>
          <w:rFonts w:ascii="Times New Roman" w:hAnsi="Times New Roman"/>
          <w:color w:val="212121"/>
        </w:rPr>
        <w:t xml:space="preserve">I test these hypotheses using a </w:t>
      </w:r>
      <w:proofErr w:type="gramStart"/>
      <w:r w:rsidRPr="00FE4CDE">
        <w:rPr>
          <w:rFonts w:ascii="Times New Roman" w:hAnsi="Times New Roman"/>
          <w:color w:val="212121"/>
        </w:rPr>
        <w:t>nationally-representative</w:t>
      </w:r>
      <w:proofErr w:type="gramEnd"/>
      <w:r w:rsidRPr="00FE4CDE">
        <w:rPr>
          <w:rFonts w:ascii="Times New Roman" w:hAnsi="Times New Roman"/>
          <w:color w:val="212121"/>
        </w:rPr>
        <w:t xml:space="preserve"> survey that asks about participants</w:t>
      </w:r>
      <w:r w:rsidR="000E7A91">
        <w:rPr>
          <w:rFonts w:ascii="Times New Roman" w:hAnsi="Times New Roman"/>
          <w:color w:val="212121"/>
        </w:rPr>
        <w:t>’</w:t>
      </w:r>
      <w:r w:rsidRPr="00FE4CDE">
        <w:rPr>
          <w:rFonts w:ascii="Times New Roman" w:hAnsi="Times New Roman"/>
          <w:color w:val="212121"/>
        </w:rPr>
        <w:t xml:space="preserve"> direct and proximal experience with incarceration or victimization of violent crime, perceptions of deservingness, and views on policy. In this section, I describe these data and methods for analyses. </w:t>
      </w:r>
    </w:p>
    <w:p w14:paraId="4AAE9F87" w14:textId="77777777" w:rsidR="00507F45" w:rsidRPr="00FE4CDE" w:rsidRDefault="00507F45" w:rsidP="0056446D">
      <w:pPr>
        <w:rPr>
          <w:rFonts w:ascii="Times New Roman" w:hAnsi="Times New Roman"/>
          <w:color w:val="212121"/>
        </w:rPr>
      </w:pPr>
    </w:p>
    <w:p w14:paraId="10E4D10A" w14:textId="77777777" w:rsidR="00507F45" w:rsidRPr="00FE4CDE" w:rsidRDefault="00507F45" w:rsidP="0056446D">
      <w:pPr>
        <w:rPr>
          <w:rFonts w:ascii="Times New Roman" w:hAnsi="Times New Roman"/>
          <w:color w:val="212121"/>
        </w:rPr>
      </w:pPr>
    </w:p>
    <w:p w14:paraId="5026AF0A" w14:textId="2568965A" w:rsidR="00201304" w:rsidRPr="00FE4CDE" w:rsidRDefault="00201304" w:rsidP="0056446D">
      <w:pPr>
        <w:rPr>
          <w:rFonts w:ascii="Times New Roman" w:hAnsi="Times New Roman"/>
          <w:b/>
          <w:bCs/>
          <w:color w:val="212121"/>
        </w:rPr>
      </w:pPr>
      <w:r w:rsidRPr="00FE4CDE">
        <w:rPr>
          <w:rFonts w:ascii="Times New Roman" w:hAnsi="Times New Roman"/>
          <w:b/>
          <w:bCs/>
          <w:color w:val="212121"/>
        </w:rPr>
        <w:t>Data</w:t>
      </w:r>
    </w:p>
    <w:p w14:paraId="59C8BAAB" w14:textId="7B800168" w:rsidR="00201304" w:rsidRPr="00FE4CDE" w:rsidRDefault="00201304" w:rsidP="0056446D">
      <w:pPr>
        <w:rPr>
          <w:rFonts w:ascii="Times New Roman" w:hAnsi="Times New Roman"/>
          <w:color w:val="212121"/>
        </w:rPr>
      </w:pPr>
      <w:r w:rsidRPr="00FE4CDE">
        <w:rPr>
          <w:rFonts w:ascii="Times New Roman" w:hAnsi="Times New Roman"/>
          <w:i/>
          <w:iCs/>
          <w:color w:val="212121"/>
        </w:rPr>
        <w:t>Survey</w:t>
      </w:r>
    </w:p>
    <w:p w14:paraId="1552874B" w14:textId="43995782" w:rsidR="009C3859" w:rsidRPr="00FE4CDE" w:rsidRDefault="009C3859" w:rsidP="009C3859">
      <w:pPr>
        <w:rPr>
          <w:rFonts w:ascii="Times New Roman" w:hAnsi="Times New Roman"/>
          <w:color w:val="212121"/>
        </w:rPr>
      </w:pPr>
      <w:r w:rsidRPr="00FE4CDE">
        <w:rPr>
          <w:rFonts w:ascii="Times New Roman" w:hAnsi="Times New Roman"/>
          <w:color w:val="212121"/>
        </w:rPr>
        <w:t>I explor</w:t>
      </w:r>
      <w:r w:rsidR="000E7A91">
        <w:rPr>
          <w:rFonts w:ascii="Times New Roman" w:hAnsi="Times New Roman"/>
          <w:color w:val="212121"/>
        </w:rPr>
        <w:t>e</w:t>
      </w:r>
      <w:r w:rsidRPr="00FE4CDE">
        <w:rPr>
          <w:rFonts w:ascii="Times New Roman" w:hAnsi="Times New Roman"/>
          <w:color w:val="212121"/>
        </w:rPr>
        <w:t xml:space="preserve"> the application of deservingness to carceral contexts using novel survey data collected in September 2024 by Smith, Bowman, and Mensik.  Kreitzer and Smith, previously empirically mapped constructions of power and deservingness of 87 target populations by employing </w:t>
      </w:r>
      <w:proofErr w:type="spellStart"/>
      <w:r w:rsidRPr="00FE4CDE">
        <w:rPr>
          <w:rFonts w:ascii="Times New Roman" w:hAnsi="Times New Roman"/>
          <w:color w:val="212121"/>
        </w:rPr>
        <w:t>MTurk</w:t>
      </w:r>
      <w:proofErr w:type="spellEnd"/>
      <w:r w:rsidRPr="00FE4CDE">
        <w:rPr>
          <w:rFonts w:ascii="Times New Roman" w:hAnsi="Times New Roman"/>
          <w:color w:val="212121"/>
        </w:rPr>
        <w:t xml:space="preserve"> workers; this new data set mimics the strengths of that data collection strategy, and makes important changes, such as relying on survey respondents recruited from Bovitz proprietary panel and reducing the number of groups individuals assess, to address issues of respondent fatigue.</w:t>
      </w:r>
    </w:p>
    <w:p w14:paraId="656A6153" w14:textId="77777777" w:rsidR="00201304" w:rsidRPr="00FE4CDE" w:rsidRDefault="00201304" w:rsidP="0056446D">
      <w:pPr>
        <w:rPr>
          <w:rFonts w:ascii="Times New Roman" w:hAnsi="Times New Roman"/>
          <w:color w:val="212121"/>
        </w:rPr>
      </w:pPr>
    </w:p>
    <w:p w14:paraId="5906D434" w14:textId="730419BE" w:rsidR="00507F45" w:rsidRPr="00FE4CDE" w:rsidRDefault="00507F45" w:rsidP="00507F45">
      <w:pPr>
        <w:rPr>
          <w:rFonts w:ascii="Times New Roman" w:hAnsi="Times New Roman"/>
          <w:color w:val="212121"/>
        </w:rPr>
      </w:pPr>
      <w:r w:rsidRPr="00FE4CDE">
        <w:rPr>
          <w:rFonts w:ascii="Times New Roman" w:hAnsi="Times New Roman"/>
          <w:color w:val="212121"/>
        </w:rPr>
        <w:t xml:space="preserve">This survey targets the US adult general population. 2,716 participants were on recruited to complete surveys on the platform Forthright. To be eligible for the study, participants were required to provide informed consent, be at least 18 years old, and be residents of the US. They were paid $10 for completing the 30-minute survey. </w:t>
      </w:r>
      <w:r w:rsidR="000E7A91">
        <w:rPr>
          <w:rFonts w:ascii="Times New Roman" w:hAnsi="Times New Roman"/>
          <w:color w:val="212121"/>
        </w:rPr>
        <w:t>T</w:t>
      </w:r>
      <w:r w:rsidRPr="00FE4CDE">
        <w:rPr>
          <w:rFonts w:ascii="Times New Roman" w:hAnsi="Times New Roman"/>
          <w:color w:val="212121"/>
        </w:rPr>
        <w:t xml:space="preserve">he sample is just under 51% women, and 49% men. The sample is more Democratic than the national average (39% versus 31%), but as Republican (25%). I apply exclusions for low response quality failing to pass two attention checks, satisficing, and extreme outlier response </w:t>
      </w:r>
      <w:commentRangeStart w:id="55"/>
      <w:r w:rsidRPr="00FE4CDE">
        <w:rPr>
          <w:rFonts w:ascii="Times New Roman" w:hAnsi="Times New Roman"/>
          <w:color w:val="212121"/>
        </w:rPr>
        <w:t>times</w:t>
      </w:r>
      <w:commentRangeEnd w:id="55"/>
      <w:r w:rsidR="009C3859" w:rsidRPr="00FE4CDE">
        <w:rPr>
          <w:rStyle w:val="CommentReference"/>
          <w:rFonts w:ascii="Times New Roman" w:hAnsi="Times New Roman"/>
        </w:rPr>
        <w:commentReference w:id="55"/>
      </w:r>
      <w:r w:rsidRPr="00FE4CDE">
        <w:rPr>
          <w:rFonts w:ascii="Times New Roman" w:hAnsi="Times New Roman"/>
          <w:color w:val="212121"/>
        </w:rPr>
        <w:t xml:space="preserve">. </w:t>
      </w:r>
    </w:p>
    <w:p w14:paraId="64700C7A" w14:textId="77777777" w:rsidR="00507F45" w:rsidRPr="00FE4CDE" w:rsidRDefault="00507F45" w:rsidP="0056446D">
      <w:pPr>
        <w:rPr>
          <w:rFonts w:ascii="Times New Roman" w:hAnsi="Times New Roman"/>
          <w:color w:val="212121"/>
        </w:rPr>
      </w:pPr>
    </w:p>
    <w:p w14:paraId="758FA4A5" w14:textId="657CD6F6" w:rsidR="00BC2737" w:rsidRPr="00FE4CDE" w:rsidRDefault="00507F45" w:rsidP="0056446D">
      <w:pPr>
        <w:rPr>
          <w:rFonts w:ascii="Times New Roman" w:hAnsi="Times New Roman"/>
          <w:i/>
          <w:iCs/>
          <w:color w:val="212121"/>
        </w:rPr>
      </w:pPr>
      <w:r w:rsidRPr="00FE4CDE">
        <w:rPr>
          <w:rFonts w:ascii="Times New Roman" w:hAnsi="Times New Roman"/>
          <w:i/>
          <w:iCs/>
          <w:color w:val="212121"/>
        </w:rPr>
        <w:t>Measurement of Deservingness</w:t>
      </w:r>
    </w:p>
    <w:p w14:paraId="5F10C557" w14:textId="77777777" w:rsidR="00507F45" w:rsidRPr="00FE4CDE" w:rsidRDefault="00507F45" w:rsidP="0056446D">
      <w:pPr>
        <w:rPr>
          <w:rFonts w:ascii="Times New Roman" w:hAnsi="Times New Roman"/>
          <w:color w:val="212121"/>
        </w:rPr>
      </w:pPr>
    </w:p>
    <w:p w14:paraId="7595228B" w14:textId="777F7371" w:rsidR="00507F45" w:rsidRPr="00FE4CDE" w:rsidRDefault="00507F45" w:rsidP="0056446D">
      <w:pPr>
        <w:rPr>
          <w:rFonts w:ascii="Times New Roman" w:hAnsi="Times New Roman"/>
          <w:color w:val="212121"/>
        </w:rPr>
      </w:pPr>
      <w:r w:rsidRPr="00FE4CDE">
        <w:rPr>
          <w:rFonts w:ascii="Times New Roman" w:hAnsi="Times New Roman"/>
          <w:color w:val="212121"/>
        </w:rPr>
        <w:t>Perceptions of deservingness are measured as in Kreitzer and Smith’s original empirical mapping. Participants are asked to consider the following prompt, and indicate their perception of group deservingness using a 0-100 slider scale set to 50:</w:t>
      </w:r>
    </w:p>
    <w:p w14:paraId="4CD3C367" w14:textId="77777777" w:rsidR="00507F45" w:rsidRPr="00FE4CDE" w:rsidRDefault="00507F45" w:rsidP="0056446D">
      <w:pPr>
        <w:rPr>
          <w:rFonts w:ascii="Times New Roman" w:hAnsi="Times New Roman"/>
          <w:color w:val="212121"/>
        </w:rPr>
      </w:pPr>
    </w:p>
    <w:p w14:paraId="3FEE6FAB" w14:textId="77777777" w:rsidR="00507F45" w:rsidRPr="00FE4CDE" w:rsidRDefault="00507F45" w:rsidP="00507F45">
      <w:pPr>
        <w:ind w:left="720"/>
        <w:rPr>
          <w:rFonts w:ascii="Times New Roman" w:hAnsi="Times New Roman"/>
          <w:i/>
          <w:iCs/>
          <w:color w:val="212121"/>
        </w:rPr>
      </w:pPr>
      <w:r w:rsidRPr="00FE4CDE">
        <w:rPr>
          <w:rFonts w:ascii="Times New Roman" w:hAnsi="Times New Roman"/>
          <w:i/>
          <w:iCs/>
          <w:color w:val="212121"/>
        </w:rPr>
        <w:t>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w:t>
      </w:r>
      <w:r w:rsidRPr="00FE4CDE">
        <w:rPr>
          <w:rFonts w:ascii="Times New Roman" w:hAnsi="Times New Roman"/>
          <w:i/>
          <w:iCs/>
          <w:color w:val="212121"/>
        </w:rPr>
        <w:br/>
      </w:r>
      <w:r w:rsidRPr="00FE4CDE">
        <w:rPr>
          <w:rFonts w:ascii="Times New Roman" w:hAnsi="Times New Roman"/>
          <w:i/>
          <w:iCs/>
          <w:color w:val="212121"/>
        </w:rPr>
        <w:br/>
        <w:t xml:space="preserve">Meanwhile, there are many other groups that are viewed as a burden to the general welfare of society, and are believed to be undeserving of sympathy, pity, or help. Typically, we describe members of these groups as greedy, disrespectful, disloyal, immoral, disgusting, dangerous, lazy, </w:t>
      </w:r>
      <w:r w:rsidRPr="00FE4CDE">
        <w:rPr>
          <w:rFonts w:ascii="Times New Roman" w:hAnsi="Times New Roman"/>
          <w:i/>
          <w:iCs/>
          <w:color w:val="212121"/>
        </w:rPr>
        <w:lastRenderedPageBreak/>
        <w:t>and expect others to care for them.</w:t>
      </w:r>
      <w:r w:rsidRPr="00FE4CDE">
        <w:rPr>
          <w:rFonts w:ascii="Times New Roman" w:hAnsi="Times New Roman"/>
          <w:i/>
          <w:iCs/>
          <w:color w:val="212121"/>
        </w:rPr>
        <w:br/>
      </w:r>
      <w:r w:rsidRPr="00FE4CDE">
        <w:rPr>
          <w:rFonts w:ascii="Times New Roman" w:hAnsi="Times New Roman"/>
          <w:i/>
          <w:iCs/>
          <w:color w:val="212121"/>
        </w:rPr>
        <w:br/>
        <w:t>Based on what you know about these groups, how deserving or undeserving would you say each of these groups are, generally speaking? Here, 0 means most people in that group are completely undeserving. 100 means most people in that group are very deserving.</w:t>
      </w:r>
    </w:p>
    <w:p w14:paraId="4F991CB0" w14:textId="77777777" w:rsidR="00507F45" w:rsidRPr="00FE4CDE" w:rsidRDefault="00507F45" w:rsidP="0056446D">
      <w:pPr>
        <w:rPr>
          <w:rFonts w:ascii="Times New Roman" w:hAnsi="Times New Roman"/>
          <w:color w:val="212121"/>
        </w:rPr>
      </w:pPr>
    </w:p>
    <w:p w14:paraId="780BA45C" w14:textId="1F406EF2" w:rsidR="00507F45" w:rsidRPr="00FE4CDE" w:rsidRDefault="00507F45" w:rsidP="0056446D">
      <w:pPr>
        <w:rPr>
          <w:rFonts w:ascii="Times New Roman" w:hAnsi="Times New Roman"/>
          <w:color w:val="212121"/>
        </w:rPr>
      </w:pPr>
      <w:r w:rsidRPr="00FE4CDE">
        <w:rPr>
          <w:rFonts w:ascii="Times New Roman" w:hAnsi="Times New Roman"/>
          <w:color w:val="212121"/>
        </w:rPr>
        <w:t xml:space="preserve">In this survey, participants review a total of 65 groups. To include </w:t>
      </w:r>
      <w:r w:rsidR="00437602" w:rsidRPr="00FE4CDE">
        <w:rPr>
          <w:rFonts w:ascii="Times New Roman" w:hAnsi="Times New Roman"/>
          <w:color w:val="212121"/>
        </w:rPr>
        <w:t xml:space="preserve">that many groups, participants are randomly assorted into three sections (A, B, and C). </w:t>
      </w:r>
      <w:r w:rsidRPr="00FE4CDE">
        <w:rPr>
          <w:rFonts w:ascii="Times New Roman" w:hAnsi="Times New Roman"/>
          <w:color w:val="212121"/>
        </w:rPr>
        <w:t xml:space="preserve"> </w:t>
      </w:r>
      <w:r w:rsidR="00437602" w:rsidRPr="00FE4CDE">
        <w:rPr>
          <w:rFonts w:ascii="Times New Roman" w:hAnsi="Times New Roman"/>
          <w:color w:val="212121"/>
        </w:rPr>
        <w:t>All three respondent sections evaluated randomized lists of groups that included “criminals,” “incarcerated people/prisoners,” and “incarcerated women,” among other non-carceral groups, providing a sample of approximately 2,244 respondents after cleaning. One-third of respondents were asked to also evaluate “incarcerated parents” and “exonerated/wrongfully convicted.” Another one-third evaluated the deservingness/power of “formerly incarcerated/ex-felons” and “sex offenders.”</w:t>
      </w:r>
    </w:p>
    <w:p w14:paraId="1C112119" w14:textId="77777777" w:rsidR="000E7A91" w:rsidRDefault="000E7A91" w:rsidP="0056446D">
      <w:pPr>
        <w:rPr>
          <w:rFonts w:ascii="Times New Roman" w:hAnsi="Times New Roman"/>
          <w:color w:val="212121"/>
        </w:rPr>
      </w:pPr>
    </w:p>
    <w:p w14:paraId="454C62E1" w14:textId="33DF69C2" w:rsidR="00206FF9" w:rsidRDefault="00206FF9" w:rsidP="0056446D">
      <w:pPr>
        <w:rPr>
          <w:rFonts w:ascii="Times New Roman" w:hAnsi="Times New Roman"/>
          <w:color w:val="212121"/>
        </w:rPr>
      </w:pPr>
      <w:r w:rsidRPr="00206FF9">
        <w:rPr>
          <w:rFonts w:ascii="Times New Roman" w:hAnsi="Times New Roman"/>
          <w:i/>
          <w:iCs/>
          <w:color w:val="212121"/>
        </w:rPr>
        <w:t>Standardization</w:t>
      </w:r>
      <w:r w:rsidRPr="00206FF9">
        <w:rPr>
          <w:rFonts w:ascii="Times New Roman" w:hAnsi="Times New Roman"/>
          <w:color w:val="212121"/>
        </w:rPr>
        <w:t xml:space="preserve">: Following Kreitzer and Smith (2023), who point out some survey participants’ tendency to be “gracious in their evaluations of a range of groups while others…may be </w:t>
      </w:r>
      <w:proofErr w:type="spellStart"/>
      <w:r w:rsidRPr="00206FF9">
        <w:rPr>
          <w:rFonts w:ascii="Times New Roman" w:hAnsi="Times New Roman"/>
          <w:color w:val="212121"/>
        </w:rPr>
        <w:t>dispositionally</w:t>
      </w:r>
      <w:proofErr w:type="spellEnd"/>
      <w:r w:rsidRPr="00206FF9">
        <w:rPr>
          <w:rFonts w:ascii="Times New Roman" w:hAnsi="Times New Roman"/>
          <w:color w:val="212121"/>
        </w:rPr>
        <w:t xml:space="preserve"> </w:t>
      </w:r>
      <w:proofErr w:type="spellStart"/>
      <w:r w:rsidRPr="00206FF9">
        <w:rPr>
          <w:rFonts w:ascii="Times New Roman" w:hAnsi="Times New Roman"/>
          <w:color w:val="212121"/>
        </w:rPr>
        <w:t>judgemental</w:t>
      </w:r>
      <w:proofErr w:type="spellEnd"/>
      <w:r w:rsidRPr="00206FF9">
        <w:rPr>
          <w:rFonts w:ascii="Times New Roman" w:hAnsi="Times New Roman"/>
          <w:color w:val="212121"/>
        </w:rPr>
        <w:t>,” I use standardize deservingness scores adjusted using the “difference between the score a respondent gives to a given group and the average score the respondent gave across all groups.”</w:t>
      </w:r>
    </w:p>
    <w:p w14:paraId="0AE1BBBA" w14:textId="77777777" w:rsidR="00CC1860" w:rsidRDefault="00CC1860" w:rsidP="0056446D">
      <w:pPr>
        <w:rPr>
          <w:rFonts w:ascii="Times New Roman" w:hAnsi="Times New Roman"/>
          <w:color w:val="212121"/>
        </w:rPr>
      </w:pPr>
    </w:p>
    <w:p w14:paraId="70A42EC6" w14:textId="77777777" w:rsidR="00206FF9" w:rsidRPr="00FE4CDE" w:rsidRDefault="00206FF9" w:rsidP="0056446D">
      <w:pPr>
        <w:rPr>
          <w:rFonts w:ascii="Times New Roman" w:hAnsi="Times New Roman"/>
          <w:color w:val="212121"/>
        </w:rPr>
      </w:pPr>
    </w:p>
    <w:p w14:paraId="3CE6A790" w14:textId="5CE0B4F0" w:rsidR="009270B1" w:rsidRPr="00FE4CDE" w:rsidRDefault="009270B1" w:rsidP="0056446D">
      <w:pPr>
        <w:rPr>
          <w:rFonts w:ascii="Times New Roman" w:hAnsi="Times New Roman"/>
          <w:i/>
          <w:iCs/>
          <w:color w:val="212121"/>
        </w:rPr>
      </w:pPr>
      <w:r w:rsidRPr="00FE4CDE">
        <w:rPr>
          <w:rFonts w:ascii="Times New Roman" w:hAnsi="Times New Roman"/>
          <w:i/>
          <w:iCs/>
          <w:color w:val="212121"/>
        </w:rPr>
        <w:t>Measurement of Impact</w:t>
      </w:r>
    </w:p>
    <w:p w14:paraId="58D07753" w14:textId="77777777" w:rsidR="009270B1" w:rsidRPr="00FE4CDE" w:rsidRDefault="009270B1" w:rsidP="0056446D">
      <w:pPr>
        <w:rPr>
          <w:rFonts w:ascii="Times New Roman" w:hAnsi="Times New Roman"/>
          <w:i/>
          <w:iCs/>
          <w:color w:val="212121"/>
        </w:rPr>
      </w:pPr>
    </w:p>
    <w:p w14:paraId="592EC91C" w14:textId="77777777" w:rsidR="00FD4654" w:rsidRDefault="00FD4654" w:rsidP="00FD4654">
      <w:pPr>
        <w:rPr>
          <w:rFonts w:ascii="Times New Roman" w:hAnsi="Times New Roman"/>
          <w:color w:val="212121"/>
        </w:rPr>
      </w:pPr>
      <w:r>
        <w:rPr>
          <w:rFonts w:ascii="Times New Roman" w:hAnsi="Times New Roman"/>
          <w:color w:val="212121"/>
        </w:rPr>
        <w:t xml:space="preserve">My first independent variable captures direct and proximal impact. </w:t>
      </w:r>
    </w:p>
    <w:p w14:paraId="00F35D13" w14:textId="77777777" w:rsidR="00FD4654" w:rsidRDefault="00FD4654" w:rsidP="009270B1">
      <w:pPr>
        <w:rPr>
          <w:rFonts w:ascii="Times New Roman" w:hAnsi="Times New Roman"/>
          <w:color w:val="212121"/>
        </w:rPr>
      </w:pPr>
    </w:p>
    <w:p w14:paraId="5640FADB" w14:textId="72E61CFF" w:rsidR="009270B1" w:rsidRPr="00FE4CDE" w:rsidRDefault="009270B1" w:rsidP="009270B1">
      <w:pPr>
        <w:rPr>
          <w:rFonts w:ascii="Times New Roman" w:hAnsi="Times New Roman"/>
          <w:color w:val="212121"/>
        </w:rPr>
      </w:pPr>
      <w:r w:rsidRPr="00FE4CDE">
        <w:rPr>
          <w:rFonts w:ascii="Times New Roman" w:hAnsi="Times New Roman"/>
          <w:color w:val="212121"/>
        </w:rPr>
        <w:t xml:space="preserve">I am interested in how people who have been incarcerated, know incarcerated people, have been victims, and combinations of these differ from those who select “no/don’t know” – those who have not been impacted. I am also interested in how these impacted groups differ between one another – particularly whether those who have been victims of crime are as unlike carceral citizens and their networks as dominant discourses might suggest. Participants are asked whether, “in the past five years,” they or “someone they know well” had any of 12 experiences, including “been incarcerated in jail or prison, and “been a victim of violent crime.” They can select both themselves and “someone they know well.”  </w:t>
      </w:r>
    </w:p>
    <w:p w14:paraId="2341D91C" w14:textId="77777777" w:rsidR="009270B1" w:rsidRDefault="009270B1" w:rsidP="0056446D">
      <w:pPr>
        <w:rPr>
          <w:rFonts w:ascii="Times New Roman" w:hAnsi="Times New Roman"/>
          <w:color w:val="212121"/>
        </w:rPr>
      </w:pPr>
    </w:p>
    <w:p w14:paraId="3F2A8239" w14:textId="77777777" w:rsidR="00206FF9" w:rsidRPr="00206FF9" w:rsidRDefault="00206FF9" w:rsidP="00206FF9">
      <w:pPr>
        <w:rPr>
          <w:rFonts w:ascii="Times New Roman" w:hAnsi="Times New Roman"/>
          <w:i/>
          <w:iCs/>
          <w:color w:val="212121"/>
        </w:rPr>
      </w:pPr>
      <w:r w:rsidRPr="00206FF9">
        <w:rPr>
          <w:rFonts w:ascii="Times New Roman" w:hAnsi="Times New Roman"/>
          <w:i/>
          <w:iCs/>
          <w:color w:val="212121"/>
        </w:rPr>
        <w:t>Control Variables</w:t>
      </w:r>
    </w:p>
    <w:p w14:paraId="5422A719" w14:textId="7A3B4544" w:rsidR="00206FF9" w:rsidRDefault="00206FF9" w:rsidP="00206FF9">
      <w:pPr>
        <w:rPr>
          <w:rFonts w:ascii="Times New Roman" w:hAnsi="Times New Roman"/>
          <w:color w:val="212121"/>
        </w:rPr>
      </w:pPr>
      <w:r w:rsidRPr="00206FF9">
        <w:rPr>
          <w:rFonts w:ascii="Times New Roman" w:hAnsi="Times New Roman"/>
          <w:color w:val="212121"/>
        </w:rPr>
        <w:t xml:space="preserve">Beliefs about what incarcerated people deserve certainly may reflect punitiveness. This impulse to punish and support punitive, rather than rehabilitative policies through retributivist justifications is heightened in the US by cultures of individualism and </w:t>
      </w:r>
      <w:proofErr w:type="gramStart"/>
      <w:r w:rsidRPr="00206FF9">
        <w:rPr>
          <w:rFonts w:ascii="Times New Roman" w:hAnsi="Times New Roman"/>
          <w:color w:val="212121"/>
        </w:rPr>
        <w:t>meritocracy, and</w:t>
      </w:r>
      <w:proofErr w:type="gramEnd"/>
      <w:r w:rsidRPr="00206FF9">
        <w:rPr>
          <w:rFonts w:ascii="Times New Roman" w:hAnsi="Times New Roman"/>
          <w:color w:val="212121"/>
        </w:rPr>
        <w:t xml:space="preserve"> conditioned by existing punitive policies and discourse. However, “mushiness” of punitiveness and idiosyncrasies discussed suggest it is not the overriding factor. Punitiveness is usually measured by support for “tough on crime” policies, particularly the death penalty as it is strictly ‘expressive’ rather than rehabilitative or utilitarian as it has no deterrent effect on homicide rates (Enns 2016, Nagin and Pepper 2012). Studies also measure public punitiveness with self-reports on beliefs about the purpose of incarceration – rehabilitation versus punishment. </w:t>
      </w:r>
      <w:r>
        <w:rPr>
          <w:rFonts w:ascii="Times New Roman" w:hAnsi="Times New Roman"/>
          <w:color w:val="212121"/>
        </w:rPr>
        <w:t>Here, I control for punitiveness with a</w:t>
      </w:r>
      <w:r w:rsidRPr="00206FF9">
        <w:rPr>
          <w:rFonts w:ascii="Times New Roman" w:hAnsi="Times New Roman"/>
          <w:color w:val="212121"/>
        </w:rPr>
        <w:t xml:space="preserve"> 7-point scale question reflecting respondent’s views about the purpose of incarceration, or whether participants see the purpose being about “punishing incarcerated individuals for past actions” or rehabilitation. </w:t>
      </w:r>
    </w:p>
    <w:p w14:paraId="179B2573" w14:textId="77777777" w:rsidR="00206FF9" w:rsidRDefault="00206FF9" w:rsidP="00206FF9">
      <w:pPr>
        <w:rPr>
          <w:rFonts w:ascii="Times New Roman" w:hAnsi="Times New Roman"/>
          <w:color w:val="212121"/>
        </w:rPr>
      </w:pPr>
    </w:p>
    <w:p w14:paraId="22CC177B" w14:textId="56F3E913" w:rsidR="00206FF9" w:rsidRPr="00206FF9" w:rsidRDefault="00206FF9" w:rsidP="00206FF9">
      <w:pPr>
        <w:rPr>
          <w:rFonts w:ascii="Times New Roman" w:hAnsi="Times New Roman"/>
          <w:color w:val="212121"/>
        </w:rPr>
      </w:pPr>
      <w:r>
        <w:rPr>
          <w:rFonts w:ascii="Times New Roman" w:hAnsi="Times New Roman"/>
          <w:color w:val="212121"/>
        </w:rPr>
        <w:t>Views on criminal legal policy broadly reflect party affiliation and political ideology, a</w:t>
      </w:r>
      <w:r w:rsidRPr="00206FF9">
        <w:rPr>
          <w:rFonts w:ascii="Times New Roman" w:hAnsi="Times New Roman"/>
          <w:color w:val="212121"/>
        </w:rPr>
        <w:t xml:space="preserve">s many note that punitiveness is almost pre-determined within conservative ideology (Burton et al 2020, Mancici et al 2021, Wilson et al 2015). While Sniderman and Piazza (1993) contend Democrats’ punitiveness reflects ideological beliefs about personal responsibility and the rule of law, </w:t>
      </w:r>
      <w:proofErr w:type="spellStart"/>
      <w:r w:rsidRPr="00206FF9">
        <w:rPr>
          <w:rFonts w:ascii="Times New Roman" w:hAnsi="Times New Roman"/>
          <w:color w:val="212121"/>
        </w:rPr>
        <w:t>Chouhy</w:t>
      </w:r>
      <w:proofErr w:type="spellEnd"/>
      <w:r w:rsidRPr="00206FF9">
        <w:rPr>
          <w:rFonts w:ascii="Times New Roman" w:hAnsi="Times New Roman"/>
          <w:color w:val="212121"/>
        </w:rPr>
        <w:t xml:space="preserve"> and colleagues (2022) recently find evidence that Republican opposition may be more reflective of punitiveness, where for Democrats, opposition is more strongly driven by “culture of control” impulses to think of citizenship </w:t>
      </w:r>
      <w:r w:rsidRPr="00206FF9">
        <w:rPr>
          <w:rFonts w:ascii="Times New Roman" w:hAnsi="Times New Roman"/>
          <w:color w:val="212121"/>
        </w:rPr>
        <w:lastRenderedPageBreak/>
        <w:t xml:space="preserve">desert in terms of merits (Miller and Alexander 2016). To control for party affiliation, respondents indicate whether they are Republican, Democrat, Independent, or ‘other party.’ I will dummy code party, using aggregate independent or other as my reference category, and a Republican dummy variable (1 for Republican, 0 for otherwise) and a Democrat dummy variable (1 for Democrat, 0 for otherwise). </w:t>
      </w:r>
    </w:p>
    <w:p w14:paraId="0AAD839B" w14:textId="77777777" w:rsidR="00206FF9" w:rsidRPr="00206FF9" w:rsidRDefault="00206FF9" w:rsidP="00206FF9">
      <w:pPr>
        <w:rPr>
          <w:rFonts w:ascii="Times New Roman" w:hAnsi="Times New Roman"/>
          <w:color w:val="212121"/>
        </w:rPr>
      </w:pPr>
    </w:p>
    <w:p w14:paraId="3D9E9472" w14:textId="6641623B" w:rsidR="00206FF9" w:rsidRPr="00206FF9" w:rsidRDefault="00206FF9" w:rsidP="00206FF9">
      <w:pPr>
        <w:rPr>
          <w:rFonts w:ascii="Times New Roman" w:hAnsi="Times New Roman"/>
          <w:color w:val="212121"/>
        </w:rPr>
      </w:pPr>
      <w:r w:rsidRPr="00206FF9">
        <w:rPr>
          <w:rFonts w:ascii="Times New Roman" w:hAnsi="Times New Roman"/>
          <w:color w:val="212121"/>
        </w:rPr>
        <w:t>To capture a broader picture of political ideology, respondents are also asked questions about government funding, regulation, and taxation as measures of economic conservativism. They are also asked whether they consider themselves “liberal, conservative, or somewhere in between” on “questions of social policy, such as welfare, infrastructure, health care, education, and minority rights.” These allow me to create an ideology scale</w:t>
      </w:r>
      <w:r>
        <w:rPr>
          <w:rFonts w:ascii="Times New Roman" w:hAnsi="Times New Roman"/>
          <w:color w:val="212121"/>
        </w:rPr>
        <w:t>.</w:t>
      </w:r>
    </w:p>
    <w:p w14:paraId="07B1A9AB" w14:textId="77777777" w:rsidR="00206FF9" w:rsidRPr="00206FF9" w:rsidRDefault="00206FF9" w:rsidP="00206FF9">
      <w:pPr>
        <w:rPr>
          <w:rFonts w:ascii="Times New Roman" w:hAnsi="Times New Roman"/>
          <w:color w:val="212121"/>
        </w:rPr>
      </w:pPr>
    </w:p>
    <w:p w14:paraId="48350718" w14:textId="2428FF79" w:rsidR="00206FF9" w:rsidRDefault="00206FF9" w:rsidP="00206FF9">
      <w:pPr>
        <w:rPr>
          <w:rFonts w:ascii="Times New Roman" w:hAnsi="Times New Roman"/>
          <w:color w:val="212121"/>
        </w:rPr>
      </w:pPr>
      <w:r w:rsidRPr="00206FF9">
        <w:rPr>
          <w:rFonts w:ascii="Times New Roman" w:hAnsi="Times New Roman"/>
          <w:color w:val="212121"/>
        </w:rPr>
        <w:t>I will also control for respondent race and racial attitudes. Respondents are asked whether they are White, Black or African American, Native American/Alaska Native, Asian/Asian American, Native Hawaiian/Other Pacific Islander, Middle Eastern/North African, Hispanic/Latino/a/e, or “my preferred response is not listed.” I will use a series of indicator variables (non-Hispanic white, non-Hispanic Black, Hispanic/Latino, and “other” race).</w:t>
      </w:r>
      <w:r>
        <w:rPr>
          <w:rFonts w:ascii="Times New Roman" w:hAnsi="Times New Roman"/>
          <w:color w:val="212121"/>
        </w:rPr>
        <w:t xml:space="preserve"> </w:t>
      </w:r>
      <w:r w:rsidRPr="00206FF9">
        <w:rPr>
          <w:rFonts w:ascii="Times New Roman" w:hAnsi="Times New Roman"/>
          <w:color w:val="212121"/>
        </w:rPr>
        <w:t xml:space="preserve">To measure racial attitudes, respondents are asked both the ANES Kinder Scales and FIRE Battery questions. Finally, I also control for </w:t>
      </w:r>
      <w:r>
        <w:rPr>
          <w:rFonts w:ascii="Times New Roman" w:hAnsi="Times New Roman"/>
          <w:color w:val="212121"/>
        </w:rPr>
        <w:t>gender and location</w:t>
      </w:r>
      <w:r w:rsidRPr="00206FF9">
        <w:rPr>
          <w:rFonts w:ascii="Times New Roman" w:hAnsi="Times New Roman"/>
          <w:color w:val="212121"/>
        </w:rPr>
        <w:t>. I control for gender with a binary variable where respondents who identified as genderqueer or ‘other’ (of which there were relatively few) will be randomly assigned to woman (0) and men (1). Location – using information on participants state and county, I will create an albeit overly simplified binary for urban (0) or not-urban (1).</w:t>
      </w:r>
    </w:p>
    <w:p w14:paraId="71314FFD" w14:textId="77777777" w:rsidR="00206FF9" w:rsidRDefault="00206FF9" w:rsidP="0056446D">
      <w:pPr>
        <w:rPr>
          <w:rFonts w:ascii="Times New Roman" w:hAnsi="Times New Roman"/>
          <w:color w:val="212121"/>
        </w:rPr>
      </w:pPr>
    </w:p>
    <w:p w14:paraId="49D21351" w14:textId="48118BBB" w:rsidR="00FD4654" w:rsidRPr="004F3990" w:rsidRDefault="00FD4654" w:rsidP="0056446D">
      <w:pPr>
        <w:rPr>
          <w:rFonts w:ascii="Times New Roman" w:hAnsi="Times New Roman"/>
          <w:color w:val="212121"/>
          <w:u w:val="single"/>
        </w:rPr>
      </w:pPr>
      <w:r w:rsidRPr="004F3990">
        <w:rPr>
          <w:rFonts w:ascii="Times New Roman" w:hAnsi="Times New Roman"/>
          <w:color w:val="212121"/>
          <w:u w:val="single"/>
        </w:rPr>
        <w:t>Test 1</w:t>
      </w:r>
    </w:p>
    <w:p w14:paraId="64858CCE" w14:textId="40D15D09" w:rsidR="00FD4654" w:rsidRDefault="00FD4654" w:rsidP="0056446D">
      <w:pPr>
        <w:rPr>
          <w:rFonts w:ascii="Times New Roman" w:hAnsi="Times New Roman"/>
          <w:color w:val="212121"/>
        </w:rPr>
      </w:pPr>
      <w:r>
        <w:rPr>
          <w:rFonts w:ascii="Times New Roman" w:hAnsi="Times New Roman"/>
          <w:color w:val="212121"/>
        </w:rPr>
        <w:t xml:space="preserve">To test how having experienced or knowing someone well who has experienced incarceration, and having been victimized by violent crime impact perceptions of </w:t>
      </w:r>
      <w:proofErr w:type="gramStart"/>
      <w:r>
        <w:rPr>
          <w:rFonts w:ascii="Times New Roman" w:hAnsi="Times New Roman"/>
          <w:color w:val="212121"/>
        </w:rPr>
        <w:t>deservingness,  I</w:t>
      </w:r>
      <w:proofErr w:type="gramEnd"/>
      <w:r>
        <w:rPr>
          <w:rFonts w:ascii="Times New Roman" w:hAnsi="Times New Roman"/>
          <w:color w:val="212121"/>
        </w:rPr>
        <w:t xml:space="preserve"> use a mixed effects </w:t>
      </w:r>
      <w:r w:rsidR="00E84627">
        <w:rPr>
          <w:rFonts w:ascii="Times New Roman" w:hAnsi="Times New Roman"/>
          <w:color w:val="212121"/>
        </w:rPr>
        <w:t xml:space="preserve">OLS </w:t>
      </w:r>
      <w:r>
        <w:rPr>
          <w:rFonts w:ascii="Times New Roman" w:hAnsi="Times New Roman"/>
          <w:color w:val="212121"/>
        </w:rPr>
        <w:t>model</w:t>
      </w:r>
      <w:r w:rsidR="004D3AD0">
        <w:rPr>
          <w:rFonts w:ascii="Times New Roman" w:hAnsi="Times New Roman"/>
          <w:color w:val="212121"/>
        </w:rPr>
        <w:t xml:space="preserve"> where Impact Types represents a dummy variable. </w:t>
      </w:r>
    </w:p>
    <w:p w14:paraId="546CB615" w14:textId="77777777" w:rsidR="00FD4654" w:rsidRDefault="00FD4654" w:rsidP="0056446D">
      <w:pPr>
        <w:rPr>
          <w:rFonts w:ascii="Times New Roman" w:hAnsi="Times New Roman"/>
          <w:color w:val="212121"/>
        </w:rPr>
      </w:pPr>
    </w:p>
    <w:p w14:paraId="6C560E54" w14:textId="77777777" w:rsidR="00CC1860" w:rsidRPr="004F3990" w:rsidRDefault="00CC1860" w:rsidP="00FD4654">
      <w:pPr>
        <w:rPr>
          <w:rFonts w:ascii="Times New Roman" w:hAnsi="Times New Roman"/>
          <w:i/>
          <w:iCs/>
          <w:color w:val="212121"/>
        </w:rPr>
      </w:pPr>
      <w:r w:rsidRPr="004F3990">
        <w:rPr>
          <w:rFonts w:ascii="Times New Roman" w:hAnsi="Times New Roman"/>
          <w:i/>
          <w:iCs/>
          <w:color w:val="212121"/>
        </w:rPr>
        <w:t xml:space="preserve">Incarcerated Person/Prisoner </w:t>
      </w:r>
      <w:proofErr w:type="gramStart"/>
      <w:r w:rsidR="00FD4654" w:rsidRPr="00FD4654">
        <w:rPr>
          <w:rFonts w:ascii="Times New Roman" w:hAnsi="Times New Roman"/>
          <w:i/>
          <w:iCs/>
          <w:color w:val="212121"/>
        </w:rPr>
        <w:t>Deserving</w:t>
      </w:r>
      <w:r w:rsidRPr="004F3990">
        <w:rPr>
          <w:rFonts w:ascii="Times New Roman" w:hAnsi="Times New Roman"/>
          <w:i/>
          <w:iCs/>
          <w:color w:val="212121"/>
        </w:rPr>
        <w:t xml:space="preserve">ness </w:t>
      </w:r>
      <w:r w:rsidR="00FD4654" w:rsidRPr="00FD4654">
        <w:rPr>
          <w:rFonts w:ascii="Times New Roman" w:hAnsi="Times New Roman"/>
          <w:i/>
          <w:iCs/>
          <w:color w:val="212121"/>
        </w:rPr>
        <w:t xml:space="preserve"> =</w:t>
      </w:r>
      <w:proofErr w:type="gramEnd"/>
      <w:r w:rsidR="00FD4654" w:rsidRPr="00FD4654">
        <w:rPr>
          <w:rFonts w:ascii="Times New Roman" w:hAnsi="Times New Roman"/>
          <w:i/>
          <w:iCs/>
          <w:color w:val="212121"/>
        </w:rPr>
        <w:t xml:space="preserve"> </w:t>
      </w:r>
    </w:p>
    <w:p w14:paraId="454F1240" w14:textId="77777777" w:rsidR="00CC1860" w:rsidRPr="004F3990" w:rsidRDefault="00CC1860" w:rsidP="00FD4654">
      <w:pPr>
        <w:rPr>
          <w:rFonts w:ascii="Times New Roman" w:hAnsi="Times New Roman"/>
          <w:i/>
          <w:iCs/>
          <w:color w:val="212121"/>
        </w:rPr>
      </w:pPr>
    </w:p>
    <w:p w14:paraId="7F6A7DD6" w14:textId="1E18BD8E" w:rsidR="00206FF9" w:rsidRPr="004F3990" w:rsidRDefault="00FD4654" w:rsidP="00206FF9">
      <w:pPr>
        <w:rPr>
          <w:rFonts w:ascii="Times New Roman" w:hAnsi="Times New Roman"/>
          <w:i/>
          <w:iCs/>
          <w:color w:val="212121"/>
        </w:rPr>
      </w:pPr>
      <w:r w:rsidRPr="00FD4654">
        <w:rPr>
          <w:rFonts w:ascii="Times New Roman" w:hAnsi="Times New Roman"/>
          <w:i/>
          <w:iCs/>
          <w:color w:val="212121"/>
        </w:rPr>
        <w:t>β₀ + β1(</w:t>
      </w:r>
      <w:r w:rsidRPr="004F3990">
        <w:rPr>
          <w:rFonts w:ascii="Times New Roman" w:hAnsi="Times New Roman"/>
          <w:i/>
          <w:iCs/>
          <w:color w:val="212121"/>
        </w:rPr>
        <w:t>Impact Type</w:t>
      </w:r>
      <w:r w:rsidRPr="00FD4654">
        <w:rPr>
          <w:rFonts w:ascii="Times New Roman" w:hAnsi="Times New Roman"/>
          <w:i/>
          <w:iCs/>
          <w:color w:val="212121"/>
        </w:rPr>
        <w:t>) + β2(</w:t>
      </w:r>
      <w:r w:rsidR="00010889" w:rsidRPr="004F3990">
        <w:rPr>
          <w:rFonts w:ascii="Times New Roman" w:hAnsi="Times New Roman"/>
          <w:i/>
          <w:iCs/>
          <w:color w:val="212121"/>
        </w:rPr>
        <w:t>Punitiveness</w:t>
      </w:r>
      <w:r w:rsidRPr="00FD4654">
        <w:rPr>
          <w:rFonts w:ascii="Times New Roman" w:hAnsi="Times New Roman"/>
          <w:i/>
          <w:iCs/>
          <w:color w:val="212121"/>
        </w:rPr>
        <w:t>) + β3(</w:t>
      </w:r>
      <w:r w:rsidR="00010889" w:rsidRPr="004F3990">
        <w:rPr>
          <w:rFonts w:ascii="Times New Roman" w:hAnsi="Times New Roman"/>
          <w:i/>
          <w:iCs/>
          <w:color w:val="212121"/>
        </w:rPr>
        <w:t>Additional Controls</w:t>
      </w:r>
      <w:r w:rsidRPr="00FD4654">
        <w:rPr>
          <w:rFonts w:ascii="Times New Roman" w:hAnsi="Times New Roman"/>
          <w:i/>
          <w:iCs/>
          <w:color w:val="212121"/>
        </w:rPr>
        <w:t>) + β4(</w:t>
      </w:r>
      <w:r w:rsidR="00010889" w:rsidRPr="004F3990">
        <w:rPr>
          <w:rFonts w:ascii="Times New Roman" w:hAnsi="Times New Roman"/>
          <w:i/>
          <w:iCs/>
          <w:color w:val="212121"/>
        </w:rPr>
        <w:t>Impact x Deservingness</w:t>
      </w:r>
      <w:r w:rsidRPr="00FD4654">
        <w:rPr>
          <w:rFonts w:ascii="Times New Roman" w:hAnsi="Times New Roman"/>
          <w:i/>
          <w:iCs/>
          <w:color w:val="212121"/>
        </w:rPr>
        <w:t xml:space="preserve">) + </w:t>
      </w:r>
      <w:commentRangeStart w:id="56"/>
      <w:r w:rsidR="00CC1860" w:rsidRPr="004F3990">
        <w:rPr>
          <w:rFonts w:ascii="Times New Roman" w:hAnsi="Times New Roman"/>
          <w:i/>
          <w:iCs/>
          <w:color w:val="212121"/>
        </w:rPr>
        <w:t>error</w:t>
      </w:r>
      <w:commentRangeEnd w:id="56"/>
      <w:r w:rsidR="00010889" w:rsidRPr="004F3990">
        <w:rPr>
          <w:rStyle w:val="CommentReference"/>
          <w:i/>
          <w:iCs/>
        </w:rPr>
        <w:commentReference w:id="56"/>
      </w:r>
    </w:p>
    <w:p w14:paraId="2AA927F4" w14:textId="77777777" w:rsidR="00206FF9" w:rsidRDefault="00206FF9" w:rsidP="00FD4654">
      <w:pPr>
        <w:rPr>
          <w:rFonts w:ascii="Times New Roman" w:hAnsi="Times New Roman"/>
          <w:color w:val="212121"/>
        </w:rPr>
      </w:pPr>
    </w:p>
    <w:p w14:paraId="759CAE7A" w14:textId="2A7D7281" w:rsidR="00010889" w:rsidRPr="00FD4654" w:rsidRDefault="00010889" w:rsidP="00FD4654">
      <w:pPr>
        <w:rPr>
          <w:rFonts w:ascii="Times New Roman" w:hAnsi="Times New Roman"/>
          <w:color w:val="212121"/>
          <w:u w:val="single"/>
        </w:rPr>
      </w:pPr>
      <w:r w:rsidRPr="004F3990">
        <w:rPr>
          <w:rFonts w:ascii="Times New Roman" w:hAnsi="Times New Roman"/>
          <w:color w:val="212121"/>
          <w:u w:val="single"/>
        </w:rPr>
        <w:t>Test 2</w:t>
      </w:r>
    </w:p>
    <w:p w14:paraId="2B278C4C" w14:textId="77777777" w:rsidR="004D3AD0" w:rsidRDefault="00010889" w:rsidP="0056446D">
      <w:pPr>
        <w:rPr>
          <w:rFonts w:ascii="Times New Roman" w:hAnsi="Times New Roman"/>
          <w:color w:val="212121"/>
        </w:rPr>
      </w:pPr>
      <w:r>
        <w:rPr>
          <w:rFonts w:ascii="Times New Roman" w:hAnsi="Times New Roman"/>
          <w:color w:val="212121"/>
        </w:rPr>
        <w:t xml:space="preserve">Ultimately, our interest is in whether these distinct experiences translate to distinct criminal legal policy views, and the extent to which target deservingness mediates/moderates those views. </w:t>
      </w:r>
      <w:r w:rsidR="004D3AD0">
        <w:rPr>
          <w:rFonts w:ascii="Times New Roman" w:hAnsi="Times New Roman"/>
          <w:color w:val="212121"/>
        </w:rPr>
        <w:t xml:space="preserve">I </w:t>
      </w:r>
      <w:proofErr w:type="gramStart"/>
      <w:r w:rsidR="004D3AD0">
        <w:rPr>
          <w:rFonts w:ascii="Times New Roman" w:hAnsi="Times New Roman"/>
          <w:color w:val="212121"/>
        </w:rPr>
        <w:t>am able to</w:t>
      </w:r>
      <w:proofErr w:type="gramEnd"/>
      <w:r w:rsidR="004D3AD0">
        <w:rPr>
          <w:rFonts w:ascii="Times New Roman" w:hAnsi="Times New Roman"/>
          <w:color w:val="212121"/>
        </w:rPr>
        <w:t xml:space="preserve"> test this relationship with 7-point scale questions on criminal legal policy. </w:t>
      </w:r>
    </w:p>
    <w:p w14:paraId="0F35FE12" w14:textId="77777777" w:rsidR="004D3AD0" w:rsidRDefault="004D3AD0" w:rsidP="0056446D">
      <w:pPr>
        <w:rPr>
          <w:rFonts w:ascii="Times New Roman" w:hAnsi="Times New Roman"/>
          <w:color w:val="212121"/>
        </w:rPr>
      </w:pPr>
    </w:p>
    <w:p w14:paraId="1C800757" w14:textId="6655DEE4" w:rsidR="00437602" w:rsidRDefault="004D3AD0" w:rsidP="0056446D">
      <w:pPr>
        <w:rPr>
          <w:rFonts w:ascii="Times New Roman" w:hAnsi="Times New Roman"/>
          <w:color w:val="212121"/>
        </w:rPr>
      </w:pPr>
      <w:r>
        <w:rPr>
          <w:rFonts w:ascii="Times New Roman" w:hAnsi="Times New Roman"/>
          <w:color w:val="212121"/>
        </w:rPr>
        <w:t xml:space="preserve">First, I test the interaction between impact types and </w:t>
      </w:r>
    </w:p>
    <w:p w14:paraId="31CFBCE9" w14:textId="77777777" w:rsidR="004D3AD0" w:rsidRDefault="004D3AD0" w:rsidP="0056446D">
      <w:pPr>
        <w:rPr>
          <w:rFonts w:ascii="Times New Roman" w:hAnsi="Times New Roman"/>
          <w:color w:val="212121"/>
        </w:rPr>
      </w:pPr>
    </w:p>
    <w:p w14:paraId="1077109B" w14:textId="7684345C" w:rsidR="004D3AD0" w:rsidRPr="004F3990" w:rsidRDefault="004D3AD0" w:rsidP="004D3AD0">
      <w:pPr>
        <w:rPr>
          <w:rFonts w:ascii="Times New Roman" w:hAnsi="Times New Roman"/>
          <w:i/>
          <w:iCs/>
          <w:color w:val="212121"/>
        </w:rPr>
      </w:pPr>
      <w:r w:rsidRPr="004F3990">
        <w:rPr>
          <w:rFonts w:ascii="Times New Roman" w:hAnsi="Times New Roman"/>
          <w:i/>
          <w:iCs/>
          <w:color w:val="212121"/>
        </w:rPr>
        <w:t>Policy Support(</w:t>
      </w:r>
      <w:proofErr w:type="spellStart"/>
      <w:r w:rsidRPr="004F3990">
        <w:rPr>
          <w:rFonts w:ascii="Times New Roman" w:hAnsi="Times New Roman"/>
          <w:i/>
          <w:iCs/>
          <w:color w:val="212121"/>
        </w:rPr>
        <w:t>i</w:t>
      </w:r>
      <w:proofErr w:type="spellEnd"/>
      <w:r w:rsidRPr="004F3990">
        <w:rPr>
          <w:rFonts w:ascii="Times New Roman" w:hAnsi="Times New Roman"/>
          <w:i/>
          <w:iCs/>
          <w:color w:val="212121"/>
        </w:rPr>
        <w:t xml:space="preserve">) = </w:t>
      </w:r>
      <w:r w:rsidRPr="00FD4654">
        <w:rPr>
          <w:rFonts w:ascii="Times New Roman" w:hAnsi="Times New Roman"/>
          <w:i/>
          <w:iCs/>
          <w:color w:val="212121"/>
        </w:rPr>
        <w:t>β₀</w:t>
      </w:r>
      <w:r w:rsidRPr="004F3990">
        <w:rPr>
          <w:rFonts w:ascii="Times New Roman" w:hAnsi="Times New Roman"/>
          <w:i/>
          <w:iCs/>
          <w:color w:val="212121"/>
        </w:rPr>
        <w:t xml:space="preserve"> + </w:t>
      </w:r>
      <w:r w:rsidRPr="00FD4654">
        <w:rPr>
          <w:rFonts w:ascii="Times New Roman" w:hAnsi="Times New Roman"/>
          <w:i/>
          <w:iCs/>
          <w:color w:val="212121"/>
        </w:rPr>
        <w:t>β1(</w:t>
      </w:r>
      <w:r w:rsidRPr="004F3990">
        <w:rPr>
          <w:rFonts w:ascii="Times New Roman" w:hAnsi="Times New Roman"/>
          <w:i/>
          <w:iCs/>
          <w:color w:val="212121"/>
        </w:rPr>
        <w:t>Impact Type</w:t>
      </w:r>
      <w:r w:rsidRPr="00FD4654">
        <w:rPr>
          <w:rFonts w:ascii="Times New Roman" w:hAnsi="Times New Roman"/>
          <w:i/>
          <w:iCs/>
          <w:color w:val="212121"/>
        </w:rPr>
        <w:t>)</w:t>
      </w:r>
      <w:r w:rsidRPr="004F3990">
        <w:rPr>
          <w:rFonts w:ascii="Times New Roman" w:hAnsi="Times New Roman"/>
          <w:i/>
          <w:iCs/>
          <w:color w:val="212121"/>
        </w:rPr>
        <w:t xml:space="preserve"> + </w:t>
      </w:r>
      <w:r w:rsidRPr="00FD4654">
        <w:rPr>
          <w:rFonts w:ascii="Times New Roman" w:hAnsi="Times New Roman"/>
          <w:i/>
          <w:iCs/>
          <w:color w:val="212121"/>
        </w:rPr>
        <w:t>β2(</w:t>
      </w:r>
      <w:r w:rsidRPr="004F3990">
        <w:rPr>
          <w:rFonts w:ascii="Times New Roman" w:hAnsi="Times New Roman"/>
          <w:i/>
          <w:iCs/>
          <w:color w:val="212121"/>
        </w:rPr>
        <w:t>Punitiveness</w:t>
      </w:r>
      <w:r w:rsidRPr="00FD4654">
        <w:rPr>
          <w:rFonts w:ascii="Times New Roman" w:hAnsi="Times New Roman"/>
          <w:i/>
          <w:iCs/>
          <w:color w:val="212121"/>
        </w:rPr>
        <w:t>) + β3(</w:t>
      </w:r>
      <w:r w:rsidRPr="004F3990">
        <w:rPr>
          <w:rFonts w:ascii="Times New Roman" w:hAnsi="Times New Roman"/>
          <w:i/>
          <w:iCs/>
          <w:color w:val="212121"/>
        </w:rPr>
        <w:t>Additional Controls</w:t>
      </w:r>
      <w:r w:rsidRPr="00FD4654">
        <w:rPr>
          <w:rFonts w:ascii="Times New Roman" w:hAnsi="Times New Roman"/>
          <w:i/>
          <w:iCs/>
          <w:color w:val="212121"/>
        </w:rPr>
        <w:t>) + β4(</w:t>
      </w:r>
      <w:r w:rsidRPr="004F3990">
        <w:rPr>
          <w:rFonts w:ascii="Times New Roman" w:hAnsi="Times New Roman"/>
          <w:i/>
          <w:iCs/>
          <w:color w:val="212121"/>
        </w:rPr>
        <w:t>Impact x Policy Support</w:t>
      </w:r>
      <w:r w:rsidRPr="00FD4654">
        <w:rPr>
          <w:rFonts w:ascii="Times New Roman" w:hAnsi="Times New Roman"/>
          <w:i/>
          <w:iCs/>
          <w:color w:val="212121"/>
        </w:rPr>
        <w:t xml:space="preserve">) + </w:t>
      </w:r>
      <w:commentRangeStart w:id="57"/>
      <w:r w:rsidRPr="004F3990">
        <w:rPr>
          <w:rFonts w:ascii="Times New Roman" w:hAnsi="Times New Roman"/>
          <w:i/>
          <w:iCs/>
          <w:color w:val="212121"/>
        </w:rPr>
        <w:t>error</w:t>
      </w:r>
      <w:commentRangeEnd w:id="57"/>
      <w:r w:rsidRPr="004F3990">
        <w:rPr>
          <w:rStyle w:val="CommentReference"/>
          <w:i/>
          <w:iCs/>
        </w:rPr>
        <w:commentReference w:id="57"/>
      </w:r>
    </w:p>
    <w:p w14:paraId="517DCAF3" w14:textId="42C4CFC4" w:rsidR="004D3AD0" w:rsidRDefault="004D3AD0" w:rsidP="0056446D">
      <w:pPr>
        <w:rPr>
          <w:rFonts w:ascii="Times New Roman" w:hAnsi="Times New Roman"/>
          <w:color w:val="212121"/>
        </w:rPr>
      </w:pPr>
    </w:p>
    <w:p w14:paraId="56C778B7" w14:textId="66585661" w:rsidR="00010889" w:rsidRDefault="004D3AD0" w:rsidP="0056446D">
      <w:pPr>
        <w:rPr>
          <w:rFonts w:ascii="Times New Roman" w:hAnsi="Times New Roman"/>
          <w:color w:val="212121"/>
        </w:rPr>
      </w:pPr>
      <w:r>
        <w:rPr>
          <w:rFonts w:ascii="Times New Roman" w:hAnsi="Times New Roman"/>
          <w:color w:val="212121"/>
        </w:rPr>
        <w:t xml:space="preserve">Next, I test whether deservingness perceptions mediate the relationship between personal and proximate impact and policy views. </w:t>
      </w:r>
      <w:r w:rsidR="00056A55">
        <w:rPr>
          <w:rFonts w:ascii="Times New Roman" w:hAnsi="Times New Roman"/>
          <w:color w:val="212121"/>
        </w:rPr>
        <w:t xml:space="preserve">If test 1 indicates that impact has a statistically significant effect on deservingness perceptions, and test 2 suggests that deservingness perceptions shape policy views for each policy, I will run a series of mediation analyses </w:t>
      </w:r>
      <w:r w:rsidR="00E84627">
        <w:rPr>
          <w:rFonts w:ascii="Times New Roman" w:hAnsi="Times New Roman"/>
          <w:color w:val="212121"/>
        </w:rPr>
        <w:t xml:space="preserve">to test whether how deservingness perceptions serve as an explanatory mechanism. </w:t>
      </w:r>
    </w:p>
    <w:p w14:paraId="645DA9C3" w14:textId="77777777" w:rsidR="00E84627" w:rsidRDefault="00E84627" w:rsidP="0056446D">
      <w:pPr>
        <w:rPr>
          <w:rFonts w:ascii="Times New Roman" w:hAnsi="Times New Roman"/>
          <w:color w:val="212121"/>
        </w:rPr>
      </w:pPr>
    </w:p>
    <w:p w14:paraId="47D0C1AD" w14:textId="4B030B4B" w:rsidR="00E84627" w:rsidRDefault="00E84627" w:rsidP="0056446D">
      <w:pPr>
        <w:rPr>
          <w:rFonts w:ascii="Times New Roman" w:hAnsi="Times New Roman"/>
          <w:color w:val="212121"/>
        </w:rPr>
      </w:pPr>
      <w:r>
        <w:rPr>
          <w:rFonts w:ascii="Times New Roman" w:hAnsi="Times New Roman"/>
          <w:color w:val="212121"/>
        </w:rPr>
        <w:t xml:space="preserve">Here, I use the mediation package in R and repeat the analysis for each of the seven policy questions. If deservingness only partially mediates the relationship between impact and policy views, it might suggest </w:t>
      </w:r>
      <w:r>
        <w:rPr>
          <w:rFonts w:ascii="Times New Roman" w:hAnsi="Times New Roman"/>
          <w:color w:val="212121"/>
        </w:rPr>
        <w:lastRenderedPageBreak/>
        <w:t>that other factors shape the relationship. I can also run moderated mediation analyses of potential moderators.</w:t>
      </w:r>
    </w:p>
    <w:p w14:paraId="4415C5E8" w14:textId="77777777" w:rsidR="004F3990" w:rsidRDefault="004F3990" w:rsidP="0056446D">
      <w:pPr>
        <w:rPr>
          <w:rFonts w:ascii="Times New Roman" w:hAnsi="Times New Roman"/>
          <w:color w:val="212121"/>
        </w:rPr>
      </w:pPr>
    </w:p>
    <w:p w14:paraId="115FF2A8" w14:textId="77777777" w:rsidR="004F3990" w:rsidRPr="00FE4CDE" w:rsidRDefault="004F3990" w:rsidP="0056446D">
      <w:pPr>
        <w:rPr>
          <w:rFonts w:ascii="Times New Roman" w:hAnsi="Times New Roman"/>
          <w:color w:val="212121"/>
        </w:rPr>
      </w:pPr>
    </w:p>
    <w:sectPr w:rsidR="004F3990" w:rsidRPr="00FE4CDE" w:rsidSect="00102E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andis Watts Smith" w:date="2025-03-06T12:38:00Z" w:initials="CWS">
    <w:p w14:paraId="0B2A5A5E" w14:textId="77777777" w:rsidR="00A00A77" w:rsidRDefault="00A00A77" w:rsidP="00A00A77">
      <w:r>
        <w:rPr>
          <w:rStyle w:val="CommentReference"/>
        </w:rPr>
        <w:annotationRef/>
      </w:r>
      <w:r>
        <w:rPr>
          <w:color w:val="000000"/>
          <w:sz w:val="20"/>
          <w:szCs w:val="20"/>
        </w:rPr>
        <w:t xml:space="preserve">You want to talk about two sets of theories. </w:t>
      </w:r>
    </w:p>
    <w:p w14:paraId="72D975B4" w14:textId="77777777" w:rsidR="00A00A77" w:rsidRDefault="00A00A77" w:rsidP="00A00A77"/>
    <w:p w14:paraId="1B856504" w14:textId="77777777" w:rsidR="00A00A77" w:rsidRDefault="00A00A77" w:rsidP="00A00A77">
      <w:r>
        <w:rPr>
          <w:color w:val="000000"/>
          <w:sz w:val="20"/>
          <w:szCs w:val="20"/>
        </w:rPr>
        <w:t xml:space="preserve">You need to do that more cleanly. </w:t>
      </w:r>
    </w:p>
    <w:p w14:paraId="67811036" w14:textId="77777777" w:rsidR="00A00A77" w:rsidRDefault="00A00A77" w:rsidP="00A00A77"/>
    <w:p w14:paraId="0A2232E3" w14:textId="77777777" w:rsidR="00A00A77" w:rsidRDefault="00A00A77" w:rsidP="00A00A77">
      <w:r>
        <w:rPr>
          <w:color w:val="000000"/>
          <w:sz w:val="20"/>
          <w:szCs w:val="20"/>
        </w:rPr>
        <w:t>This paragraph becomes muddled at the, “</w:t>
      </w:r>
      <w:r>
        <w:rPr>
          <w:color w:val="202020"/>
          <w:sz w:val="20"/>
          <w:szCs w:val="20"/>
        </w:rPr>
        <w:t>to distinct experiences with policy” part.</w:t>
      </w:r>
    </w:p>
  </w:comment>
  <w:comment w:id="4" w:author="Kristina Mensik" w:date="2025-02-18T15:33:00Z" w:initials="KM">
    <w:p w14:paraId="664F349F" w14:textId="0B439011" w:rsidR="00A94247" w:rsidRDefault="00A94247" w:rsidP="00A94247">
      <w:r>
        <w:rPr>
          <w:rStyle w:val="CommentReference"/>
        </w:rPr>
        <w:annotationRef/>
      </w:r>
      <w:r>
        <w:rPr>
          <w:color w:val="000000"/>
          <w:sz w:val="20"/>
          <w:szCs w:val="20"/>
        </w:rPr>
        <w:t>Unresolved/options here: there’s reason to explain that I am specifically talking about direct experience, and not really thinking about “proximal” experience as proximal experience, but rather social networks (humanization). Or not. Second, ideally (esp re: other paper) I also note here either a conjoint or qualitative probes.</w:t>
      </w:r>
    </w:p>
  </w:comment>
  <w:comment w:id="8" w:author="Candis Watts Smith" w:date="2025-03-06T12:31:00Z" w:initials="CWS">
    <w:p w14:paraId="544E7785" w14:textId="77777777" w:rsidR="00A00A77" w:rsidRDefault="00A00A77" w:rsidP="00A00A77">
      <w:r>
        <w:rPr>
          <w:rStyle w:val="CommentReference"/>
        </w:rPr>
        <w:annotationRef/>
      </w:r>
      <w:r>
        <w:rPr>
          <w:color w:val="000000"/>
          <w:sz w:val="20"/>
          <w:szCs w:val="20"/>
        </w:rPr>
        <w:t xml:space="preserve">This is circular. The policy feedback literature gives you a “Get out of jail free” pass. </w:t>
      </w:r>
    </w:p>
    <w:p w14:paraId="614C1164" w14:textId="77777777" w:rsidR="00A00A77" w:rsidRDefault="00A00A77" w:rsidP="00A00A77"/>
    <w:p w14:paraId="5500F5C6" w14:textId="77777777" w:rsidR="00A00A77" w:rsidRDefault="00A00A77" w:rsidP="00A00A77">
      <w:r>
        <w:rPr>
          <w:color w:val="000000"/>
          <w:sz w:val="20"/>
          <w:szCs w:val="20"/>
        </w:rPr>
        <w:t>So, instead, you might suggest something like, “The policy feedback literature shows how policy influences our attitudes towards various groups since policy telegraphs messages about what groups are good/deserving or bad/undeserving…Here, I suggest that this loop might be disrupted for some citizens due to their connection to those who are justice involved…..</w:t>
      </w:r>
    </w:p>
  </w:comment>
  <w:comment w:id="9" w:author="Candis Watts Smith" w:date="2025-03-06T12:33:00Z" w:initials="CWS">
    <w:p w14:paraId="705E00A1" w14:textId="77777777" w:rsidR="00A00A77" w:rsidRDefault="00A00A77" w:rsidP="00A00A77">
      <w:r>
        <w:rPr>
          <w:rStyle w:val="CommentReference"/>
        </w:rPr>
        <w:annotationRef/>
      </w:r>
      <w:r>
        <w:rPr>
          <w:color w:val="000000"/>
          <w:sz w:val="20"/>
          <w:szCs w:val="20"/>
        </w:rPr>
        <w:t>A paper can provide a theoretical and an empirical contribution, or it can offer just one of the other. You can focus on the empirical contribution here.</w:t>
      </w:r>
    </w:p>
  </w:comment>
  <w:comment w:id="17" w:author="Candis Watts Smith" w:date="2025-03-06T12:43:00Z" w:initials="CWS">
    <w:p w14:paraId="329C52EE" w14:textId="77777777" w:rsidR="00747203" w:rsidRDefault="00747203" w:rsidP="00747203">
      <w:r>
        <w:rPr>
          <w:rStyle w:val="CommentReference"/>
        </w:rPr>
        <w:annotationRef/>
      </w:r>
      <w:r>
        <w:rPr>
          <w:color w:val="000000"/>
          <w:sz w:val="20"/>
          <w:szCs w:val="20"/>
        </w:rPr>
        <w:t>For organization purposes, you should give us the line up, in order: CARIN. Then give us to the caveats and connections.</w:t>
      </w:r>
    </w:p>
  </w:comment>
  <w:comment w:id="23" w:author="Candis Watts Smith" w:date="2025-03-06T12:48:00Z" w:initials="CWS">
    <w:p w14:paraId="7F43B3AB" w14:textId="77777777" w:rsidR="00747203" w:rsidRDefault="00747203" w:rsidP="00747203">
      <w:r>
        <w:rPr>
          <w:rStyle w:val="CommentReference"/>
        </w:rPr>
        <w:annotationRef/>
      </w:r>
      <w:r>
        <w:rPr>
          <w:color w:val="000000"/>
          <w:sz w:val="20"/>
          <w:szCs w:val="20"/>
        </w:rPr>
        <w:t>This sentence is confusing. Policies do not respond, policy makers do.</w:t>
      </w:r>
    </w:p>
  </w:comment>
  <w:comment w:id="26" w:author="Candis Watts Smith" w:date="2025-03-06T12:52:00Z" w:initials="CWS">
    <w:p w14:paraId="22FEF9D8" w14:textId="77777777" w:rsidR="005D27CD" w:rsidRDefault="005D27CD" w:rsidP="005D27CD">
      <w:r>
        <w:rPr>
          <w:rStyle w:val="CommentReference"/>
        </w:rPr>
        <w:annotationRef/>
      </w:r>
      <w:r>
        <w:rPr>
          <w:color w:val="000000"/>
          <w:sz w:val="20"/>
          <w:szCs w:val="20"/>
        </w:rPr>
        <w:t xml:space="preserve">But, the examples you give are not necessarily contingent on identity. Dreamers might be viewed as more deserving because of the “control” component or the “reciprocity” component, since that group has to be well educated and/or do military service. </w:t>
      </w:r>
    </w:p>
    <w:p w14:paraId="2AC38872" w14:textId="77777777" w:rsidR="005D27CD" w:rsidRDefault="005D27CD" w:rsidP="005D27CD"/>
    <w:p w14:paraId="265A9501" w14:textId="77777777" w:rsidR="005D27CD" w:rsidRDefault="005D27CD" w:rsidP="005D27CD">
      <w:r>
        <w:rPr>
          <w:color w:val="000000"/>
          <w:sz w:val="20"/>
          <w:szCs w:val="20"/>
        </w:rPr>
        <w:t>Here, you’re stretching “identity” to get it to reach. I think by shifting the order of the two sections, you can do the work you want to do.</w:t>
      </w:r>
    </w:p>
  </w:comment>
  <w:comment w:id="25" w:author="Kristina Mensik" w:date="2025-02-19T13:37:00Z" w:initials="KM">
    <w:p w14:paraId="5A6869E6" w14:textId="4A0870B2" w:rsidR="00820FB6" w:rsidRDefault="00820FB6" w:rsidP="00820FB6">
      <w:r>
        <w:rPr>
          <w:rStyle w:val="CommentReference"/>
        </w:rPr>
        <w:annotationRef/>
      </w:r>
      <w:r>
        <w:rPr>
          <w:color w:val="000000"/>
          <w:sz w:val="20"/>
          <w:szCs w:val="20"/>
        </w:rPr>
        <w:t>Integrate: objective is to transition back to identity of perceiver —&gt; including their own interaction with policy (policy feedback)</w:t>
      </w:r>
    </w:p>
  </w:comment>
  <w:comment w:id="28" w:author="Candis Watts Smith" w:date="2025-03-06T12:55:00Z" w:initials="CWS">
    <w:p w14:paraId="058FD40B" w14:textId="77777777" w:rsidR="005D27CD" w:rsidRDefault="005D27CD" w:rsidP="005D27CD">
      <w:r>
        <w:rPr>
          <w:rStyle w:val="CommentReference"/>
        </w:rPr>
        <w:annotationRef/>
      </w:r>
      <w:r>
        <w:rPr>
          <w:color w:val="000000"/>
          <w:sz w:val="20"/>
          <w:szCs w:val="20"/>
        </w:rPr>
        <w:t>The previous sentence says this question has already been answered. The direction is unclear.</w:t>
      </w:r>
    </w:p>
  </w:comment>
  <w:comment w:id="35" w:author="Candis Watts Smith" w:date="2025-03-06T12:58:00Z" w:initials="CWS">
    <w:p w14:paraId="55B1AC0D" w14:textId="77777777" w:rsidR="005D27CD" w:rsidRDefault="005D27CD" w:rsidP="005D27CD">
      <w:r>
        <w:rPr>
          <w:rStyle w:val="CommentReference"/>
        </w:rPr>
        <w:annotationRef/>
      </w:r>
      <w:r>
        <w:rPr>
          <w:color w:val="000000"/>
          <w:sz w:val="20"/>
          <w:szCs w:val="20"/>
        </w:rPr>
        <w:t>What does this mean?</w:t>
      </w:r>
    </w:p>
  </w:comment>
  <w:comment w:id="37" w:author="Candis Watts Smith" w:date="2025-03-06T13:01:00Z" w:initials="CWS">
    <w:p w14:paraId="1F9E4FE6" w14:textId="77777777" w:rsidR="005D27CD" w:rsidRDefault="005D27CD" w:rsidP="005D27CD">
      <w:r>
        <w:rPr>
          <w:rStyle w:val="CommentReference"/>
        </w:rPr>
        <w:annotationRef/>
      </w:r>
      <w:r>
        <w:rPr>
          <w:color w:val="000000"/>
          <w:sz w:val="20"/>
          <w:szCs w:val="20"/>
        </w:rPr>
        <w:t>This is so specific. What is the general principle here that you’re trying to convey? Nixing this part of the sentence gets you much further.</w:t>
      </w:r>
    </w:p>
  </w:comment>
  <w:comment w:id="44" w:author="Candis Watts Smith" w:date="2025-03-06T13:02:00Z" w:initials="CWS">
    <w:p w14:paraId="476806E7" w14:textId="77777777" w:rsidR="003B109E" w:rsidRDefault="003B109E" w:rsidP="003B109E">
      <w:r>
        <w:rPr>
          <w:rStyle w:val="CommentReference"/>
        </w:rPr>
        <w:annotationRef/>
      </w:r>
      <w:r>
        <w:rPr>
          <w:color w:val="000000"/>
          <w:sz w:val="20"/>
          <w:szCs w:val="20"/>
        </w:rPr>
        <w:t xml:space="preserve">This detail belongs in the methods section, if anywhere. </w:t>
      </w:r>
    </w:p>
  </w:comment>
  <w:comment w:id="45" w:author="Kristina Mensik" w:date="2025-03-05T16:42:00Z" w:initials="KM">
    <w:p w14:paraId="58D4348C" w14:textId="1F999A9C" w:rsidR="00306FF3" w:rsidRDefault="00306FF3" w:rsidP="00306FF3">
      <w:r>
        <w:rPr>
          <w:rStyle w:val="CommentReference"/>
        </w:rPr>
        <w:annotationRef/>
      </w:r>
      <w:r>
        <w:rPr>
          <w:color w:val="202020"/>
          <w:sz w:val="20"/>
          <w:szCs w:val="20"/>
        </w:rPr>
        <w:t>[brief policy feedback literature on carceral contact? Extremely brief note that evidence about victims is mixed, overlap between multiple identities (victim, perp, knowing)?]</w:t>
      </w:r>
    </w:p>
    <w:p w14:paraId="01D65A16" w14:textId="77777777" w:rsidR="00306FF3" w:rsidRDefault="00306FF3" w:rsidP="00306FF3"/>
  </w:comment>
  <w:comment w:id="46" w:author="Candis Watts Smith" w:date="2025-03-06T13:04:00Z" w:initials="CWS">
    <w:p w14:paraId="43517A56" w14:textId="77777777" w:rsidR="003B109E" w:rsidRDefault="003B109E" w:rsidP="003B109E">
      <w:r>
        <w:rPr>
          <w:rStyle w:val="CommentReference"/>
        </w:rPr>
        <w:annotationRef/>
      </w:r>
      <w:r>
        <w:rPr>
          <w:color w:val="000000"/>
          <w:sz w:val="20"/>
          <w:szCs w:val="20"/>
        </w:rPr>
        <w:t>Good.</w:t>
      </w:r>
    </w:p>
  </w:comment>
  <w:comment w:id="53" w:author="Candis Watts Smith" w:date="2025-03-06T13:05:00Z" w:initials="CWS">
    <w:p w14:paraId="0697B7B0" w14:textId="77777777" w:rsidR="003B109E" w:rsidRDefault="003B109E" w:rsidP="003B109E">
      <w:r>
        <w:rPr>
          <w:rStyle w:val="CommentReference"/>
        </w:rPr>
        <w:annotationRef/>
      </w:r>
      <w:r>
        <w:rPr>
          <w:color w:val="000000"/>
          <w:sz w:val="20"/>
          <w:szCs w:val="20"/>
        </w:rPr>
        <w:t>This belongs in the introduction: Why is this question and its answer important?</w:t>
      </w:r>
    </w:p>
  </w:comment>
  <w:comment w:id="55" w:author="Kristina Mensik" w:date="2025-03-05T11:19:00Z" w:initials="KM">
    <w:p w14:paraId="3082673B" w14:textId="26737571" w:rsidR="009C3859" w:rsidRDefault="009C3859" w:rsidP="009C3859">
      <w:r>
        <w:rPr>
          <w:rStyle w:val="CommentReference"/>
        </w:rPr>
        <w:annotationRef/>
      </w:r>
      <w:r>
        <w:rPr>
          <w:color w:val="202020"/>
          <w:sz w:val="20"/>
          <w:szCs w:val="20"/>
        </w:rPr>
        <w:t xml:space="preserve">At this stage, I have removed respondents who completed failed attention checks, who spent 5 minutes or less with the expected 30-minute survey, obvious satisfices, and respondents who did not answer dependent variable questions. </w:t>
      </w:r>
    </w:p>
    <w:p w14:paraId="7A57428B" w14:textId="77777777" w:rsidR="009C3859" w:rsidRDefault="009C3859" w:rsidP="009C3859"/>
  </w:comment>
  <w:comment w:id="56" w:author="Kristina Mensik" w:date="2025-03-05T17:59:00Z" w:initials="KM">
    <w:p w14:paraId="66FEC7C1" w14:textId="77777777" w:rsidR="00010889" w:rsidRDefault="00010889" w:rsidP="00010889">
      <w:r>
        <w:rPr>
          <w:rStyle w:val="CommentReference"/>
        </w:rPr>
        <w:annotationRef/>
      </w:r>
      <w:r>
        <w:rPr>
          <w:color w:val="000000"/>
          <w:sz w:val="20"/>
          <w:szCs w:val="20"/>
        </w:rPr>
        <w:t>Add discussion of controls</w:t>
      </w:r>
    </w:p>
    <w:p w14:paraId="2F49FACB" w14:textId="77777777" w:rsidR="00010889" w:rsidRDefault="00010889" w:rsidP="00010889"/>
  </w:comment>
  <w:comment w:id="57" w:author="Kristina Mensik" w:date="2025-03-05T17:59:00Z" w:initials="KM">
    <w:p w14:paraId="13637AA8" w14:textId="77777777" w:rsidR="004D3AD0" w:rsidRDefault="004D3AD0" w:rsidP="004D3AD0">
      <w:r>
        <w:rPr>
          <w:rStyle w:val="CommentReference"/>
        </w:rPr>
        <w:annotationRef/>
      </w:r>
      <w:r>
        <w:rPr>
          <w:color w:val="000000"/>
          <w:sz w:val="20"/>
          <w:szCs w:val="20"/>
        </w:rPr>
        <w:t>Add discussion of controls</w:t>
      </w:r>
    </w:p>
    <w:p w14:paraId="6A653A72" w14:textId="77777777" w:rsidR="004D3AD0" w:rsidRDefault="004D3AD0" w:rsidP="004D3AD0"/>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2232E3" w15:done="0"/>
  <w15:commentEx w15:paraId="664F349F" w15:done="0"/>
  <w15:commentEx w15:paraId="5500F5C6" w15:done="0"/>
  <w15:commentEx w15:paraId="705E00A1" w15:done="0"/>
  <w15:commentEx w15:paraId="329C52EE" w15:done="0"/>
  <w15:commentEx w15:paraId="7F43B3AB" w15:done="0"/>
  <w15:commentEx w15:paraId="265A9501" w15:done="0"/>
  <w15:commentEx w15:paraId="5A6869E6" w15:done="0"/>
  <w15:commentEx w15:paraId="058FD40B" w15:done="0"/>
  <w15:commentEx w15:paraId="55B1AC0D" w15:done="0"/>
  <w15:commentEx w15:paraId="1F9E4FE6" w15:done="0"/>
  <w15:commentEx w15:paraId="476806E7" w15:done="0"/>
  <w15:commentEx w15:paraId="01D65A16" w15:done="0"/>
  <w15:commentEx w15:paraId="43517A56" w15:done="0"/>
  <w15:commentEx w15:paraId="0697B7B0" w15:done="0"/>
  <w15:commentEx w15:paraId="7A57428B" w15:done="0"/>
  <w15:commentEx w15:paraId="2F49FACB" w15:done="0"/>
  <w15:commentEx w15:paraId="6A653A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A33C27" w16cex:dateUtc="2025-03-06T17:38:00Z"/>
  <w16cex:commentExtensible w16cex:durableId="4177AD85" w16cex:dateUtc="2025-02-18T20:33:00Z"/>
  <w16cex:commentExtensible w16cex:durableId="24DF4AA2" w16cex:dateUtc="2025-03-06T17:31:00Z"/>
  <w16cex:commentExtensible w16cex:durableId="751F26B4" w16cex:dateUtc="2025-03-06T17:33:00Z"/>
  <w16cex:commentExtensible w16cex:durableId="7D950997" w16cex:dateUtc="2025-03-06T17:43:00Z"/>
  <w16cex:commentExtensible w16cex:durableId="0C643B23" w16cex:dateUtc="2025-03-06T17:48:00Z"/>
  <w16cex:commentExtensible w16cex:durableId="4D452627" w16cex:dateUtc="2025-03-06T17:52:00Z"/>
  <w16cex:commentExtensible w16cex:durableId="133BF71E" w16cex:dateUtc="2025-02-19T18:37:00Z"/>
  <w16cex:commentExtensible w16cex:durableId="184FECAA" w16cex:dateUtc="2025-03-06T17:55:00Z"/>
  <w16cex:commentExtensible w16cex:durableId="553C8F21" w16cex:dateUtc="2025-03-06T17:58:00Z"/>
  <w16cex:commentExtensible w16cex:durableId="0B318D7C" w16cex:dateUtc="2025-03-06T18:01:00Z"/>
  <w16cex:commentExtensible w16cex:durableId="14D1597D" w16cex:dateUtc="2025-03-06T18:02:00Z"/>
  <w16cex:commentExtensible w16cex:durableId="7C20F91D" w16cex:dateUtc="2025-03-05T21:42:00Z"/>
  <w16cex:commentExtensible w16cex:durableId="2C49DD04" w16cex:dateUtc="2025-03-06T18:04:00Z"/>
  <w16cex:commentExtensible w16cex:durableId="3F453C19" w16cex:dateUtc="2025-03-06T18:05:00Z"/>
  <w16cex:commentExtensible w16cex:durableId="0D4FA098" w16cex:dateUtc="2025-03-05T16:19:00Z"/>
  <w16cex:commentExtensible w16cex:durableId="7CD9FF54" w16cex:dateUtc="2025-03-05T22:59:00Z"/>
  <w16cex:commentExtensible w16cex:durableId="7DFCE347" w16cex:dateUtc="2025-03-05T2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2232E3" w16cid:durableId="0AA33C27"/>
  <w16cid:commentId w16cid:paraId="664F349F" w16cid:durableId="4177AD85"/>
  <w16cid:commentId w16cid:paraId="5500F5C6" w16cid:durableId="24DF4AA2"/>
  <w16cid:commentId w16cid:paraId="705E00A1" w16cid:durableId="751F26B4"/>
  <w16cid:commentId w16cid:paraId="329C52EE" w16cid:durableId="7D950997"/>
  <w16cid:commentId w16cid:paraId="7F43B3AB" w16cid:durableId="0C643B23"/>
  <w16cid:commentId w16cid:paraId="265A9501" w16cid:durableId="4D452627"/>
  <w16cid:commentId w16cid:paraId="5A6869E6" w16cid:durableId="133BF71E"/>
  <w16cid:commentId w16cid:paraId="058FD40B" w16cid:durableId="184FECAA"/>
  <w16cid:commentId w16cid:paraId="55B1AC0D" w16cid:durableId="553C8F21"/>
  <w16cid:commentId w16cid:paraId="1F9E4FE6" w16cid:durableId="0B318D7C"/>
  <w16cid:commentId w16cid:paraId="476806E7" w16cid:durableId="14D1597D"/>
  <w16cid:commentId w16cid:paraId="01D65A16" w16cid:durableId="7C20F91D"/>
  <w16cid:commentId w16cid:paraId="43517A56" w16cid:durableId="2C49DD04"/>
  <w16cid:commentId w16cid:paraId="0697B7B0" w16cid:durableId="3F453C19"/>
  <w16cid:commentId w16cid:paraId="7A57428B" w16cid:durableId="0D4FA098"/>
  <w16cid:commentId w16cid:paraId="2F49FACB" w16cid:durableId="7CD9FF54"/>
  <w16cid:commentId w16cid:paraId="6A653A72" w16cid:durableId="7DFCE3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C15F9" w14:textId="77777777" w:rsidR="004D72FD" w:rsidRDefault="004D72FD" w:rsidP="00B3351D">
      <w:r>
        <w:separator/>
      </w:r>
    </w:p>
  </w:endnote>
  <w:endnote w:type="continuationSeparator" w:id="0">
    <w:p w14:paraId="30184A53" w14:textId="77777777" w:rsidR="004D72FD" w:rsidRDefault="004D72FD" w:rsidP="00B33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2DC10" w14:textId="77777777" w:rsidR="004D72FD" w:rsidRDefault="004D72FD" w:rsidP="00B3351D">
      <w:r>
        <w:separator/>
      </w:r>
    </w:p>
  </w:footnote>
  <w:footnote w:type="continuationSeparator" w:id="0">
    <w:p w14:paraId="6AEB1B08" w14:textId="77777777" w:rsidR="004D72FD" w:rsidRDefault="004D72FD" w:rsidP="00B3351D">
      <w:r>
        <w:continuationSeparator/>
      </w:r>
    </w:p>
  </w:footnote>
  <w:footnote w:id="1">
    <w:p w14:paraId="12A1C690" w14:textId="46E1016C" w:rsidR="001C414C" w:rsidRDefault="001C414C" w:rsidP="001C414C">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458C"/>
    <w:multiLevelType w:val="hybridMultilevel"/>
    <w:tmpl w:val="B8E26B40"/>
    <w:lvl w:ilvl="0" w:tplc="C5B096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E5E24"/>
    <w:multiLevelType w:val="hybridMultilevel"/>
    <w:tmpl w:val="91A4DB64"/>
    <w:lvl w:ilvl="0" w:tplc="04090001">
      <w:start w:val="1"/>
      <w:numFmt w:val="bullet"/>
      <w:lvlText w:val=""/>
      <w:lvlJc w:val="left"/>
      <w:pPr>
        <w:ind w:left="761" w:hanging="360"/>
      </w:pPr>
      <w:rPr>
        <w:rFonts w:ascii="Symbol" w:hAnsi="Symbol" w:hint="default"/>
      </w:rPr>
    </w:lvl>
    <w:lvl w:ilvl="1" w:tplc="04090003">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2" w15:restartNumberingAfterBreak="0">
    <w:nsid w:val="0D1A5015"/>
    <w:multiLevelType w:val="hybridMultilevel"/>
    <w:tmpl w:val="DFE636FC"/>
    <w:lvl w:ilvl="0" w:tplc="C5B096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4E6154"/>
    <w:multiLevelType w:val="hybridMultilevel"/>
    <w:tmpl w:val="52C83946"/>
    <w:lvl w:ilvl="0" w:tplc="C5B096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9E604F"/>
    <w:multiLevelType w:val="hybridMultilevel"/>
    <w:tmpl w:val="3A2E4F0C"/>
    <w:lvl w:ilvl="0" w:tplc="C5B096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DD589C"/>
    <w:multiLevelType w:val="hybridMultilevel"/>
    <w:tmpl w:val="3AAAE532"/>
    <w:lvl w:ilvl="0" w:tplc="C5B096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4523C0"/>
    <w:multiLevelType w:val="hybridMultilevel"/>
    <w:tmpl w:val="7728C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8D3696"/>
    <w:multiLevelType w:val="hybridMultilevel"/>
    <w:tmpl w:val="80281504"/>
    <w:lvl w:ilvl="0" w:tplc="BE4ACDEC">
      <w:start w:val="31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960DAD"/>
    <w:multiLevelType w:val="hybridMultilevel"/>
    <w:tmpl w:val="8DFED446"/>
    <w:lvl w:ilvl="0" w:tplc="C5B096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615F48"/>
    <w:multiLevelType w:val="hybridMultilevel"/>
    <w:tmpl w:val="1A14C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0646DF"/>
    <w:multiLevelType w:val="hybridMultilevel"/>
    <w:tmpl w:val="4BF0B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03251F"/>
    <w:multiLevelType w:val="hybridMultilevel"/>
    <w:tmpl w:val="79427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1A005F"/>
    <w:multiLevelType w:val="hybridMultilevel"/>
    <w:tmpl w:val="900E0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1C1C5B"/>
    <w:multiLevelType w:val="hybridMultilevel"/>
    <w:tmpl w:val="00AE4C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411F98"/>
    <w:multiLevelType w:val="hybridMultilevel"/>
    <w:tmpl w:val="94621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2F030F"/>
    <w:multiLevelType w:val="hybridMultilevel"/>
    <w:tmpl w:val="F2FE9998"/>
    <w:lvl w:ilvl="0" w:tplc="C5B096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9A3AA8"/>
    <w:multiLevelType w:val="hybridMultilevel"/>
    <w:tmpl w:val="EC528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0362330">
    <w:abstractNumId w:val="12"/>
  </w:num>
  <w:num w:numId="2" w16cid:durableId="812991940">
    <w:abstractNumId w:val="6"/>
  </w:num>
  <w:num w:numId="3" w16cid:durableId="676346850">
    <w:abstractNumId w:val="1"/>
  </w:num>
  <w:num w:numId="4" w16cid:durableId="1972977536">
    <w:abstractNumId w:val="11"/>
  </w:num>
  <w:num w:numId="5" w16cid:durableId="1822649460">
    <w:abstractNumId w:val="13"/>
  </w:num>
  <w:num w:numId="6" w16cid:durableId="329332891">
    <w:abstractNumId w:val="10"/>
  </w:num>
  <w:num w:numId="7" w16cid:durableId="2060321172">
    <w:abstractNumId w:val="8"/>
  </w:num>
  <w:num w:numId="8" w16cid:durableId="709384331">
    <w:abstractNumId w:val="4"/>
  </w:num>
  <w:num w:numId="9" w16cid:durableId="356203109">
    <w:abstractNumId w:val="0"/>
  </w:num>
  <w:num w:numId="10" w16cid:durableId="845827760">
    <w:abstractNumId w:val="15"/>
  </w:num>
  <w:num w:numId="11" w16cid:durableId="640581061">
    <w:abstractNumId w:val="9"/>
  </w:num>
  <w:num w:numId="12" w16cid:durableId="1983192054">
    <w:abstractNumId w:val="14"/>
  </w:num>
  <w:num w:numId="13" w16cid:durableId="1693609673">
    <w:abstractNumId w:val="7"/>
  </w:num>
  <w:num w:numId="14" w16cid:durableId="2046825019">
    <w:abstractNumId w:val="5"/>
  </w:num>
  <w:num w:numId="15" w16cid:durableId="1054506652">
    <w:abstractNumId w:val="2"/>
  </w:num>
  <w:num w:numId="16" w16cid:durableId="1549760089">
    <w:abstractNumId w:val="16"/>
  </w:num>
  <w:num w:numId="17" w16cid:durableId="41074124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ndis Watts Smith">
    <w15:presenceInfo w15:providerId="AD" w15:userId="S::csw5@duke.edu::aafbe89c-903e-4137-a8c7-7f5a41147673"/>
  </w15:person>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E65"/>
    <w:rsid w:val="0000145B"/>
    <w:rsid w:val="00004B39"/>
    <w:rsid w:val="00010889"/>
    <w:rsid w:val="000113FB"/>
    <w:rsid w:val="000160A0"/>
    <w:rsid w:val="000165B8"/>
    <w:rsid w:val="00022097"/>
    <w:rsid w:val="0002297E"/>
    <w:rsid w:val="000265DD"/>
    <w:rsid w:val="000306ED"/>
    <w:rsid w:val="00030A8C"/>
    <w:rsid w:val="00037BF8"/>
    <w:rsid w:val="000567DA"/>
    <w:rsid w:val="00056A55"/>
    <w:rsid w:val="00060CBE"/>
    <w:rsid w:val="0006430A"/>
    <w:rsid w:val="000666CE"/>
    <w:rsid w:val="0007121B"/>
    <w:rsid w:val="0007127D"/>
    <w:rsid w:val="000731A7"/>
    <w:rsid w:val="00073DEA"/>
    <w:rsid w:val="00076A45"/>
    <w:rsid w:val="00085C11"/>
    <w:rsid w:val="00095BD0"/>
    <w:rsid w:val="000B7821"/>
    <w:rsid w:val="000C1731"/>
    <w:rsid w:val="000C3561"/>
    <w:rsid w:val="000C49C5"/>
    <w:rsid w:val="000D060A"/>
    <w:rsid w:val="000D1E65"/>
    <w:rsid w:val="000D232F"/>
    <w:rsid w:val="000E0CC4"/>
    <w:rsid w:val="000E2273"/>
    <w:rsid w:val="000E502C"/>
    <w:rsid w:val="000E7A91"/>
    <w:rsid w:val="000F2810"/>
    <w:rsid w:val="000F5217"/>
    <w:rsid w:val="000F7032"/>
    <w:rsid w:val="00102EC1"/>
    <w:rsid w:val="00116A55"/>
    <w:rsid w:val="00124849"/>
    <w:rsid w:val="00125217"/>
    <w:rsid w:val="001348D5"/>
    <w:rsid w:val="001510CF"/>
    <w:rsid w:val="00154191"/>
    <w:rsid w:val="001548D9"/>
    <w:rsid w:val="001549A9"/>
    <w:rsid w:val="001610D3"/>
    <w:rsid w:val="001632D4"/>
    <w:rsid w:val="00166993"/>
    <w:rsid w:val="0016729F"/>
    <w:rsid w:val="00175CF9"/>
    <w:rsid w:val="0018034B"/>
    <w:rsid w:val="00180913"/>
    <w:rsid w:val="00184E14"/>
    <w:rsid w:val="001A4786"/>
    <w:rsid w:val="001B2435"/>
    <w:rsid w:val="001C20E2"/>
    <w:rsid w:val="001C414C"/>
    <w:rsid w:val="001C5DAA"/>
    <w:rsid w:val="001D0700"/>
    <w:rsid w:val="001D2BC2"/>
    <w:rsid w:val="001E7DDC"/>
    <w:rsid w:val="001F484E"/>
    <w:rsid w:val="001F499D"/>
    <w:rsid w:val="001F5B84"/>
    <w:rsid w:val="00201304"/>
    <w:rsid w:val="002054C9"/>
    <w:rsid w:val="00206533"/>
    <w:rsid w:val="00206FF9"/>
    <w:rsid w:val="002120D0"/>
    <w:rsid w:val="002131AE"/>
    <w:rsid w:val="002207E4"/>
    <w:rsid w:val="00225F9F"/>
    <w:rsid w:val="00231B05"/>
    <w:rsid w:val="00233885"/>
    <w:rsid w:val="00246E5A"/>
    <w:rsid w:val="00247418"/>
    <w:rsid w:val="00250029"/>
    <w:rsid w:val="00256025"/>
    <w:rsid w:val="00264DA6"/>
    <w:rsid w:val="002679E9"/>
    <w:rsid w:val="00283586"/>
    <w:rsid w:val="00291F8D"/>
    <w:rsid w:val="002A12FD"/>
    <w:rsid w:val="002A3E5C"/>
    <w:rsid w:val="002A6A0E"/>
    <w:rsid w:val="002C3D1D"/>
    <w:rsid w:val="002C64FC"/>
    <w:rsid w:val="002D71A9"/>
    <w:rsid w:val="002E5A77"/>
    <w:rsid w:val="002F4102"/>
    <w:rsid w:val="002F6609"/>
    <w:rsid w:val="002F75ED"/>
    <w:rsid w:val="00306CC2"/>
    <w:rsid w:val="00306FF3"/>
    <w:rsid w:val="003118B9"/>
    <w:rsid w:val="00321317"/>
    <w:rsid w:val="00324D4D"/>
    <w:rsid w:val="003327B8"/>
    <w:rsid w:val="00332933"/>
    <w:rsid w:val="003368F2"/>
    <w:rsid w:val="003443C2"/>
    <w:rsid w:val="00347099"/>
    <w:rsid w:val="00347E04"/>
    <w:rsid w:val="003507D7"/>
    <w:rsid w:val="00351083"/>
    <w:rsid w:val="00352D4D"/>
    <w:rsid w:val="00353817"/>
    <w:rsid w:val="003575F1"/>
    <w:rsid w:val="00367828"/>
    <w:rsid w:val="003679D9"/>
    <w:rsid w:val="003732B1"/>
    <w:rsid w:val="00373511"/>
    <w:rsid w:val="00373912"/>
    <w:rsid w:val="00375255"/>
    <w:rsid w:val="003766CF"/>
    <w:rsid w:val="0038172E"/>
    <w:rsid w:val="0038248B"/>
    <w:rsid w:val="00384A5A"/>
    <w:rsid w:val="003855C5"/>
    <w:rsid w:val="003A4690"/>
    <w:rsid w:val="003B109E"/>
    <w:rsid w:val="003B6612"/>
    <w:rsid w:val="003B7CD3"/>
    <w:rsid w:val="003C585B"/>
    <w:rsid w:val="003D6392"/>
    <w:rsid w:val="003E0E38"/>
    <w:rsid w:val="003E1330"/>
    <w:rsid w:val="003E5677"/>
    <w:rsid w:val="004013E8"/>
    <w:rsid w:val="00405327"/>
    <w:rsid w:val="00416A5B"/>
    <w:rsid w:val="00421446"/>
    <w:rsid w:val="0042383C"/>
    <w:rsid w:val="0043020F"/>
    <w:rsid w:val="00435360"/>
    <w:rsid w:val="00437602"/>
    <w:rsid w:val="00441258"/>
    <w:rsid w:val="0044237B"/>
    <w:rsid w:val="0044568F"/>
    <w:rsid w:val="004608B6"/>
    <w:rsid w:val="00466402"/>
    <w:rsid w:val="0047276A"/>
    <w:rsid w:val="0047469F"/>
    <w:rsid w:val="004764FC"/>
    <w:rsid w:val="004770B6"/>
    <w:rsid w:val="00485BD3"/>
    <w:rsid w:val="00485EAB"/>
    <w:rsid w:val="00487A71"/>
    <w:rsid w:val="00490C4B"/>
    <w:rsid w:val="00491D89"/>
    <w:rsid w:val="00495B2D"/>
    <w:rsid w:val="00497078"/>
    <w:rsid w:val="004C3761"/>
    <w:rsid w:val="004D030E"/>
    <w:rsid w:val="004D3AD0"/>
    <w:rsid w:val="004D3AE3"/>
    <w:rsid w:val="004D72FD"/>
    <w:rsid w:val="004E610C"/>
    <w:rsid w:val="004F3657"/>
    <w:rsid w:val="004F3990"/>
    <w:rsid w:val="004F7310"/>
    <w:rsid w:val="00503832"/>
    <w:rsid w:val="0050599A"/>
    <w:rsid w:val="00507F45"/>
    <w:rsid w:val="00510D4A"/>
    <w:rsid w:val="0051576E"/>
    <w:rsid w:val="00516431"/>
    <w:rsid w:val="005401C8"/>
    <w:rsid w:val="0054044F"/>
    <w:rsid w:val="005433F6"/>
    <w:rsid w:val="00547C03"/>
    <w:rsid w:val="00553997"/>
    <w:rsid w:val="00555B93"/>
    <w:rsid w:val="00557ED0"/>
    <w:rsid w:val="0056446D"/>
    <w:rsid w:val="00570D6E"/>
    <w:rsid w:val="00576352"/>
    <w:rsid w:val="00577E2E"/>
    <w:rsid w:val="00577FD1"/>
    <w:rsid w:val="0058144A"/>
    <w:rsid w:val="0058497C"/>
    <w:rsid w:val="00585F19"/>
    <w:rsid w:val="0059321D"/>
    <w:rsid w:val="00593A0A"/>
    <w:rsid w:val="00595AE1"/>
    <w:rsid w:val="0059690E"/>
    <w:rsid w:val="005A088F"/>
    <w:rsid w:val="005A3876"/>
    <w:rsid w:val="005B2708"/>
    <w:rsid w:val="005B672F"/>
    <w:rsid w:val="005B76A6"/>
    <w:rsid w:val="005C2C44"/>
    <w:rsid w:val="005C5DBE"/>
    <w:rsid w:val="005C602E"/>
    <w:rsid w:val="005D27CD"/>
    <w:rsid w:val="005D59B5"/>
    <w:rsid w:val="005E47DA"/>
    <w:rsid w:val="005F1525"/>
    <w:rsid w:val="005F7F36"/>
    <w:rsid w:val="00605073"/>
    <w:rsid w:val="00606737"/>
    <w:rsid w:val="00606E5F"/>
    <w:rsid w:val="00621765"/>
    <w:rsid w:val="0062203C"/>
    <w:rsid w:val="00624BCB"/>
    <w:rsid w:val="00624EA2"/>
    <w:rsid w:val="00625D0B"/>
    <w:rsid w:val="0063407A"/>
    <w:rsid w:val="00635114"/>
    <w:rsid w:val="006353C3"/>
    <w:rsid w:val="00637CDE"/>
    <w:rsid w:val="006536A9"/>
    <w:rsid w:val="00653CC4"/>
    <w:rsid w:val="006651AB"/>
    <w:rsid w:val="00673452"/>
    <w:rsid w:val="00674FAC"/>
    <w:rsid w:val="006832AB"/>
    <w:rsid w:val="00692B49"/>
    <w:rsid w:val="006937A5"/>
    <w:rsid w:val="006A037D"/>
    <w:rsid w:val="006A0CBC"/>
    <w:rsid w:val="006B0AB9"/>
    <w:rsid w:val="006B5E11"/>
    <w:rsid w:val="006B73A6"/>
    <w:rsid w:val="006D271B"/>
    <w:rsid w:val="006D28B6"/>
    <w:rsid w:val="006D55B4"/>
    <w:rsid w:val="006E1CDD"/>
    <w:rsid w:val="006E30FC"/>
    <w:rsid w:val="006E6976"/>
    <w:rsid w:val="006E76CF"/>
    <w:rsid w:val="006F07DC"/>
    <w:rsid w:val="006F25D4"/>
    <w:rsid w:val="006F3BA0"/>
    <w:rsid w:val="006F4AB5"/>
    <w:rsid w:val="00703833"/>
    <w:rsid w:val="00704919"/>
    <w:rsid w:val="00706C42"/>
    <w:rsid w:val="007102EE"/>
    <w:rsid w:val="007144B9"/>
    <w:rsid w:val="00720079"/>
    <w:rsid w:val="00720E58"/>
    <w:rsid w:val="007229E5"/>
    <w:rsid w:val="007260E7"/>
    <w:rsid w:val="0074211B"/>
    <w:rsid w:val="00743F83"/>
    <w:rsid w:val="00747203"/>
    <w:rsid w:val="00747497"/>
    <w:rsid w:val="00760C6C"/>
    <w:rsid w:val="007612F8"/>
    <w:rsid w:val="007702B6"/>
    <w:rsid w:val="00780BEB"/>
    <w:rsid w:val="00783D65"/>
    <w:rsid w:val="007844CF"/>
    <w:rsid w:val="0078459D"/>
    <w:rsid w:val="00790555"/>
    <w:rsid w:val="007916A0"/>
    <w:rsid w:val="00794768"/>
    <w:rsid w:val="00795A90"/>
    <w:rsid w:val="007A25B7"/>
    <w:rsid w:val="007A2BF8"/>
    <w:rsid w:val="007B5797"/>
    <w:rsid w:val="007C07EF"/>
    <w:rsid w:val="007C0F09"/>
    <w:rsid w:val="007C7BBD"/>
    <w:rsid w:val="007D03D6"/>
    <w:rsid w:val="007D343E"/>
    <w:rsid w:val="007D7B02"/>
    <w:rsid w:val="007E5AEA"/>
    <w:rsid w:val="007E7635"/>
    <w:rsid w:val="007F4499"/>
    <w:rsid w:val="008122C8"/>
    <w:rsid w:val="00820FB6"/>
    <w:rsid w:val="00841DEA"/>
    <w:rsid w:val="00847067"/>
    <w:rsid w:val="00856547"/>
    <w:rsid w:val="00857AE8"/>
    <w:rsid w:val="00865B41"/>
    <w:rsid w:val="0087549B"/>
    <w:rsid w:val="00880953"/>
    <w:rsid w:val="00881069"/>
    <w:rsid w:val="00891166"/>
    <w:rsid w:val="00893D82"/>
    <w:rsid w:val="00893E8C"/>
    <w:rsid w:val="008A58E6"/>
    <w:rsid w:val="008A5B66"/>
    <w:rsid w:val="008A7070"/>
    <w:rsid w:val="008B0337"/>
    <w:rsid w:val="008B6342"/>
    <w:rsid w:val="008C3CBC"/>
    <w:rsid w:val="008C4724"/>
    <w:rsid w:val="008C50C3"/>
    <w:rsid w:val="008D3EE4"/>
    <w:rsid w:val="008E1525"/>
    <w:rsid w:val="008E22CB"/>
    <w:rsid w:val="00905D66"/>
    <w:rsid w:val="00913C5A"/>
    <w:rsid w:val="009142A6"/>
    <w:rsid w:val="00925B24"/>
    <w:rsid w:val="009270B1"/>
    <w:rsid w:val="00931DCD"/>
    <w:rsid w:val="0093302D"/>
    <w:rsid w:val="009339C4"/>
    <w:rsid w:val="00936373"/>
    <w:rsid w:val="009410B8"/>
    <w:rsid w:val="00947B45"/>
    <w:rsid w:val="0095054A"/>
    <w:rsid w:val="00960ABD"/>
    <w:rsid w:val="00964D24"/>
    <w:rsid w:val="00967766"/>
    <w:rsid w:val="009804F0"/>
    <w:rsid w:val="009812A5"/>
    <w:rsid w:val="009A0B53"/>
    <w:rsid w:val="009A0BF3"/>
    <w:rsid w:val="009B6EF3"/>
    <w:rsid w:val="009C1374"/>
    <w:rsid w:val="009C3859"/>
    <w:rsid w:val="009D5760"/>
    <w:rsid w:val="009D6EAD"/>
    <w:rsid w:val="009E7E8F"/>
    <w:rsid w:val="009F1E35"/>
    <w:rsid w:val="009F22C4"/>
    <w:rsid w:val="00A00A77"/>
    <w:rsid w:val="00A00D65"/>
    <w:rsid w:val="00A016E9"/>
    <w:rsid w:val="00A05511"/>
    <w:rsid w:val="00A07C81"/>
    <w:rsid w:val="00A10698"/>
    <w:rsid w:val="00A1104C"/>
    <w:rsid w:val="00A15953"/>
    <w:rsid w:val="00A34086"/>
    <w:rsid w:val="00A379C8"/>
    <w:rsid w:val="00A52253"/>
    <w:rsid w:val="00A6624C"/>
    <w:rsid w:val="00A66CC8"/>
    <w:rsid w:val="00A674E0"/>
    <w:rsid w:val="00A75828"/>
    <w:rsid w:val="00A85E28"/>
    <w:rsid w:val="00A901EA"/>
    <w:rsid w:val="00A927B8"/>
    <w:rsid w:val="00A93C35"/>
    <w:rsid w:val="00A94136"/>
    <w:rsid w:val="00A94247"/>
    <w:rsid w:val="00AA0BCC"/>
    <w:rsid w:val="00AA55C4"/>
    <w:rsid w:val="00AB1061"/>
    <w:rsid w:val="00AB4733"/>
    <w:rsid w:val="00AB6163"/>
    <w:rsid w:val="00AC19B6"/>
    <w:rsid w:val="00AC350B"/>
    <w:rsid w:val="00AD0D2E"/>
    <w:rsid w:val="00AD4001"/>
    <w:rsid w:val="00AD42DC"/>
    <w:rsid w:val="00AD7821"/>
    <w:rsid w:val="00AF1FDF"/>
    <w:rsid w:val="00AF316D"/>
    <w:rsid w:val="00AF3AC2"/>
    <w:rsid w:val="00AF62C0"/>
    <w:rsid w:val="00B156E9"/>
    <w:rsid w:val="00B20686"/>
    <w:rsid w:val="00B213DF"/>
    <w:rsid w:val="00B217A4"/>
    <w:rsid w:val="00B23D23"/>
    <w:rsid w:val="00B256B7"/>
    <w:rsid w:val="00B320A8"/>
    <w:rsid w:val="00B3351D"/>
    <w:rsid w:val="00B35E92"/>
    <w:rsid w:val="00B55B2E"/>
    <w:rsid w:val="00B55BE7"/>
    <w:rsid w:val="00B64CBC"/>
    <w:rsid w:val="00B67599"/>
    <w:rsid w:val="00B7232B"/>
    <w:rsid w:val="00B741E3"/>
    <w:rsid w:val="00B93200"/>
    <w:rsid w:val="00B9430D"/>
    <w:rsid w:val="00B95652"/>
    <w:rsid w:val="00BA6294"/>
    <w:rsid w:val="00BB2F3D"/>
    <w:rsid w:val="00BB61AB"/>
    <w:rsid w:val="00BB657C"/>
    <w:rsid w:val="00BC0458"/>
    <w:rsid w:val="00BC0A74"/>
    <w:rsid w:val="00BC2737"/>
    <w:rsid w:val="00BC2D30"/>
    <w:rsid w:val="00BD2212"/>
    <w:rsid w:val="00BE2FDD"/>
    <w:rsid w:val="00BE73A5"/>
    <w:rsid w:val="00BE764A"/>
    <w:rsid w:val="00BE79FD"/>
    <w:rsid w:val="00BF477C"/>
    <w:rsid w:val="00BF5AE9"/>
    <w:rsid w:val="00C209B7"/>
    <w:rsid w:val="00C21279"/>
    <w:rsid w:val="00C23633"/>
    <w:rsid w:val="00C25278"/>
    <w:rsid w:val="00C45E8C"/>
    <w:rsid w:val="00C56164"/>
    <w:rsid w:val="00C712D3"/>
    <w:rsid w:val="00C72A81"/>
    <w:rsid w:val="00C81515"/>
    <w:rsid w:val="00C85437"/>
    <w:rsid w:val="00C91C2D"/>
    <w:rsid w:val="00C929E7"/>
    <w:rsid w:val="00CA77B8"/>
    <w:rsid w:val="00CB7AB1"/>
    <w:rsid w:val="00CC1860"/>
    <w:rsid w:val="00CC770B"/>
    <w:rsid w:val="00CD10D5"/>
    <w:rsid w:val="00CE024C"/>
    <w:rsid w:val="00CE64D5"/>
    <w:rsid w:val="00CF4DC5"/>
    <w:rsid w:val="00CF7A60"/>
    <w:rsid w:val="00D0117F"/>
    <w:rsid w:val="00D015BE"/>
    <w:rsid w:val="00D03511"/>
    <w:rsid w:val="00D0400B"/>
    <w:rsid w:val="00D108DA"/>
    <w:rsid w:val="00D16AE2"/>
    <w:rsid w:val="00D250A6"/>
    <w:rsid w:val="00D25166"/>
    <w:rsid w:val="00D26589"/>
    <w:rsid w:val="00D470C3"/>
    <w:rsid w:val="00D60814"/>
    <w:rsid w:val="00D60B04"/>
    <w:rsid w:val="00D7474C"/>
    <w:rsid w:val="00D81728"/>
    <w:rsid w:val="00DB3594"/>
    <w:rsid w:val="00DC3E16"/>
    <w:rsid w:val="00DC6D58"/>
    <w:rsid w:val="00DE06C1"/>
    <w:rsid w:val="00DE1A73"/>
    <w:rsid w:val="00DE5831"/>
    <w:rsid w:val="00DE6841"/>
    <w:rsid w:val="00DF3AF7"/>
    <w:rsid w:val="00E01EE5"/>
    <w:rsid w:val="00E04209"/>
    <w:rsid w:val="00E05535"/>
    <w:rsid w:val="00E0798F"/>
    <w:rsid w:val="00E1033B"/>
    <w:rsid w:val="00E11DC7"/>
    <w:rsid w:val="00E16FCA"/>
    <w:rsid w:val="00E35368"/>
    <w:rsid w:val="00E375D3"/>
    <w:rsid w:val="00E431F3"/>
    <w:rsid w:val="00E451B4"/>
    <w:rsid w:val="00E46DAD"/>
    <w:rsid w:val="00E51994"/>
    <w:rsid w:val="00E51F30"/>
    <w:rsid w:val="00E54915"/>
    <w:rsid w:val="00E61A6A"/>
    <w:rsid w:val="00E70FF2"/>
    <w:rsid w:val="00E72186"/>
    <w:rsid w:val="00E80012"/>
    <w:rsid w:val="00E84627"/>
    <w:rsid w:val="00E85756"/>
    <w:rsid w:val="00E94774"/>
    <w:rsid w:val="00E95DB7"/>
    <w:rsid w:val="00EA07E9"/>
    <w:rsid w:val="00EA1FA3"/>
    <w:rsid w:val="00EA2599"/>
    <w:rsid w:val="00EA27FF"/>
    <w:rsid w:val="00EA34BE"/>
    <w:rsid w:val="00EA3D4B"/>
    <w:rsid w:val="00EA7C26"/>
    <w:rsid w:val="00EB1C02"/>
    <w:rsid w:val="00ED2CCB"/>
    <w:rsid w:val="00ED7F81"/>
    <w:rsid w:val="00EE10DB"/>
    <w:rsid w:val="00EE5879"/>
    <w:rsid w:val="00EF17CA"/>
    <w:rsid w:val="00EF618E"/>
    <w:rsid w:val="00EF73C0"/>
    <w:rsid w:val="00F046C6"/>
    <w:rsid w:val="00F104E9"/>
    <w:rsid w:val="00F1054A"/>
    <w:rsid w:val="00F2058F"/>
    <w:rsid w:val="00F249B8"/>
    <w:rsid w:val="00F31C7A"/>
    <w:rsid w:val="00F34DAD"/>
    <w:rsid w:val="00F40FCB"/>
    <w:rsid w:val="00F43D32"/>
    <w:rsid w:val="00F44820"/>
    <w:rsid w:val="00F46C73"/>
    <w:rsid w:val="00F51C6D"/>
    <w:rsid w:val="00F55614"/>
    <w:rsid w:val="00F6438C"/>
    <w:rsid w:val="00F80189"/>
    <w:rsid w:val="00F801FA"/>
    <w:rsid w:val="00F866D0"/>
    <w:rsid w:val="00F87D07"/>
    <w:rsid w:val="00F90406"/>
    <w:rsid w:val="00F92E6A"/>
    <w:rsid w:val="00F9429C"/>
    <w:rsid w:val="00F9666E"/>
    <w:rsid w:val="00FA468C"/>
    <w:rsid w:val="00FB02C3"/>
    <w:rsid w:val="00FC3369"/>
    <w:rsid w:val="00FC39A2"/>
    <w:rsid w:val="00FC3F08"/>
    <w:rsid w:val="00FD0E63"/>
    <w:rsid w:val="00FD4654"/>
    <w:rsid w:val="00FD72E4"/>
    <w:rsid w:val="00FE0C56"/>
    <w:rsid w:val="00FE42E9"/>
    <w:rsid w:val="00FE4CDE"/>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A840D1"/>
  <w15:chartTrackingRefBased/>
  <w15:docId w15:val="{EC8EB12E-7296-F441-97E6-431773A70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0D1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0D1E6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E6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D1E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D1E6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1E6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1E6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1E6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0D1E6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D1E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E65"/>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0D1E65"/>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0D1E65"/>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0D1E65"/>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0D1E65"/>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0D1E65"/>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0D1E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E6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E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1E65"/>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0D1E65"/>
    <w:rPr>
      <w:i/>
      <w:iCs/>
      <w:color w:val="0F4761" w:themeColor="accent1" w:themeShade="BF"/>
    </w:rPr>
  </w:style>
  <w:style w:type="paragraph" w:styleId="IntenseQuote">
    <w:name w:val="Intense Quote"/>
    <w:basedOn w:val="Normal"/>
    <w:next w:val="Normal"/>
    <w:link w:val="IntenseQuoteChar"/>
    <w:uiPriority w:val="30"/>
    <w:qFormat/>
    <w:rsid w:val="000D1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E65"/>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0D1E65"/>
    <w:rPr>
      <w:b/>
      <w:bCs/>
      <w:smallCaps/>
      <w:color w:val="0F4761" w:themeColor="accent1" w:themeShade="BF"/>
      <w:spacing w:val="5"/>
    </w:rPr>
  </w:style>
  <w:style w:type="paragraph" w:styleId="FootnoteText">
    <w:name w:val="footnote text"/>
    <w:basedOn w:val="Normal"/>
    <w:link w:val="FootnoteTextChar"/>
    <w:uiPriority w:val="99"/>
    <w:semiHidden/>
    <w:unhideWhenUsed/>
    <w:rsid w:val="00B3351D"/>
    <w:rPr>
      <w:rFonts w:ascii="Times New Roman" w:hAnsi="Times New Roman"/>
      <w:kern w:val="0"/>
      <w:sz w:val="20"/>
      <w:szCs w:val="20"/>
      <w14:ligatures w14:val="none"/>
    </w:rPr>
  </w:style>
  <w:style w:type="character" w:customStyle="1" w:styleId="FootnoteTextChar">
    <w:name w:val="Footnote Text Char"/>
    <w:basedOn w:val="DefaultParagraphFont"/>
    <w:link w:val="FootnoteText"/>
    <w:uiPriority w:val="99"/>
    <w:semiHidden/>
    <w:rsid w:val="00B3351D"/>
    <w:rPr>
      <w:rFonts w:ascii="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B3351D"/>
    <w:rPr>
      <w:vertAlign w:val="superscript"/>
    </w:rPr>
  </w:style>
  <w:style w:type="character" w:styleId="CommentReference">
    <w:name w:val="annotation reference"/>
    <w:basedOn w:val="DefaultParagraphFont"/>
    <w:uiPriority w:val="99"/>
    <w:semiHidden/>
    <w:unhideWhenUsed/>
    <w:rsid w:val="00BC2737"/>
    <w:rPr>
      <w:sz w:val="16"/>
      <w:szCs w:val="16"/>
    </w:rPr>
  </w:style>
  <w:style w:type="paragraph" w:styleId="CommentText">
    <w:name w:val="annotation text"/>
    <w:basedOn w:val="Normal"/>
    <w:link w:val="CommentTextChar"/>
    <w:uiPriority w:val="99"/>
    <w:semiHidden/>
    <w:unhideWhenUsed/>
    <w:rsid w:val="00BC2737"/>
    <w:rPr>
      <w:sz w:val="20"/>
      <w:szCs w:val="20"/>
    </w:rPr>
  </w:style>
  <w:style w:type="character" w:customStyle="1" w:styleId="CommentTextChar">
    <w:name w:val="Comment Text Char"/>
    <w:basedOn w:val="DefaultParagraphFont"/>
    <w:link w:val="CommentText"/>
    <w:uiPriority w:val="99"/>
    <w:semiHidden/>
    <w:rsid w:val="00BC2737"/>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BC2737"/>
    <w:rPr>
      <w:b/>
      <w:bCs/>
    </w:rPr>
  </w:style>
  <w:style w:type="character" w:customStyle="1" w:styleId="CommentSubjectChar">
    <w:name w:val="Comment Subject Char"/>
    <w:basedOn w:val="CommentTextChar"/>
    <w:link w:val="CommentSubject"/>
    <w:uiPriority w:val="99"/>
    <w:semiHidden/>
    <w:rsid w:val="00BC2737"/>
    <w:rPr>
      <w:rFonts w:ascii="Open Sans" w:hAnsi="Open Sans" w:cs="Times New Roman"/>
      <w:b/>
      <w:bCs/>
      <w:sz w:val="20"/>
      <w:szCs w:val="20"/>
    </w:rPr>
  </w:style>
  <w:style w:type="table" w:styleId="TableGrid">
    <w:name w:val="Table Grid"/>
    <w:basedOn w:val="TableNormal"/>
    <w:uiPriority w:val="39"/>
    <w:rsid w:val="00570D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00A77"/>
    <w:rPr>
      <w:rFonts w:ascii="Open Sans" w:hAnsi="Open Sans"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9</Pages>
  <Words>4265</Words>
  <Characters>24315</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4</cp:revision>
  <cp:lastPrinted>2025-02-19T21:42:00Z</cp:lastPrinted>
  <dcterms:created xsi:type="dcterms:W3CDTF">2025-03-12T16:04:00Z</dcterms:created>
  <dcterms:modified xsi:type="dcterms:W3CDTF">2025-03-12T23:30:00Z</dcterms:modified>
</cp:coreProperties>
</file>